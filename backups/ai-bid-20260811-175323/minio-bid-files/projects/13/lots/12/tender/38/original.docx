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607DC">
      <w:pPr>
        <w:spacing w:line="360" w:lineRule="auto"/>
        <w:rPr>
          <w:rFonts w:hint="eastAsia" w:ascii="仿宋" w:hAnsi="仿宋" w:eastAsia="仿宋" w:cs="仿宋"/>
          <w:highlight w:val="none"/>
        </w:rPr>
      </w:pPr>
    </w:p>
    <w:p w14:paraId="4D5B4C6A">
      <w:pPr>
        <w:rPr>
          <w:rFonts w:hint="eastAsia" w:ascii="仿宋" w:hAnsi="仿宋" w:eastAsia="仿宋" w:cs="仿宋"/>
          <w:b/>
          <w:bCs/>
          <w:sz w:val="44"/>
          <w:szCs w:val="44"/>
          <w:highlight w:val="none"/>
        </w:rPr>
      </w:pPr>
    </w:p>
    <w:p w14:paraId="5742525F">
      <w:pPr>
        <w:jc w:val="center"/>
        <w:rPr>
          <w:rFonts w:hint="eastAsia" w:ascii="仿宋" w:hAnsi="仿宋" w:eastAsia="仿宋" w:cs="仿宋"/>
          <w:b/>
          <w:bCs/>
          <w:sz w:val="52"/>
          <w:szCs w:val="52"/>
          <w:highlight w:val="none"/>
        </w:rPr>
      </w:pPr>
      <w:bookmarkStart w:id="0" w:name="_Toc395183115"/>
      <w:bookmarkStart w:id="1" w:name="_Toc395170486"/>
      <w:bookmarkStart w:id="2" w:name="_Toc393704173"/>
      <w:bookmarkStart w:id="3" w:name="_Toc395169879"/>
      <w:bookmarkStart w:id="4" w:name="_Toc333218989"/>
      <w:bookmarkStart w:id="5" w:name="_Toc395167896"/>
      <w:bookmarkStart w:id="6" w:name="_Toc395182826"/>
      <w:bookmarkStart w:id="7" w:name="_Toc395169731"/>
      <w:bookmarkStart w:id="8" w:name="_Toc333220810"/>
      <w:bookmarkStart w:id="9" w:name="_Toc333485233"/>
    </w:p>
    <w:bookmarkEnd w:id="0"/>
    <w:bookmarkEnd w:id="1"/>
    <w:bookmarkEnd w:id="2"/>
    <w:bookmarkEnd w:id="3"/>
    <w:bookmarkEnd w:id="4"/>
    <w:bookmarkEnd w:id="5"/>
    <w:bookmarkEnd w:id="6"/>
    <w:bookmarkEnd w:id="7"/>
    <w:bookmarkEnd w:id="8"/>
    <w:bookmarkEnd w:id="9"/>
    <w:p w14:paraId="0FBA187B">
      <w:pPr>
        <w:jc w:val="center"/>
        <w:rPr>
          <w:rFonts w:hint="eastAsia" w:ascii="仿宋" w:hAnsi="仿宋" w:eastAsia="仿宋" w:cs="仿宋"/>
          <w:b/>
          <w:sz w:val="48"/>
          <w:szCs w:val="48"/>
          <w:highlight w:val="none"/>
          <w:lang w:eastAsia="zh-CN"/>
        </w:rPr>
      </w:pPr>
      <w:r>
        <w:rPr>
          <w:rFonts w:hint="eastAsia" w:ascii="仿宋" w:hAnsi="仿宋" w:eastAsia="仿宋" w:cs="仿宋"/>
          <w:b/>
          <w:sz w:val="48"/>
          <w:szCs w:val="48"/>
          <w:highlight w:val="none"/>
          <w:lang w:eastAsia="zh-CN"/>
        </w:rPr>
        <w:t>北京银行2026-2027年互联网渗透测试服务采购项目（第一批）</w:t>
      </w:r>
    </w:p>
    <w:p w14:paraId="2FB70839">
      <w:pPr>
        <w:jc w:val="center"/>
        <w:rPr>
          <w:rFonts w:hint="eastAsia" w:ascii="仿宋" w:hAnsi="仿宋" w:eastAsia="仿宋" w:cs="仿宋"/>
          <w:b/>
          <w:sz w:val="96"/>
          <w:szCs w:val="84"/>
          <w:highlight w:val="none"/>
        </w:rPr>
      </w:pPr>
    </w:p>
    <w:p w14:paraId="2C1529DB">
      <w:pPr>
        <w:jc w:val="center"/>
        <w:rPr>
          <w:rFonts w:hint="eastAsia" w:ascii="仿宋" w:hAnsi="仿宋" w:eastAsia="仿宋" w:cs="仿宋"/>
          <w:sz w:val="96"/>
          <w:szCs w:val="84"/>
          <w:highlight w:val="none"/>
        </w:rPr>
      </w:pPr>
      <w:r>
        <w:rPr>
          <w:rFonts w:hint="eastAsia" w:ascii="仿宋" w:hAnsi="仿宋" w:eastAsia="仿宋" w:cs="仿宋"/>
          <w:b/>
          <w:sz w:val="96"/>
          <w:szCs w:val="84"/>
          <w:highlight w:val="none"/>
        </w:rPr>
        <w:t>招 标 文 件</w:t>
      </w:r>
    </w:p>
    <w:p w14:paraId="278C820B">
      <w:pPr>
        <w:jc w:val="center"/>
        <w:rPr>
          <w:rFonts w:hint="eastAsia" w:ascii="仿宋" w:hAnsi="仿宋" w:eastAsia="仿宋" w:cs="仿宋"/>
          <w:b/>
          <w:sz w:val="32"/>
          <w:szCs w:val="32"/>
          <w:highlight w:val="none"/>
        </w:rPr>
      </w:pPr>
    </w:p>
    <w:p w14:paraId="1BDC296F">
      <w:pPr>
        <w:jc w:val="center"/>
        <w:rPr>
          <w:rFonts w:hint="eastAsia" w:ascii="仿宋" w:hAnsi="仿宋" w:eastAsia="仿宋" w:cs="仿宋"/>
          <w:b/>
          <w:sz w:val="32"/>
          <w:szCs w:val="32"/>
          <w:highlight w:val="none"/>
        </w:rPr>
      </w:pPr>
    </w:p>
    <w:p w14:paraId="35683F1A">
      <w:pPr>
        <w:jc w:val="center"/>
        <w:rPr>
          <w:rFonts w:hint="eastAsia" w:ascii="仿宋" w:hAnsi="仿宋" w:eastAsia="仿宋" w:cs="仿宋"/>
          <w:b/>
          <w:sz w:val="36"/>
          <w:highlight w:val="none"/>
        </w:rPr>
      </w:pPr>
      <w:r>
        <w:rPr>
          <w:rFonts w:hint="eastAsia" w:ascii="仿宋" w:hAnsi="仿宋" w:eastAsia="仿宋" w:cs="仿宋"/>
          <w:b/>
          <w:sz w:val="32"/>
          <w:szCs w:val="32"/>
          <w:highlight w:val="none"/>
        </w:rPr>
        <w:t>项目编号：</w:t>
      </w:r>
      <w:r>
        <w:rPr>
          <w:rFonts w:hint="eastAsia" w:ascii="仿宋" w:hAnsi="仿宋" w:eastAsia="仿宋" w:cs="仿宋"/>
          <w:b/>
          <w:sz w:val="32"/>
          <w:szCs w:val="32"/>
          <w:highlight w:val="none"/>
          <w:lang w:eastAsia="zh-CN"/>
        </w:rPr>
        <w:t>0773-2640GNOCFWGK2114</w:t>
      </w:r>
      <w:r>
        <w:rPr>
          <w:rFonts w:hint="eastAsia" w:ascii="仿宋" w:hAnsi="仿宋" w:eastAsia="仿宋" w:cs="仿宋"/>
          <w:b/>
          <w:sz w:val="32"/>
          <w:szCs w:val="32"/>
          <w:highlight w:val="none"/>
          <w:lang w:val="en-US" w:eastAsia="zh-CN"/>
        </w:rPr>
        <w:br w:type="textWrapping"/>
      </w:r>
      <w:r>
        <w:rPr>
          <w:rFonts w:hint="eastAsia" w:ascii="仿宋" w:hAnsi="仿宋" w:eastAsia="仿宋" w:cs="仿宋"/>
          <w:b/>
          <w:sz w:val="32"/>
          <w:szCs w:val="32"/>
          <w:highlight w:val="none"/>
          <w:lang w:val="en-US" w:eastAsia="zh-CN"/>
        </w:rPr>
        <w:t xml:space="preserve">   </w:t>
      </w:r>
      <w:r>
        <w:rPr>
          <w:rFonts w:hint="eastAsia" w:ascii="仿宋" w:hAnsi="仿宋" w:eastAsia="仿宋" w:cs="仿宋"/>
          <w:b/>
          <w:sz w:val="32"/>
          <w:szCs w:val="32"/>
          <w:highlight w:val="none"/>
          <w:lang w:val="en-US" w:eastAsia="zh-CN"/>
        </w:rPr>
        <w:br w:type="textWrapping"/>
      </w:r>
      <w:r>
        <w:rPr>
          <w:rFonts w:hint="eastAsia" w:ascii="仿宋" w:hAnsi="仿宋" w:eastAsia="仿宋" w:cs="仿宋"/>
          <w:b/>
          <w:sz w:val="32"/>
          <w:szCs w:val="32"/>
          <w:highlight w:val="none"/>
        </w:rPr>
        <w:t>（北京银行内部编号：</w:t>
      </w:r>
      <w:r>
        <w:rPr>
          <w:rFonts w:hint="eastAsia" w:ascii="仿宋" w:hAnsi="仿宋" w:eastAsia="仿宋" w:cs="仿宋"/>
          <w:b/>
          <w:sz w:val="32"/>
          <w:szCs w:val="32"/>
          <w:highlight w:val="none"/>
          <w:lang w:val="en-US" w:eastAsia="zh-CN"/>
        </w:rPr>
        <w:t>BOB-XTYYZXAQGLS-20260730147-C</w:t>
      </w:r>
      <w:r>
        <w:rPr>
          <w:rFonts w:hint="eastAsia" w:ascii="仿宋" w:hAnsi="仿宋" w:eastAsia="仿宋" w:cs="仿宋"/>
          <w:b/>
          <w:sz w:val="32"/>
          <w:szCs w:val="32"/>
          <w:highlight w:val="none"/>
        </w:rPr>
        <w:t>）</w:t>
      </w:r>
    </w:p>
    <w:p w14:paraId="43006452">
      <w:pPr>
        <w:pStyle w:val="90"/>
        <w:rPr>
          <w:rFonts w:hint="eastAsia" w:ascii="仿宋" w:hAnsi="仿宋" w:eastAsia="仿宋" w:cs="仿宋"/>
          <w:highlight w:val="none"/>
        </w:rPr>
      </w:pPr>
    </w:p>
    <w:p w14:paraId="00984BA8">
      <w:pPr>
        <w:pStyle w:val="90"/>
        <w:rPr>
          <w:rFonts w:hint="eastAsia" w:ascii="仿宋" w:hAnsi="仿宋" w:eastAsia="仿宋" w:cs="仿宋"/>
          <w:highlight w:val="none"/>
        </w:rPr>
      </w:pPr>
    </w:p>
    <w:p w14:paraId="7FD4E2DE">
      <w:pPr>
        <w:spacing w:beforeLines="100" w:afterLines="100"/>
        <w:ind w:left="1234" w:leftChars="514" w:firstLine="321" w:firstLineChars="100"/>
        <w:rPr>
          <w:rFonts w:hint="eastAsia" w:ascii="仿宋" w:hAnsi="仿宋" w:eastAsia="仿宋" w:cs="仿宋"/>
          <w:b/>
          <w:spacing w:val="60"/>
          <w:sz w:val="32"/>
          <w:szCs w:val="32"/>
          <w:highlight w:val="none"/>
        </w:rPr>
      </w:pPr>
      <w:r>
        <w:rPr>
          <w:rFonts w:hint="eastAsia" w:ascii="仿宋" w:hAnsi="仿宋" w:eastAsia="仿宋" w:cs="仿宋"/>
          <w:b/>
          <w:sz w:val="32"/>
          <w:szCs w:val="32"/>
          <w:highlight w:val="none"/>
        </w:rPr>
        <w:t>招 标 人：北京银行股份有限公司</w:t>
      </w:r>
    </w:p>
    <w:p w14:paraId="6FA9EB10">
      <w:pPr>
        <w:spacing w:beforeLines="100" w:afterLines="100"/>
        <w:ind w:left="1234" w:leftChars="514" w:firstLine="321" w:firstLineChars="100"/>
        <w:rPr>
          <w:rFonts w:hint="eastAsia" w:ascii="仿宋" w:hAnsi="仿宋" w:eastAsia="仿宋" w:cs="仿宋"/>
          <w:b/>
          <w:sz w:val="32"/>
          <w:szCs w:val="32"/>
          <w:highlight w:val="none"/>
          <w:lang w:val="en-US" w:eastAsia="zh-CN"/>
        </w:rPr>
      </w:pPr>
      <w:r>
        <w:rPr>
          <w:rFonts w:hint="eastAsia" w:ascii="仿宋" w:hAnsi="仿宋" w:eastAsia="仿宋" w:cs="仿宋"/>
          <w:b/>
          <w:sz w:val="32"/>
          <w:szCs w:val="32"/>
          <w:highlight w:val="none"/>
        </w:rPr>
        <w:t>招标代理</w:t>
      </w:r>
      <w:r>
        <w:rPr>
          <w:rFonts w:hint="eastAsia" w:ascii="仿宋" w:hAnsi="仿宋" w:eastAsia="仿宋" w:cs="仿宋"/>
          <w:b/>
          <w:sz w:val="32"/>
          <w:szCs w:val="32"/>
          <w:highlight w:val="none"/>
          <w:lang w:val="en-US" w:eastAsia="zh-CN"/>
        </w:rPr>
        <w:t>机构</w:t>
      </w:r>
      <w:r>
        <w:rPr>
          <w:rFonts w:hint="eastAsia" w:ascii="仿宋" w:hAnsi="仿宋" w:eastAsia="仿宋" w:cs="仿宋"/>
          <w:b/>
          <w:sz w:val="32"/>
          <w:szCs w:val="32"/>
          <w:highlight w:val="none"/>
        </w:rPr>
        <w:t>：中金招标有限责任公司</w:t>
      </w:r>
      <w:r>
        <w:rPr>
          <w:rFonts w:hint="eastAsia" w:ascii="仿宋" w:hAnsi="仿宋" w:eastAsia="仿宋" w:cs="仿宋"/>
          <w:b/>
          <w:sz w:val="32"/>
          <w:szCs w:val="32"/>
          <w:highlight w:val="none"/>
          <w:lang w:val="en-US" w:eastAsia="zh-CN"/>
        </w:rPr>
        <w:t xml:space="preserve">                   </w:t>
      </w:r>
    </w:p>
    <w:p w14:paraId="3745AA1E">
      <w:pPr>
        <w:spacing w:beforeLines="100" w:afterLines="100"/>
        <w:ind w:firstLine="1606" w:firstLineChars="500"/>
        <w:rPr>
          <w:rFonts w:hint="eastAsia" w:ascii="仿宋" w:hAnsi="仿宋" w:eastAsia="仿宋" w:cs="仿宋"/>
          <w:b/>
          <w:sz w:val="32"/>
          <w:szCs w:val="32"/>
          <w:highlight w:val="none"/>
        </w:rPr>
        <w:sectPr>
          <w:headerReference r:id="rId6" w:type="first"/>
          <w:footerReference r:id="rId9" w:type="first"/>
          <w:footerReference r:id="rId7" w:type="default"/>
          <w:headerReference r:id="rId5" w:type="even"/>
          <w:footerReference r:id="rId8" w:type="even"/>
          <w:pgSz w:w="11907" w:h="16840"/>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sectPr>
      </w:pPr>
      <w:r>
        <w:rPr>
          <w:rFonts w:hint="eastAsia" w:ascii="仿宋" w:hAnsi="仿宋" w:eastAsia="仿宋" w:cs="仿宋"/>
          <w:b/>
          <w:sz w:val="32"/>
          <w:szCs w:val="32"/>
          <w:highlight w:val="none"/>
          <w:lang w:val="en-US" w:eastAsia="zh-CN"/>
        </w:rPr>
        <w:t>日期：</w:t>
      </w:r>
      <w:r>
        <w:rPr>
          <w:rFonts w:hint="eastAsia" w:ascii="仿宋" w:hAnsi="仿宋" w:eastAsia="仿宋" w:cs="仿宋"/>
          <w:b/>
          <w:sz w:val="32"/>
          <w:szCs w:val="32"/>
          <w:highlight w:val="none"/>
        </w:rPr>
        <w:t>二〇</w:t>
      </w:r>
      <w:r>
        <w:rPr>
          <w:rFonts w:hint="eastAsia" w:ascii="仿宋" w:hAnsi="仿宋" w:eastAsia="仿宋" w:cs="仿宋"/>
          <w:b/>
          <w:sz w:val="32"/>
          <w:szCs w:val="32"/>
          <w:highlight w:val="none"/>
          <w:u w:val="none"/>
          <w:lang w:val="en-US" w:eastAsia="zh-CN"/>
        </w:rPr>
        <w:t>二六</w:t>
      </w:r>
      <w:r>
        <w:rPr>
          <w:rFonts w:hint="eastAsia" w:ascii="仿宋" w:hAnsi="仿宋" w:eastAsia="仿宋" w:cs="仿宋"/>
          <w:b/>
          <w:sz w:val="32"/>
          <w:szCs w:val="32"/>
          <w:highlight w:val="none"/>
          <w:u w:val="none"/>
        </w:rPr>
        <w:t>年</w:t>
      </w:r>
      <w:r>
        <w:rPr>
          <w:rFonts w:hint="eastAsia" w:ascii="仿宋" w:hAnsi="仿宋" w:eastAsia="仿宋" w:cs="仿宋"/>
          <w:b/>
          <w:sz w:val="32"/>
          <w:szCs w:val="32"/>
          <w:highlight w:val="none"/>
          <w:u w:val="none"/>
          <w:lang w:val="en-US" w:eastAsia="zh-CN"/>
        </w:rPr>
        <w:t>八</w:t>
      </w:r>
      <w:r>
        <w:rPr>
          <w:rFonts w:hint="eastAsia" w:ascii="仿宋" w:hAnsi="仿宋" w:eastAsia="仿宋" w:cs="仿宋"/>
          <w:b/>
          <w:sz w:val="32"/>
          <w:szCs w:val="32"/>
          <w:highlight w:val="none"/>
          <w:u w:val="none"/>
        </w:rPr>
        <w:t>月</w:t>
      </w:r>
    </w:p>
    <w:p w14:paraId="5EF1F3D5">
      <w:pPr>
        <w:spacing w:line="360" w:lineRule="auto"/>
        <w:jc w:val="center"/>
        <w:rPr>
          <w:rFonts w:hint="eastAsia" w:ascii="仿宋" w:hAnsi="仿宋" w:eastAsia="仿宋" w:cs="仿宋"/>
          <w:b/>
          <w:bCs/>
          <w:szCs w:val="24"/>
          <w:highlight w:val="none"/>
        </w:rPr>
      </w:pPr>
      <w:r>
        <w:rPr>
          <w:rFonts w:hint="eastAsia" w:ascii="仿宋" w:hAnsi="仿宋" w:eastAsia="仿宋" w:cs="仿宋"/>
          <w:b/>
          <w:bCs/>
          <w:szCs w:val="24"/>
          <w:highlight w:val="none"/>
          <w:lang w:val="en-US" w:eastAsia="zh-CN"/>
        </w:rPr>
        <w:t>招标文件</w:t>
      </w:r>
      <w:r>
        <w:rPr>
          <w:rFonts w:hint="eastAsia" w:ascii="仿宋" w:hAnsi="仿宋" w:eastAsia="仿宋" w:cs="仿宋"/>
          <w:b/>
          <w:bCs/>
          <w:szCs w:val="24"/>
          <w:highlight w:val="none"/>
        </w:rPr>
        <w:t>目录</w:t>
      </w:r>
    </w:p>
    <w:p w14:paraId="1879FCE2">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TOC \o "1-3" \h \z \u </w:instrText>
      </w:r>
      <w:r>
        <w:rPr>
          <w:rFonts w:hint="eastAsia" w:ascii="仿宋" w:hAnsi="仿宋" w:eastAsia="仿宋" w:cs="仿宋"/>
          <w:highlight w:val="none"/>
        </w:rPr>
        <w:fldChar w:fldCharType="separate"/>
      </w: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"_Toc24538" </w:instrText>
      </w:r>
      <w:r>
        <w:rPr>
          <w:rFonts w:hint="eastAsia" w:ascii="仿宋" w:hAnsi="仿宋" w:eastAsia="仿宋" w:cs="仿宋"/>
          <w:highlight w:val="none"/>
        </w:rPr>
        <w:fldChar w:fldCharType="separate"/>
      </w:r>
      <w:r>
        <w:rPr>
          <w:rFonts w:hint="eastAsia" w:ascii="仿宋" w:hAnsi="仿宋" w:eastAsia="仿宋" w:cs="仿宋"/>
          <w:highlight w:val="none"/>
        </w:rPr>
        <w:t xml:space="preserve">第一章  </w:t>
      </w:r>
      <w:r>
        <w:rPr>
          <w:rFonts w:hint="eastAsia" w:ascii="仿宋" w:hAnsi="仿宋" w:eastAsia="仿宋" w:cs="仿宋"/>
          <w:highlight w:val="none"/>
          <w:lang w:eastAsia="zh-CN"/>
        </w:rPr>
        <w:t>招标公告</w:t>
      </w:r>
      <w:r>
        <w:rPr>
          <w:rFonts w:hint="eastAsia" w:ascii="仿宋" w:hAnsi="仿宋" w:eastAsia="仿宋" w:cs="仿宋"/>
          <w:highlight w:val="none"/>
        </w:rPr>
        <w:fldChar w:fldCharType="end"/>
      </w:r>
    </w:p>
    <w:p w14:paraId="7399523E">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"_Toc10306" </w:instrText>
      </w:r>
      <w:r>
        <w:rPr>
          <w:rFonts w:hint="eastAsia" w:ascii="仿宋" w:hAnsi="仿宋" w:eastAsia="仿宋" w:cs="仿宋"/>
          <w:highlight w:val="none"/>
        </w:rPr>
        <w:fldChar w:fldCharType="separate"/>
      </w:r>
      <w:r>
        <w:rPr>
          <w:rFonts w:hint="eastAsia" w:ascii="仿宋" w:hAnsi="仿宋" w:eastAsia="仿宋" w:cs="仿宋"/>
          <w:highlight w:val="none"/>
        </w:rPr>
        <w:t>第二章  投标人须知</w:t>
      </w:r>
      <w:r>
        <w:rPr>
          <w:rFonts w:hint="eastAsia" w:ascii="仿宋" w:hAnsi="仿宋" w:eastAsia="仿宋" w:cs="仿宋"/>
          <w:highlight w:val="none"/>
        </w:rPr>
        <w:fldChar w:fldCharType="end"/>
      </w:r>
    </w:p>
    <w:p w14:paraId="3E828CC7">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"_Toc28149" </w:instrText>
      </w:r>
      <w:r>
        <w:rPr>
          <w:rFonts w:hint="eastAsia" w:ascii="仿宋" w:hAnsi="仿宋" w:eastAsia="仿宋" w:cs="仿宋"/>
          <w:highlight w:val="none"/>
        </w:rPr>
        <w:fldChar w:fldCharType="separate"/>
      </w:r>
      <w:r>
        <w:rPr>
          <w:rFonts w:hint="eastAsia" w:ascii="仿宋" w:hAnsi="仿宋" w:eastAsia="仿宋" w:cs="仿宋"/>
          <w:highlight w:val="none"/>
        </w:rPr>
        <w:t>第三章  评标办法（综合评估法）</w:t>
      </w:r>
      <w:r>
        <w:rPr>
          <w:rFonts w:hint="eastAsia" w:ascii="仿宋" w:hAnsi="仿宋" w:eastAsia="仿宋" w:cs="仿宋"/>
          <w:highlight w:val="none"/>
        </w:rPr>
        <w:fldChar w:fldCharType="end"/>
      </w:r>
    </w:p>
    <w:p w14:paraId="3707CB56">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"_Toc27680" </w:instrText>
      </w:r>
      <w:r>
        <w:rPr>
          <w:rFonts w:hint="eastAsia" w:ascii="仿宋" w:hAnsi="仿宋" w:eastAsia="仿宋" w:cs="仿宋"/>
          <w:highlight w:val="none"/>
        </w:rPr>
        <w:fldChar w:fldCharType="separate"/>
      </w:r>
      <w:r>
        <w:rPr>
          <w:rFonts w:hint="eastAsia" w:ascii="仿宋" w:hAnsi="仿宋" w:eastAsia="仿宋" w:cs="仿宋"/>
          <w:highlight w:val="none"/>
        </w:rPr>
        <w:t>第四章  合同条款及格式</w:t>
      </w:r>
      <w:r>
        <w:rPr>
          <w:rFonts w:hint="eastAsia" w:ascii="仿宋" w:hAnsi="仿宋" w:eastAsia="仿宋" w:cs="仿宋"/>
          <w:highlight w:val="none"/>
        </w:rPr>
        <w:fldChar w:fldCharType="end"/>
      </w:r>
    </w:p>
    <w:p w14:paraId="3CA664BE">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"_Toc12237" </w:instrText>
      </w:r>
      <w:r>
        <w:rPr>
          <w:rFonts w:hint="eastAsia" w:ascii="仿宋" w:hAnsi="仿宋" w:eastAsia="仿宋" w:cs="仿宋"/>
          <w:highlight w:val="none"/>
        </w:rPr>
        <w:fldChar w:fldCharType="separate"/>
      </w:r>
      <w:r>
        <w:rPr>
          <w:rFonts w:hint="eastAsia" w:ascii="仿宋" w:hAnsi="仿宋" w:eastAsia="仿宋" w:cs="仿宋"/>
          <w:highlight w:val="none"/>
        </w:rPr>
        <w:t>第五章  需求书</w:t>
      </w:r>
      <w:r>
        <w:rPr>
          <w:rFonts w:hint="eastAsia" w:ascii="仿宋" w:hAnsi="仿宋" w:eastAsia="仿宋" w:cs="仿宋"/>
          <w:highlight w:val="none"/>
        </w:rPr>
        <w:fldChar w:fldCharType="end"/>
      </w:r>
    </w:p>
    <w:p w14:paraId="08BFA3BF">
      <w:pPr>
        <w:pStyle w:val="19"/>
        <w:tabs>
          <w:tab w:val="right" w:leader="dot" w:pos="8929"/>
        </w:tabs>
        <w:spacing w:line="360" w:lineRule="auto"/>
        <w:rPr>
          <w:rFonts w:hint="eastAsia" w:ascii="仿宋" w:hAnsi="仿宋" w:eastAsia="仿宋" w:cs="仿宋"/>
          <w:highlight w:val="none"/>
        </w:rPr>
      </w:pPr>
      <w:r>
        <w:rPr>
          <w:rFonts w:hint="eastAsia" w:ascii="仿宋" w:hAnsi="仿宋" w:eastAsia="仿宋" w:cs="仿宋"/>
          <w:highlight w:val="none"/>
        </w:rPr>
        <w:fldChar w:fldCharType="begin"/>
      </w:r>
      <w:r>
        <w:rPr>
          <w:rFonts w:hint="eastAsia" w:ascii="仿宋" w:hAnsi="仿宋" w:eastAsia="仿宋" w:cs="仿宋"/>
          <w:highlight w:val="none"/>
        </w:rPr>
        <w:instrText xml:space="preserve"> HYPERLINK \l "_Toc25277" </w:instrText>
      </w:r>
      <w:r>
        <w:rPr>
          <w:rFonts w:hint="eastAsia" w:ascii="仿宋" w:hAnsi="仿宋" w:eastAsia="仿宋" w:cs="仿宋"/>
          <w:highlight w:val="none"/>
        </w:rPr>
        <w:fldChar w:fldCharType="separate"/>
      </w:r>
      <w:r>
        <w:rPr>
          <w:rFonts w:hint="eastAsia" w:ascii="仿宋" w:hAnsi="仿宋" w:eastAsia="仿宋" w:cs="仿宋"/>
          <w:highlight w:val="none"/>
        </w:rPr>
        <w:t>第六章  投标文件格式</w:t>
      </w:r>
      <w:r>
        <w:rPr>
          <w:rFonts w:hint="eastAsia" w:ascii="仿宋" w:hAnsi="仿宋" w:eastAsia="仿宋" w:cs="仿宋"/>
          <w:highlight w:val="none"/>
        </w:rPr>
        <w:fldChar w:fldCharType="end"/>
      </w:r>
    </w:p>
    <w:p w14:paraId="00483852">
      <w:pPr>
        <w:pStyle w:val="22"/>
        <w:tabs>
          <w:tab w:val="right" w:leader="dot" w:pos="8929"/>
          <w:tab w:val="clear" w:pos="840"/>
          <w:tab w:val="clear" w:pos="8919"/>
        </w:tabs>
        <w:spacing w:line="360" w:lineRule="auto"/>
        <w:rPr>
          <w:rFonts w:hint="eastAsia" w:ascii="仿宋" w:hAnsi="仿宋" w:eastAsia="仿宋" w:cs="仿宋"/>
          <w:highlight w:val="none"/>
        </w:rPr>
      </w:pPr>
    </w:p>
    <w:p w14:paraId="197584F1">
      <w:pPr>
        <w:spacing w:line="360" w:lineRule="auto"/>
        <w:rPr>
          <w:rFonts w:hint="eastAsia" w:ascii="仿宋" w:hAnsi="仿宋" w:eastAsia="仿宋" w:cs="仿宋"/>
          <w:highlight w:val="none"/>
        </w:rPr>
      </w:pPr>
      <w:r>
        <w:rPr>
          <w:rFonts w:hint="eastAsia" w:ascii="仿宋" w:hAnsi="仿宋" w:eastAsia="仿宋" w:cs="仿宋"/>
          <w:highlight w:val="none"/>
        </w:rPr>
        <w:fldChar w:fldCharType="end"/>
      </w:r>
    </w:p>
    <w:p w14:paraId="644542AA">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br w:type="page"/>
      </w:r>
    </w:p>
    <w:p w14:paraId="5AA7CACF">
      <w:pPr>
        <w:spacing w:line="360" w:lineRule="auto"/>
        <w:rPr>
          <w:rFonts w:hint="eastAsia" w:ascii="仿宋" w:hAnsi="仿宋" w:eastAsia="仿宋" w:cs="仿宋"/>
          <w:highlight w:val="none"/>
        </w:rPr>
        <w:sectPr>
          <w:footerReference r:id="rId11" w:type="first"/>
          <w:footerReference r:id="rId10" w:type="default"/>
          <w:pgSz w:w="11906" w:h="16838"/>
          <w:pgMar w:top="1440" w:right="1559" w:bottom="1440" w:left="1418"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p>
    <w:p w14:paraId="62809CD8">
      <w:pPr>
        <w:pStyle w:val="3"/>
        <w:spacing w:line="360" w:lineRule="auto"/>
        <w:rPr>
          <w:rFonts w:hint="eastAsia" w:ascii="仿宋" w:hAnsi="仿宋" w:eastAsia="仿宋" w:cs="仿宋"/>
          <w:highlight w:val="none"/>
          <w:lang w:eastAsia="zh-CN"/>
        </w:rPr>
      </w:pPr>
      <w:bookmarkStart w:id="10" w:name="_Toc24538"/>
      <w:r>
        <w:rPr>
          <w:rFonts w:hint="eastAsia" w:ascii="仿宋" w:hAnsi="仿宋" w:eastAsia="仿宋" w:cs="仿宋"/>
          <w:highlight w:val="none"/>
        </w:rPr>
        <w:t xml:space="preserve">第一章  </w:t>
      </w:r>
      <w:bookmarkEnd w:id="10"/>
      <w:r>
        <w:rPr>
          <w:rFonts w:hint="eastAsia" w:ascii="仿宋" w:hAnsi="仿宋" w:eastAsia="仿宋" w:cs="仿宋"/>
          <w:highlight w:val="none"/>
          <w:lang w:eastAsia="zh-CN"/>
        </w:rPr>
        <w:t>招标公告</w:t>
      </w:r>
    </w:p>
    <w:p w14:paraId="377A0B12">
      <w:pPr>
        <w:spacing w:line="360" w:lineRule="auto"/>
        <w:jc w:val="center"/>
        <w:rPr>
          <w:rFonts w:hint="eastAsia" w:ascii="仿宋" w:hAnsi="仿宋" w:eastAsia="仿宋" w:cs="仿宋"/>
          <w:b/>
          <w:sz w:val="28"/>
          <w:szCs w:val="28"/>
          <w:highlight w:val="none"/>
          <w:lang w:eastAsia="zh-CN"/>
        </w:rPr>
      </w:pPr>
      <w:bookmarkStart w:id="11" w:name="_Hlk19792927"/>
      <w:r>
        <w:rPr>
          <w:rFonts w:hint="eastAsia" w:ascii="仿宋" w:hAnsi="仿宋" w:eastAsia="仿宋" w:cs="仿宋"/>
          <w:b/>
          <w:sz w:val="28"/>
          <w:szCs w:val="28"/>
          <w:highlight w:val="none"/>
          <w:lang w:eastAsia="zh-CN"/>
        </w:rPr>
        <w:t>北京银行2026-2027年互联网渗透测试服务采购项目（第一批）</w:t>
      </w:r>
    </w:p>
    <w:p w14:paraId="46AE4A2E">
      <w:pPr>
        <w:spacing w:line="360" w:lineRule="auto"/>
        <w:jc w:val="center"/>
        <w:rPr>
          <w:rFonts w:hint="eastAsia" w:ascii="仿宋" w:hAnsi="仿宋" w:eastAsia="仿宋" w:cs="仿宋"/>
          <w:b/>
          <w:sz w:val="28"/>
          <w:szCs w:val="28"/>
          <w:highlight w:val="none"/>
        </w:rPr>
      </w:pPr>
      <w:r>
        <w:rPr>
          <w:rFonts w:hint="eastAsia" w:ascii="仿宋" w:hAnsi="仿宋" w:eastAsia="仿宋" w:cs="仿宋"/>
          <w:b/>
          <w:sz w:val="28"/>
          <w:szCs w:val="28"/>
          <w:highlight w:val="none"/>
        </w:rPr>
        <w:t>招标公告</w:t>
      </w:r>
    </w:p>
    <w:bookmarkEnd w:id="11"/>
    <w:p w14:paraId="33C73EF4">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中金招标有限责任公司（以下简称招标代理）受北京银行股份有限公司（以下简称招标人）委托，对“</w:t>
      </w:r>
      <w:r>
        <w:rPr>
          <w:rFonts w:hint="eastAsia" w:ascii="仿宋" w:hAnsi="仿宋" w:eastAsia="仿宋" w:cs="仿宋"/>
          <w:bCs/>
          <w:szCs w:val="24"/>
          <w:highlight w:val="none"/>
          <w:lang w:eastAsia="zh-CN"/>
        </w:rPr>
        <w:t>北京银行2026-2027年互联网渗透测试服务采购项目（第一批）</w:t>
      </w:r>
      <w:r>
        <w:rPr>
          <w:rFonts w:hint="eastAsia" w:ascii="仿宋" w:hAnsi="仿宋" w:eastAsia="仿宋" w:cs="仿宋"/>
          <w:szCs w:val="24"/>
          <w:highlight w:val="none"/>
        </w:rPr>
        <w:t>（项目编号：</w:t>
      </w:r>
      <w:r>
        <w:rPr>
          <w:rFonts w:hint="eastAsia" w:ascii="仿宋" w:hAnsi="仿宋" w:eastAsia="仿宋" w:cs="仿宋"/>
          <w:szCs w:val="24"/>
          <w:highlight w:val="none"/>
          <w:lang w:eastAsia="zh-CN"/>
        </w:rPr>
        <w:t>0773-2640GNOCFWGK2114</w:t>
      </w:r>
      <w:r>
        <w:rPr>
          <w:rFonts w:hint="eastAsia" w:ascii="仿宋" w:hAnsi="仿宋" w:eastAsia="仿宋" w:cs="仿宋"/>
          <w:szCs w:val="24"/>
          <w:highlight w:val="none"/>
        </w:rPr>
        <w:t>）”以公开招标方式进行。现欢迎合格投标人前来参加投标。</w:t>
      </w:r>
    </w:p>
    <w:p w14:paraId="47DF77FD">
      <w:pPr>
        <w:numPr>
          <w:ilvl w:val="0"/>
          <w:numId w:val="8"/>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项目名称：</w:t>
      </w:r>
      <w:r>
        <w:rPr>
          <w:rFonts w:hint="eastAsia" w:ascii="仿宋" w:hAnsi="仿宋" w:eastAsia="仿宋" w:cs="仿宋"/>
          <w:bCs/>
          <w:szCs w:val="24"/>
          <w:highlight w:val="none"/>
          <w:lang w:eastAsia="zh-CN"/>
        </w:rPr>
        <w:t>北京银行2026-2027年互联网渗透测试服务采购项目（第一批）</w:t>
      </w:r>
    </w:p>
    <w:p w14:paraId="0747F9A7">
      <w:pPr>
        <w:numPr>
          <w:ilvl w:val="0"/>
          <w:numId w:val="8"/>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项目编号：</w:t>
      </w:r>
      <w:r>
        <w:rPr>
          <w:rFonts w:hint="eastAsia" w:ascii="仿宋" w:hAnsi="仿宋" w:eastAsia="仿宋" w:cs="仿宋"/>
          <w:szCs w:val="24"/>
          <w:highlight w:val="none"/>
          <w:lang w:eastAsia="zh-CN"/>
        </w:rPr>
        <w:t>0773-2640GNOCFWGK2114</w:t>
      </w:r>
    </w:p>
    <w:p w14:paraId="368F3ACB">
      <w:pPr>
        <w:numPr>
          <w:ilvl w:val="0"/>
          <w:numId w:val="8"/>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项目内容：</w:t>
      </w:r>
    </w:p>
    <w:p w14:paraId="755BD2C1">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本项目资金来源为企业自筹，已落实。预算金额：</w:t>
      </w:r>
      <w:r>
        <w:rPr>
          <w:rFonts w:hint="eastAsia" w:ascii="仿宋" w:hAnsi="仿宋" w:eastAsia="仿宋" w:cs="仿宋"/>
          <w:szCs w:val="24"/>
          <w:highlight w:val="none"/>
          <w:lang w:val="en-US" w:eastAsia="zh-CN"/>
        </w:rPr>
        <w:t>人民币126万元；</w:t>
      </w:r>
    </w:p>
    <w:tbl>
      <w:tblPr>
        <w:tblStyle w:val="30"/>
        <w:tblW w:w="8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1838"/>
        <w:gridCol w:w="1880"/>
        <w:gridCol w:w="1992"/>
      </w:tblGrid>
      <w:tr w14:paraId="1F3B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4" w:hRule="atLeast"/>
          <w:jc w:val="center"/>
        </w:trPr>
        <w:tc>
          <w:tcPr>
            <w:tcW w:w="2977" w:type="dxa"/>
            <w:vAlign w:val="center"/>
          </w:tcPr>
          <w:p w14:paraId="42CFB136">
            <w:pPr>
              <w:spacing w:line="360" w:lineRule="auto"/>
              <w:jc w:val="center"/>
              <w:rPr>
                <w:rFonts w:hint="eastAsia" w:ascii="仿宋" w:hAnsi="仿宋" w:eastAsia="仿宋" w:cs="仿宋"/>
                <w:szCs w:val="24"/>
                <w:highlight w:val="none"/>
              </w:rPr>
            </w:pPr>
            <w:r>
              <w:rPr>
                <w:rFonts w:hint="eastAsia" w:ascii="仿宋" w:hAnsi="仿宋" w:eastAsia="仿宋" w:cs="仿宋"/>
                <w:szCs w:val="24"/>
                <w:highlight w:val="none"/>
              </w:rPr>
              <w:t>采购内容</w:t>
            </w:r>
          </w:p>
        </w:tc>
        <w:tc>
          <w:tcPr>
            <w:tcW w:w="1838" w:type="dxa"/>
            <w:vAlign w:val="center"/>
          </w:tcPr>
          <w:p w14:paraId="514BAD52">
            <w:pPr>
              <w:spacing w:line="360" w:lineRule="auto"/>
              <w:jc w:val="center"/>
              <w:rPr>
                <w:rFonts w:hint="eastAsia" w:ascii="仿宋" w:hAnsi="仿宋" w:eastAsia="仿宋" w:cs="仿宋"/>
                <w:szCs w:val="24"/>
                <w:highlight w:val="none"/>
              </w:rPr>
            </w:pPr>
            <w:r>
              <w:rPr>
                <w:rFonts w:hint="eastAsia" w:ascii="仿宋" w:hAnsi="仿宋" w:eastAsia="仿宋" w:cs="仿宋"/>
                <w:szCs w:val="24"/>
                <w:highlight w:val="none"/>
                <w:lang w:val="en-US" w:eastAsia="zh-CN"/>
              </w:rPr>
              <w:t>中标人</w:t>
            </w:r>
            <w:r>
              <w:rPr>
                <w:rFonts w:hint="eastAsia" w:ascii="仿宋" w:hAnsi="仿宋" w:eastAsia="仿宋" w:cs="仿宋"/>
                <w:szCs w:val="24"/>
                <w:highlight w:val="none"/>
              </w:rPr>
              <w:t>数量</w:t>
            </w:r>
          </w:p>
        </w:tc>
        <w:tc>
          <w:tcPr>
            <w:tcW w:w="1880" w:type="dxa"/>
            <w:vAlign w:val="center"/>
          </w:tcPr>
          <w:p w14:paraId="193D65C6">
            <w:pPr>
              <w:spacing w:line="360" w:lineRule="auto"/>
              <w:jc w:val="center"/>
              <w:rPr>
                <w:rFonts w:hint="eastAsia" w:ascii="仿宋" w:hAnsi="仿宋" w:eastAsia="仿宋" w:cs="仿宋"/>
                <w:szCs w:val="24"/>
                <w:highlight w:val="none"/>
                <w:lang w:val="en-US" w:eastAsia="zh-CN"/>
              </w:rPr>
            </w:pPr>
            <w:r>
              <w:rPr>
                <w:rFonts w:hint="eastAsia" w:ascii="仿宋" w:hAnsi="仿宋" w:eastAsia="仿宋" w:cs="仿宋"/>
                <w:szCs w:val="24"/>
                <w:highlight w:val="none"/>
                <w:lang w:val="en-US" w:eastAsia="zh-CN"/>
              </w:rPr>
              <w:t>交货/服务期</w:t>
            </w:r>
          </w:p>
        </w:tc>
        <w:tc>
          <w:tcPr>
            <w:tcW w:w="1992" w:type="dxa"/>
            <w:vAlign w:val="center"/>
          </w:tcPr>
          <w:p w14:paraId="7B6F65BE">
            <w:pPr>
              <w:spacing w:line="360" w:lineRule="auto"/>
              <w:jc w:val="center"/>
              <w:rPr>
                <w:rFonts w:hint="eastAsia" w:ascii="仿宋" w:hAnsi="仿宋" w:eastAsia="仿宋" w:cs="仿宋"/>
                <w:szCs w:val="24"/>
                <w:highlight w:val="none"/>
              </w:rPr>
            </w:pPr>
            <w:r>
              <w:rPr>
                <w:rFonts w:hint="eastAsia" w:ascii="仿宋" w:hAnsi="仿宋" w:eastAsia="仿宋" w:cs="仿宋"/>
                <w:szCs w:val="24"/>
                <w:highlight w:val="none"/>
              </w:rPr>
              <w:t>交货/服务地点</w:t>
            </w:r>
          </w:p>
        </w:tc>
      </w:tr>
      <w:tr w14:paraId="4698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2977" w:type="dxa"/>
            <w:vAlign w:val="center"/>
          </w:tcPr>
          <w:p w14:paraId="746D97B5">
            <w:pPr>
              <w:spacing w:line="360" w:lineRule="auto"/>
              <w:jc w:val="center"/>
              <w:rPr>
                <w:rFonts w:hint="eastAsia" w:ascii="仿宋" w:hAnsi="仿宋" w:eastAsia="仿宋" w:cs="仿宋"/>
                <w:szCs w:val="24"/>
                <w:highlight w:val="none"/>
                <w:lang w:val="en-US" w:eastAsia="zh-CN"/>
              </w:rPr>
            </w:pPr>
            <w:r>
              <w:rPr>
                <w:rFonts w:hint="eastAsia" w:ascii="仿宋" w:hAnsi="仿宋" w:eastAsia="仿宋" w:cs="仿宋"/>
                <w:szCs w:val="24"/>
                <w:highlight w:val="none"/>
                <w:lang w:eastAsia="zh-CN"/>
              </w:rPr>
              <w:t>北京银行2026-2027年互联网渗透测试服务采购项目（第一批），</w:t>
            </w:r>
            <w:r>
              <w:rPr>
                <w:rFonts w:hint="eastAsia" w:ascii="仿宋" w:hAnsi="仿宋" w:eastAsia="仿宋" w:cs="仿宋"/>
                <w:szCs w:val="24"/>
                <w:highlight w:val="none"/>
                <w:lang w:val="en-US" w:eastAsia="zh-CN"/>
              </w:rPr>
              <w:t>详见招标文件需求书部分。</w:t>
            </w:r>
          </w:p>
        </w:tc>
        <w:tc>
          <w:tcPr>
            <w:tcW w:w="1838" w:type="dxa"/>
            <w:vAlign w:val="center"/>
          </w:tcPr>
          <w:p w14:paraId="389655F9">
            <w:pPr>
              <w:spacing w:line="360" w:lineRule="auto"/>
              <w:jc w:val="center"/>
              <w:rPr>
                <w:rFonts w:hint="eastAsia" w:ascii="仿宋" w:hAnsi="仿宋" w:eastAsia="仿宋" w:cs="仿宋"/>
                <w:szCs w:val="24"/>
                <w:highlight w:val="none"/>
              </w:rPr>
            </w:pPr>
            <w:r>
              <w:rPr>
                <w:rFonts w:hint="eastAsia" w:ascii="仿宋" w:hAnsi="仿宋" w:eastAsia="仿宋" w:cs="仿宋"/>
                <w:szCs w:val="24"/>
                <w:highlight w:val="none"/>
                <w:lang w:val="en-US" w:eastAsia="zh-CN"/>
              </w:rPr>
              <w:t>2</w:t>
            </w:r>
            <w:r>
              <w:rPr>
                <w:rFonts w:hint="eastAsia" w:ascii="仿宋" w:hAnsi="仿宋" w:eastAsia="仿宋" w:cs="仿宋"/>
                <w:szCs w:val="24"/>
                <w:highlight w:val="none"/>
              </w:rPr>
              <w:t>家</w:t>
            </w:r>
          </w:p>
        </w:tc>
        <w:tc>
          <w:tcPr>
            <w:tcW w:w="1880" w:type="dxa"/>
            <w:vAlign w:val="center"/>
          </w:tcPr>
          <w:p w14:paraId="2A53490B">
            <w:pPr>
              <w:spacing w:line="360" w:lineRule="auto"/>
              <w:jc w:val="both"/>
              <w:rPr>
                <w:rFonts w:hint="eastAsia" w:ascii="仿宋" w:hAnsi="仿宋" w:eastAsia="仿宋" w:cs="仿宋"/>
                <w:szCs w:val="24"/>
                <w:highlight w:val="none"/>
                <w:lang w:eastAsia="zh-CN"/>
              </w:rPr>
            </w:pPr>
            <w:r>
              <w:rPr>
                <w:rFonts w:hint="eastAsia" w:ascii="仿宋" w:hAnsi="仿宋" w:eastAsia="仿宋" w:cs="仿宋"/>
                <w:szCs w:val="24"/>
                <w:highlight w:val="none"/>
                <w:lang w:val="en-US" w:eastAsia="zh-CN"/>
              </w:rPr>
              <w:t>1年</w:t>
            </w:r>
            <w:r>
              <w:rPr>
                <w:rFonts w:hint="eastAsia" w:ascii="仿宋" w:hAnsi="仿宋" w:eastAsia="仿宋" w:cs="仿宋"/>
                <w:szCs w:val="24"/>
                <w:highlight w:val="none"/>
                <w:lang w:eastAsia="zh-CN"/>
              </w:rPr>
              <w:t>，</w:t>
            </w:r>
            <w:r>
              <w:rPr>
                <w:rFonts w:hint="eastAsia" w:ascii="仿宋" w:hAnsi="仿宋" w:eastAsia="仿宋" w:cs="仿宋"/>
                <w:szCs w:val="24"/>
                <w:highlight w:val="none"/>
                <w:lang w:val="en-US" w:eastAsia="zh-CN"/>
              </w:rPr>
              <w:t>详见招标文件需求书部分。</w:t>
            </w:r>
          </w:p>
        </w:tc>
        <w:tc>
          <w:tcPr>
            <w:tcW w:w="1992" w:type="dxa"/>
            <w:vAlign w:val="center"/>
          </w:tcPr>
          <w:p w14:paraId="25091E33">
            <w:pPr>
              <w:spacing w:line="360" w:lineRule="auto"/>
              <w:jc w:val="center"/>
              <w:rPr>
                <w:rFonts w:hint="eastAsia" w:ascii="仿宋" w:hAnsi="仿宋" w:eastAsia="仿宋" w:cs="仿宋"/>
                <w:szCs w:val="24"/>
                <w:highlight w:val="none"/>
              </w:rPr>
            </w:pPr>
            <w:r>
              <w:rPr>
                <w:rFonts w:hint="eastAsia" w:ascii="仿宋" w:hAnsi="仿宋" w:eastAsia="仿宋" w:cs="仿宋"/>
                <w:szCs w:val="24"/>
                <w:highlight w:val="none"/>
              </w:rPr>
              <w:t>招标人指定地点</w:t>
            </w:r>
          </w:p>
        </w:tc>
      </w:tr>
    </w:tbl>
    <w:p w14:paraId="49C3CC58">
      <w:pPr>
        <w:numPr>
          <w:ilvl w:val="0"/>
          <w:numId w:val="8"/>
        </w:numPr>
        <w:spacing w:line="360" w:lineRule="auto"/>
        <w:jc w:val="left"/>
        <w:rPr>
          <w:rFonts w:hint="eastAsia" w:ascii="仿宋" w:hAnsi="仿宋" w:eastAsia="仿宋" w:cs="仿宋"/>
          <w:szCs w:val="24"/>
          <w:highlight w:val="none"/>
        </w:rPr>
      </w:pPr>
      <w:r>
        <w:rPr>
          <w:rFonts w:hint="eastAsia" w:ascii="仿宋" w:hAnsi="仿宋" w:eastAsia="仿宋" w:cs="仿宋"/>
          <w:b/>
          <w:szCs w:val="24"/>
          <w:highlight w:val="none"/>
        </w:rPr>
        <w:t>投标人的资格条件</w:t>
      </w:r>
      <w:r>
        <w:rPr>
          <w:rFonts w:hint="eastAsia" w:ascii="仿宋" w:hAnsi="仿宋" w:eastAsia="仿宋" w:cs="仿宋"/>
          <w:szCs w:val="24"/>
          <w:highlight w:val="none"/>
        </w:rPr>
        <w:t>：</w:t>
      </w:r>
    </w:p>
    <w:p w14:paraId="33AB41FA">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szCs w:val="24"/>
          <w:highlight w:val="none"/>
          <w:lang w:val="en-US" w:eastAsia="zh-CN"/>
        </w:rPr>
        <w:t>4.1</w:t>
      </w:r>
      <w:r>
        <w:rPr>
          <w:rFonts w:hint="eastAsia" w:ascii="仿宋" w:hAnsi="仿宋" w:eastAsia="仿宋" w:cs="仿宋"/>
          <w:szCs w:val="24"/>
          <w:highlight w:val="none"/>
        </w:rPr>
        <w:t>须为中华人民共和国境内合法注册的独立法人或其他组织；</w:t>
      </w:r>
    </w:p>
    <w:p w14:paraId="094EDF27">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szCs w:val="24"/>
          <w:highlight w:val="none"/>
          <w:lang w:val="en-US" w:eastAsia="zh-CN"/>
        </w:rPr>
        <w:t>4.2</w:t>
      </w:r>
      <w:r>
        <w:rPr>
          <w:rFonts w:hint="eastAsia" w:ascii="仿宋" w:hAnsi="仿宋" w:eastAsia="仿宋" w:cs="仿宋"/>
          <w:szCs w:val="24"/>
          <w:highlight w:val="none"/>
        </w:rPr>
        <w:t>具有良好的商业信誉和健全的财务会计制度；</w:t>
      </w:r>
    </w:p>
    <w:p w14:paraId="0F535F5C">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highlight w:val="none"/>
          <w:lang w:val="en-US" w:eastAsia="zh-CN"/>
        </w:rPr>
        <w:t>4.3</w:t>
      </w:r>
      <w:r>
        <w:rPr>
          <w:rFonts w:hint="eastAsia" w:ascii="仿宋" w:hAnsi="仿宋" w:eastAsia="仿宋" w:cs="仿宋"/>
          <w:highlight w:val="none"/>
        </w:rPr>
        <w:t>具有依法缴纳社会保障资金的良好记录</w:t>
      </w:r>
      <w:r>
        <w:rPr>
          <w:rFonts w:hint="eastAsia" w:ascii="仿宋" w:hAnsi="仿宋" w:eastAsia="仿宋" w:cs="仿宋"/>
          <w:szCs w:val="24"/>
          <w:highlight w:val="none"/>
        </w:rPr>
        <w:t>；</w:t>
      </w:r>
    </w:p>
    <w:p w14:paraId="6D6FC5F2">
      <w:pPr>
        <w:numPr>
          <w:ilvl w:val="0"/>
          <w:numId w:val="0"/>
        </w:numPr>
        <w:spacing w:line="360" w:lineRule="auto"/>
        <w:ind w:left="370" w:leftChars="0"/>
        <w:rPr>
          <w:rFonts w:hint="eastAsia" w:ascii="仿宋" w:hAnsi="仿宋" w:eastAsia="仿宋" w:cs="仿宋"/>
          <w:highlight w:val="none"/>
        </w:rPr>
      </w:pPr>
      <w:r>
        <w:rPr>
          <w:rFonts w:hint="eastAsia" w:ascii="仿宋" w:hAnsi="仿宋" w:eastAsia="仿宋" w:cs="仿宋"/>
          <w:highlight w:val="none"/>
          <w:lang w:val="en-US" w:eastAsia="zh-CN"/>
        </w:rPr>
        <w:t>4.4</w:t>
      </w:r>
      <w:r>
        <w:rPr>
          <w:rFonts w:hint="eastAsia" w:ascii="仿宋" w:hAnsi="仿宋" w:eastAsia="仿宋" w:cs="仿宋"/>
          <w:highlight w:val="none"/>
        </w:rPr>
        <w:t>具有依法缴纳税收的良好记录;</w:t>
      </w:r>
    </w:p>
    <w:p w14:paraId="4EC98A90">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szCs w:val="24"/>
          <w:highlight w:val="none"/>
          <w:lang w:val="en-US" w:eastAsia="zh-CN"/>
        </w:rPr>
        <w:t>4.5</w:t>
      </w:r>
      <w:r>
        <w:rPr>
          <w:rFonts w:hint="eastAsia" w:ascii="仿宋" w:hAnsi="仿宋" w:eastAsia="仿宋" w:cs="仿宋"/>
          <w:szCs w:val="24"/>
          <w:highlight w:val="none"/>
        </w:rPr>
        <w:t>近三年在经营活动中没有重大违法记录；</w:t>
      </w:r>
    </w:p>
    <w:p w14:paraId="0A89F64A">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szCs w:val="24"/>
          <w:highlight w:val="none"/>
          <w:lang w:val="en-US" w:eastAsia="zh-CN"/>
        </w:rPr>
        <w:t>4.6</w:t>
      </w:r>
      <w:r>
        <w:rPr>
          <w:rFonts w:hint="eastAsia" w:ascii="仿宋" w:hAnsi="仿宋" w:eastAsia="仿宋" w:cs="仿宋"/>
          <w:szCs w:val="24"/>
          <w:highlight w:val="none"/>
        </w:rPr>
        <w:t>具有履行合同所必需的设备和专业技术能力;</w:t>
      </w:r>
    </w:p>
    <w:p w14:paraId="7FBF59B7">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szCs w:val="24"/>
          <w:highlight w:val="none"/>
          <w:lang w:val="en-US" w:eastAsia="zh-CN"/>
        </w:rPr>
        <w:t>4.7</w:t>
      </w:r>
      <w:r>
        <w:rPr>
          <w:rFonts w:hint="eastAsia" w:ascii="仿宋" w:hAnsi="仿宋" w:eastAsia="仿宋" w:cs="仿宋"/>
          <w:szCs w:val="24"/>
          <w:highlight w:val="none"/>
        </w:rPr>
        <w:t>投标人基本情况声明</w:t>
      </w:r>
      <w:r>
        <w:rPr>
          <w:rFonts w:hint="eastAsia" w:ascii="仿宋" w:hAnsi="仿宋" w:eastAsia="仿宋" w:cs="仿宋"/>
          <w:szCs w:val="24"/>
          <w:highlight w:val="none"/>
          <w:lang w:eastAsia="zh-CN"/>
        </w:rPr>
        <w:t>：</w:t>
      </w:r>
    </w:p>
    <w:p w14:paraId="4FA4D82B">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与招标人存在利害关系且可能影响招标公正性；</w:t>
      </w:r>
    </w:p>
    <w:p w14:paraId="36C71CDA">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与本招标项目的其他投标人为同一个单位负责人；</w:t>
      </w:r>
    </w:p>
    <w:p w14:paraId="53855B0D">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（3）</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与本招标项目的其他投标人存在控股、管理关系；</w:t>
      </w:r>
    </w:p>
    <w:p w14:paraId="3462BB92">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（4）</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为本招标项目的招标代理机构；</w:t>
      </w:r>
    </w:p>
    <w:p w14:paraId="6E08E6E1">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（5）</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与本招标项目的招标代理机构同为一个法定代表人；</w:t>
      </w:r>
    </w:p>
    <w:p w14:paraId="4904BD67">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（6）</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与本招标项目的招标代理机构存在控股或参股关系；</w:t>
      </w:r>
    </w:p>
    <w:p w14:paraId="4BE9DF0B">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（7）</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被依法暂停或者取消投标资格；</w:t>
      </w:r>
    </w:p>
    <w:p w14:paraId="548AB1DA">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（8）</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被责令停产停业、暂扣或者吊销许可证、暂扣或者吊销执照；</w:t>
      </w:r>
    </w:p>
    <w:p w14:paraId="27EEAB5F">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（9）</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进入清算程序，或被宣告破产，或其他丧失履约能力的情形；</w:t>
      </w:r>
    </w:p>
    <w:p w14:paraId="27C26616">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10</w:t>
      </w:r>
      <w:r>
        <w:rPr>
          <w:rFonts w:hint="eastAsia" w:ascii="仿宋" w:hAnsi="仿宋" w:eastAsia="仿宋" w:cs="仿宋"/>
          <w:color w:val="000000" w:themeColor="text1"/>
          <w:highlight w:val="none"/>
          <w:lang w:eastAsia="zh-CN"/>
          <w14:textFill>
            <w14:solidFill>
              <w14:schemeClr w14:val="tx1"/>
            </w14:solidFill>
          </w14:textFill>
        </w:rPr>
        <w:t>）最近三年内与北京银行及分支机构的项目合作过程中，没有出现重大安全生产事故、重大合同违约、泄露商业秘密或技术秘密等事件；</w:t>
      </w:r>
    </w:p>
    <w:p w14:paraId="084FA97E">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11</w:t>
      </w:r>
      <w:r>
        <w:rPr>
          <w:rFonts w:hint="eastAsia" w:ascii="仿宋" w:hAnsi="仿宋" w:eastAsia="仿宋" w:cs="仿宋"/>
          <w:color w:val="000000" w:themeColor="text1"/>
          <w:highlight w:val="none"/>
          <w:lang w:eastAsia="zh-CN"/>
          <w14:textFill>
            <w14:solidFill>
              <w14:schemeClr w14:val="tx1"/>
            </w14:solidFill>
          </w14:textFill>
        </w:rPr>
        <w:t>）未列入“信用中国”重大税收违法失信主体名单且严重失信主体名单数字为“0”；未列入“中国执行信息公开网”失信被执行人名单；未列入“中国政府采购网”政府采购严重违法失信行为记录名单（未在处罚期限内的）；</w:t>
      </w:r>
    </w:p>
    <w:p w14:paraId="6FE32459">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（1</w:t>
      </w:r>
      <w:r>
        <w:rPr>
          <w:rFonts w:hint="eastAsia" w:ascii="仿宋" w:hAnsi="仿宋" w:eastAsia="仿宋" w:cs="仿宋"/>
          <w:color w:val="000000" w:themeColor="text1"/>
          <w:highlight w:val="none"/>
          <w:lang w:val="en-US" w:eastAsia="zh-CN"/>
          <w14:textFill>
            <w14:solidFill>
              <w14:schemeClr w14:val="tx1"/>
            </w14:solidFill>
          </w14:textFill>
        </w:rPr>
        <w:t>2</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未出现</w:t>
      </w:r>
      <w:r>
        <w:rPr>
          <w:rFonts w:hint="eastAsia" w:ascii="仿宋" w:hAnsi="仿宋" w:eastAsia="仿宋" w:cs="仿宋"/>
          <w:color w:val="000000" w:themeColor="text1"/>
          <w:highlight w:val="none"/>
          <w14:textFill>
            <w14:solidFill>
              <w14:schemeClr w14:val="tx1"/>
            </w14:solidFill>
          </w14:textFill>
        </w:rPr>
        <w:t>法律法规规定的不得存在的其他情形</w:t>
      </w:r>
      <w:r>
        <w:rPr>
          <w:rFonts w:hint="eastAsia" w:ascii="仿宋" w:hAnsi="仿宋" w:eastAsia="仿宋" w:cs="仿宋"/>
          <w:color w:val="000000" w:themeColor="text1"/>
          <w:highlight w:val="none"/>
          <w:lang w:eastAsia="zh-CN"/>
          <w14:textFill>
            <w14:solidFill>
              <w14:schemeClr w14:val="tx1"/>
            </w14:solidFill>
          </w14:textFill>
        </w:rPr>
        <w:t>。</w:t>
      </w:r>
    </w:p>
    <w:p w14:paraId="5502BE38">
      <w:pPr>
        <w:numPr>
          <w:ilvl w:val="0"/>
          <w:numId w:val="0"/>
        </w:numPr>
        <w:spacing w:line="360" w:lineRule="auto"/>
        <w:ind w:left="370" w:leftChars="0"/>
        <w:rPr>
          <w:rFonts w:hint="eastAsia" w:ascii="仿宋" w:hAnsi="仿宋" w:eastAsia="仿宋" w:cs="仿宋"/>
          <w:highlight w:val="none"/>
        </w:rPr>
      </w:pPr>
      <w:r>
        <w:rPr>
          <w:rFonts w:hint="eastAsia" w:ascii="仿宋" w:hAnsi="仿宋" w:eastAsia="仿宋" w:cs="仿宋"/>
          <w:szCs w:val="24"/>
          <w:highlight w:val="none"/>
          <w:lang w:val="en-US" w:eastAsia="zh-CN"/>
        </w:rPr>
        <w:t>4.8</w:t>
      </w:r>
      <w:r>
        <w:rPr>
          <w:rFonts w:hint="eastAsia" w:ascii="仿宋" w:hAnsi="仿宋" w:eastAsia="仿宋" w:cs="仿宋"/>
          <w:szCs w:val="24"/>
          <w:highlight w:val="none"/>
        </w:rPr>
        <w:t>本项目不接受联合体投标；</w:t>
      </w:r>
    </w:p>
    <w:p w14:paraId="7D6093CC">
      <w:pPr>
        <w:numPr>
          <w:ilvl w:val="0"/>
          <w:numId w:val="0"/>
        </w:numPr>
        <w:spacing w:line="360" w:lineRule="auto"/>
        <w:ind w:left="370" w:leftChars="0"/>
        <w:rPr>
          <w:rFonts w:hint="eastAsia" w:ascii="仿宋" w:hAnsi="仿宋" w:eastAsia="仿宋" w:cs="仿宋"/>
          <w:szCs w:val="24"/>
          <w:highlight w:val="none"/>
        </w:rPr>
      </w:pPr>
      <w:r>
        <w:rPr>
          <w:rFonts w:hint="eastAsia" w:ascii="仿宋" w:hAnsi="仿宋" w:eastAsia="仿宋" w:cs="仿宋"/>
          <w:highlight w:val="none"/>
          <w:lang w:val="en-US" w:eastAsia="zh-CN"/>
        </w:rPr>
        <w:t>4.9</w:t>
      </w:r>
      <w:r>
        <w:rPr>
          <w:rFonts w:hint="eastAsia" w:ascii="仿宋" w:hAnsi="仿宋" w:eastAsia="仿宋" w:cs="仿宋"/>
          <w:highlight w:val="none"/>
        </w:rPr>
        <w:t>本项目特定的资格条件：</w:t>
      </w:r>
      <w:bookmarkStart w:id="168" w:name="_GoBack"/>
      <w:r>
        <w:rPr>
          <w:rFonts w:hint="eastAsia" w:ascii="仿宋" w:hAnsi="仿宋" w:eastAsia="仿宋" w:cs="仿宋"/>
          <w:b/>
          <w:bCs/>
          <w:highlight w:val="none"/>
        </w:rPr>
        <w:t>本项目不接受代理商投标</w:t>
      </w:r>
      <w:r>
        <w:rPr>
          <w:rFonts w:hint="eastAsia" w:ascii="仿宋" w:hAnsi="仿宋" w:eastAsia="仿宋" w:cs="仿宋"/>
          <w:b/>
          <w:bCs/>
          <w:szCs w:val="24"/>
          <w:highlight w:val="none"/>
        </w:rPr>
        <w:t>。</w:t>
      </w:r>
      <w:bookmarkEnd w:id="168"/>
    </w:p>
    <w:p w14:paraId="25024969">
      <w:pPr>
        <w:numPr>
          <w:ilvl w:val="0"/>
          <w:numId w:val="8"/>
        </w:numPr>
        <w:spacing w:line="360" w:lineRule="auto"/>
        <w:jc w:val="left"/>
        <w:rPr>
          <w:rFonts w:hint="eastAsia" w:ascii="仿宋" w:hAnsi="仿宋" w:eastAsia="仿宋" w:cs="仿宋"/>
          <w:szCs w:val="24"/>
          <w:highlight w:val="none"/>
        </w:rPr>
      </w:pPr>
      <w:r>
        <w:rPr>
          <w:rFonts w:hint="eastAsia" w:ascii="仿宋" w:hAnsi="仿宋" w:eastAsia="仿宋" w:cs="仿宋"/>
          <w:szCs w:val="24"/>
          <w:highlight w:val="none"/>
        </w:rPr>
        <w:t>招标文件的获取：</w:t>
      </w:r>
    </w:p>
    <w:p w14:paraId="670DD8C1">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招标文件出售：售后不退。</w:t>
      </w:r>
    </w:p>
    <w:p w14:paraId="62BE991B">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招标文件发售时间：202</w:t>
      </w:r>
      <w:r>
        <w:rPr>
          <w:rFonts w:hint="eastAsia" w:ascii="仿宋" w:hAnsi="仿宋" w:eastAsia="仿宋" w:cs="仿宋"/>
          <w:szCs w:val="24"/>
          <w:highlight w:val="none"/>
          <w:lang w:val="en-US" w:eastAsia="zh-CN"/>
        </w:rPr>
        <w:t>6</w:t>
      </w:r>
      <w:r>
        <w:rPr>
          <w:rFonts w:hint="eastAsia" w:ascii="仿宋" w:hAnsi="仿宋" w:eastAsia="仿宋" w:cs="仿宋"/>
          <w:szCs w:val="24"/>
          <w:highlight w:val="none"/>
        </w:rPr>
        <w:t>年</w:t>
      </w:r>
      <w:r>
        <w:rPr>
          <w:rFonts w:hint="eastAsia" w:ascii="仿宋" w:hAnsi="仿宋" w:eastAsia="仿宋" w:cs="仿宋"/>
          <w:szCs w:val="24"/>
          <w:highlight w:val="none"/>
          <w:lang w:val="en-US" w:eastAsia="zh-CN"/>
        </w:rPr>
        <w:t>8</w:t>
      </w:r>
      <w:r>
        <w:rPr>
          <w:rFonts w:hint="eastAsia" w:ascii="仿宋" w:hAnsi="仿宋" w:eastAsia="仿宋" w:cs="仿宋"/>
          <w:szCs w:val="24"/>
          <w:highlight w:val="none"/>
        </w:rPr>
        <w:t>月</w:t>
      </w:r>
      <w:r>
        <w:rPr>
          <w:rFonts w:hint="eastAsia" w:ascii="仿宋" w:hAnsi="仿宋" w:eastAsia="仿宋" w:cs="仿宋"/>
          <w:szCs w:val="24"/>
          <w:highlight w:val="none"/>
          <w:lang w:val="en-US" w:eastAsia="zh-CN"/>
        </w:rPr>
        <w:t>6</w:t>
      </w:r>
      <w:r>
        <w:rPr>
          <w:rFonts w:hint="eastAsia" w:ascii="仿宋" w:hAnsi="仿宋" w:eastAsia="仿宋" w:cs="仿宋"/>
          <w:szCs w:val="24"/>
          <w:highlight w:val="none"/>
        </w:rPr>
        <w:t>日</w:t>
      </w:r>
      <w:r>
        <w:rPr>
          <w:rFonts w:hint="eastAsia" w:ascii="仿宋" w:hAnsi="仿宋" w:eastAsia="仿宋" w:cs="仿宋"/>
          <w:szCs w:val="24"/>
          <w:highlight w:val="none"/>
          <w:lang w:val="en-US" w:eastAsia="zh-CN"/>
        </w:rPr>
        <w:t>公告发布之时</w:t>
      </w:r>
      <w:r>
        <w:rPr>
          <w:rFonts w:hint="eastAsia" w:ascii="仿宋" w:hAnsi="仿宋" w:eastAsia="仿宋" w:cs="仿宋"/>
          <w:szCs w:val="24"/>
          <w:highlight w:val="none"/>
        </w:rPr>
        <w:t>起至202</w:t>
      </w:r>
      <w:r>
        <w:rPr>
          <w:rFonts w:hint="eastAsia" w:ascii="仿宋" w:hAnsi="仿宋" w:eastAsia="仿宋" w:cs="仿宋"/>
          <w:szCs w:val="24"/>
          <w:highlight w:val="none"/>
          <w:lang w:val="en-US" w:eastAsia="zh-CN"/>
        </w:rPr>
        <w:t>6</w:t>
      </w:r>
      <w:r>
        <w:rPr>
          <w:rFonts w:hint="eastAsia" w:ascii="仿宋" w:hAnsi="仿宋" w:eastAsia="仿宋" w:cs="仿宋"/>
          <w:szCs w:val="24"/>
          <w:highlight w:val="none"/>
        </w:rPr>
        <w:t>年</w:t>
      </w:r>
      <w:r>
        <w:rPr>
          <w:rFonts w:hint="eastAsia" w:ascii="仿宋" w:hAnsi="仿宋" w:eastAsia="仿宋" w:cs="仿宋"/>
          <w:szCs w:val="24"/>
          <w:highlight w:val="none"/>
          <w:lang w:val="en-US" w:eastAsia="zh-CN"/>
        </w:rPr>
        <w:t>8</w:t>
      </w:r>
      <w:r>
        <w:rPr>
          <w:rFonts w:hint="eastAsia" w:ascii="仿宋" w:hAnsi="仿宋" w:eastAsia="仿宋" w:cs="仿宋"/>
          <w:szCs w:val="24"/>
          <w:highlight w:val="none"/>
        </w:rPr>
        <w:t>月</w:t>
      </w:r>
      <w:r>
        <w:rPr>
          <w:rFonts w:hint="eastAsia" w:ascii="仿宋" w:hAnsi="仿宋" w:eastAsia="仿宋" w:cs="仿宋"/>
          <w:szCs w:val="24"/>
          <w:highlight w:val="none"/>
          <w:lang w:val="en-US" w:eastAsia="zh-CN"/>
        </w:rPr>
        <w:t>11</w:t>
      </w:r>
      <w:r>
        <w:rPr>
          <w:rFonts w:hint="eastAsia" w:ascii="仿宋" w:hAnsi="仿宋" w:eastAsia="仿宋" w:cs="仿宋"/>
          <w:szCs w:val="24"/>
          <w:highlight w:val="none"/>
        </w:rPr>
        <w:t>日</w:t>
      </w:r>
      <w:r>
        <w:rPr>
          <w:rFonts w:hint="eastAsia" w:ascii="仿宋" w:hAnsi="仿宋" w:eastAsia="仿宋" w:cs="仿宋"/>
          <w:szCs w:val="24"/>
          <w:highlight w:val="none"/>
          <w:lang w:val="en-US" w:eastAsia="zh-CN"/>
        </w:rPr>
        <w:t>16:00</w:t>
      </w:r>
      <w:r>
        <w:rPr>
          <w:rFonts w:hint="eastAsia" w:ascii="仿宋" w:hAnsi="仿宋" w:eastAsia="仿宋" w:cs="仿宋"/>
          <w:szCs w:val="24"/>
          <w:highlight w:val="none"/>
        </w:rPr>
        <w:t>止(北京时间，下同)</w:t>
      </w:r>
    </w:p>
    <w:p w14:paraId="7A0BAA4C">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招标文件获取方式：</w:t>
      </w:r>
    </w:p>
    <w:p w14:paraId="6B69C98D">
      <w:pPr>
        <w:spacing w:line="360" w:lineRule="auto"/>
        <w:ind w:firstLine="480" w:firstLineChars="200"/>
        <w:rPr>
          <w:rFonts w:hint="eastAsia" w:ascii="仿宋" w:hAnsi="仿宋" w:eastAsia="仿宋" w:cs="仿宋"/>
          <w:b/>
          <w:bCs/>
          <w:szCs w:val="24"/>
          <w:highlight w:val="none"/>
        </w:rPr>
      </w:pPr>
      <w:r>
        <w:rPr>
          <w:rFonts w:hint="eastAsia" w:ascii="仿宋" w:hAnsi="仿宋" w:eastAsia="仿宋" w:cs="仿宋"/>
          <w:szCs w:val="24"/>
          <w:highlight w:val="none"/>
        </w:rPr>
        <w:t>(1)请前往“中招联合招标采购平台”进行供应商注册，注册免费（网址：http://www.365trade.com.cn/）；</w:t>
      </w:r>
      <w:r>
        <w:rPr>
          <w:rFonts w:hint="eastAsia" w:ascii="仿宋" w:hAnsi="仿宋" w:eastAsia="仿宋" w:cs="仿宋"/>
          <w:b/>
          <w:bCs/>
          <w:szCs w:val="24"/>
          <w:highlight w:val="none"/>
        </w:rPr>
        <w:t>获取文件不涉及平台注册费也不涉及CA办理费。任何其他网址缴纳的平台费和CA办理费等费用</w:t>
      </w:r>
      <w:r>
        <w:rPr>
          <w:rFonts w:hint="eastAsia" w:ascii="仿宋" w:hAnsi="仿宋" w:eastAsia="仿宋" w:cs="仿宋"/>
          <w:b/>
          <w:bCs/>
          <w:szCs w:val="24"/>
          <w:highlight w:val="none"/>
          <w:lang w:val="en-US" w:eastAsia="zh-CN"/>
        </w:rPr>
        <w:t>招标</w:t>
      </w:r>
      <w:r>
        <w:rPr>
          <w:rFonts w:hint="eastAsia" w:ascii="仿宋" w:hAnsi="仿宋" w:eastAsia="仿宋" w:cs="仿宋"/>
          <w:b/>
          <w:bCs/>
          <w:szCs w:val="24"/>
          <w:highlight w:val="none"/>
        </w:rPr>
        <w:t>人和</w:t>
      </w:r>
      <w:r>
        <w:rPr>
          <w:rFonts w:hint="eastAsia" w:ascii="仿宋" w:hAnsi="仿宋" w:eastAsia="仿宋" w:cs="仿宋"/>
          <w:b/>
          <w:bCs/>
          <w:szCs w:val="24"/>
          <w:highlight w:val="none"/>
          <w:lang w:val="en-US" w:eastAsia="zh-CN"/>
        </w:rPr>
        <w:t>招标</w:t>
      </w:r>
      <w:r>
        <w:rPr>
          <w:rFonts w:hint="eastAsia" w:ascii="仿宋" w:hAnsi="仿宋" w:eastAsia="仿宋" w:cs="仿宋"/>
          <w:b/>
          <w:bCs/>
          <w:szCs w:val="24"/>
          <w:highlight w:val="none"/>
        </w:rPr>
        <w:t>代理机构不承担责任。</w:t>
      </w:r>
    </w:p>
    <w:p w14:paraId="77268C8D">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(2)注册审核通过后，登录系统，点击页面上方“我的工作台-寻找招标项目”进行项目查询，找到项目后点击“我要投标”，需要购标审核的项目按要求上传购标资料；</w:t>
      </w:r>
    </w:p>
    <w:p w14:paraId="7F84E818">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(3)等待项目负责人审核通过后，供应商选中需要购买的招标文件标包（我的工作台-我参与的项目）加入购物车进行标书费用支付；</w:t>
      </w:r>
    </w:p>
    <w:p w14:paraId="4AD7029B">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(4)标书款（0元）及平台服务费（700元）支付完成后，供应商可进行采购文件的下载；</w:t>
      </w:r>
    </w:p>
    <w:p w14:paraId="05AB4F95">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(5)本项目采购文件采用线上平台下载的方式领取，需支付平台交易服务费，由中招联合信息股份有限公司出具增值税电子普通发票（我的工作台-我的订单）。平台操作过程中如需帮助，可联系平台客服热线</w:t>
      </w:r>
      <w:r>
        <w:rPr>
          <w:rFonts w:hint="eastAsia" w:ascii="仿宋" w:hAnsi="仿宋" w:eastAsia="仿宋" w:cs="仿宋"/>
          <w:spacing w:val="2"/>
          <w:kern w:val="2"/>
          <w:sz w:val="24"/>
          <w:szCs w:val="24"/>
          <w:highlight w:val="none"/>
        </w:rPr>
        <w:t>4009033175</w:t>
      </w:r>
      <w:r>
        <w:rPr>
          <w:rFonts w:hint="eastAsia" w:ascii="仿宋" w:hAnsi="仿宋" w:eastAsia="仿宋" w:cs="仿宋"/>
          <w:szCs w:val="24"/>
          <w:highlight w:val="none"/>
        </w:rPr>
        <w:t>获取支持；本项目不受理现场获取采购文件，潜在供应商在标书发售截止时间前登录中招联合招标采购平台注册、购买标书，否则将无法保证获取电子版采购文件。平台交易费一经获取不予退还。</w:t>
      </w:r>
    </w:p>
    <w:p w14:paraId="0D02D3C1">
      <w:pPr>
        <w:spacing w:line="360" w:lineRule="auto"/>
        <w:jc w:val="left"/>
        <w:rPr>
          <w:rFonts w:hint="eastAsia" w:ascii="仿宋" w:hAnsi="仿宋" w:eastAsia="仿宋" w:cs="仿宋"/>
          <w:szCs w:val="24"/>
          <w:highlight w:val="none"/>
        </w:rPr>
      </w:pPr>
      <w:r>
        <w:rPr>
          <w:rFonts w:hint="eastAsia" w:ascii="仿宋" w:hAnsi="仿宋" w:eastAsia="仿宋" w:cs="仿宋"/>
          <w:szCs w:val="24"/>
          <w:highlight w:val="none"/>
        </w:rPr>
        <w:t>7. 投标文件的递交及相关事宜</w:t>
      </w:r>
    </w:p>
    <w:p w14:paraId="4AF8FD2C">
      <w:pPr>
        <w:numPr>
          <w:ilvl w:val="0"/>
          <w:numId w:val="9"/>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投标文件递交截止时间（即投标截止时间和开标时间，下同）：202</w:t>
      </w:r>
      <w:r>
        <w:rPr>
          <w:rFonts w:hint="eastAsia" w:ascii="仿宋" w:hAnsi="仿宋" w:eastAsia="仿宋" w:cs="仿宋"/>
          <w:szCs w:val="24"/>
          <w:highlight w:val="none"/>
          <w:lang w:val="en-US" w:eastAsia="zh-CN"/>
        </w:rPr>
        <w:t>6</w:t>
      </w:r>
      <w:r>
        <w:rPr>
          <w:rFonts w:hint="eastAsia" w:ascii="仿宋" w:hAnsi="仿宋" w:eastAsia="仿宋" w:cs="仿宋"/>
          <w:szCs w:val="24"/>
          <w:highlight w:val="none"/>
        </w:rPr>
        <w:t>年</w:t>
      </w:r>
      <w:r>
        <w:rPr>
          <w:rFonts w:hint="eastAsia" w:ascii="仿宋" w:hAnsi="仿宋" w:eastAsia="仿宋" w:cs="仿宋"/>
          <w:szCs w:val="24"/>
          <w:highlight w:val="none"/>
          <w:lang w:val="en-US" w:eastAsia="zh-CN"/>
        </w:rPr>
        <w:t>8</w:t>
      </w:r>
      <w:r>
        <w:rPr>
          <w:rFonts w:hint="eastAsia" w:ascii="仿宋" w:hAnsi="仿宋" w:eastAsia="仿宋" w:cs="仿宋"/>
          <w:szCs w:val="24"/>
          <w:highlight w:val="none"/>
        </w:rPr>
        <w:t>月</w:t>
      </w:r>
      <w:r>
        <w:rPr>
          <w:rFonts w:hint="eastAsia" w:ascii="仿宋" w:hAnsi="仿宋" w:eastAsia="仿宋" w:cs="仿宋"/>
          <w:szCs w:val="24"/>
          <w:highlight w:val="none"/>
          <w:lang w:val="en-US" w:eastAsia="zh-CN"/>
        </w:rPr>
        <w:t>27</w:t>
      </w:r>
      <w:r>
        <w:rPr>
          <w:rFonts w:hint="eastAsia" w:ascii="仿宋" w:hAnsi="仿宋" w:eastAsia="仿宋" w:cs="仿宋"/>
          <w:szCs w:val="24"/>
          <w:highlight w:val="none"/>
        </w:rPr>
        <w:t>日</w:t>
      </w:r>
      <w:r>
        <w:rPr>
          <w:rFonts w:hint="eastAsia" w:ascii="仿宋" w:hAnsi="仿宋" w:eastAsia="仿宋" w:cs="仿宋"/>
          <w:szCs w:val="24"/>
          <w:highlight w:val="none"/>
          <w:lang w:val="en-US" w:eastAsia="zh-CN"/>
        </w:rPr>
        <w:t>13</w:t>
      </w:r>
      <w:r>
        <w:rPr>
          <w:rFonts w:hint="eastAsia" w:ascii="仿宋" w:hAnsi="仿宋" w:eastAsia="仿宋" w:cs="仿宋"/>
          <w:szCs w:val="24"/>
          <w:highlight w:val="none"/>
        </w:rPr>
        <w:t xml:space="preserve">:30（北京时间）； </w:t>
      </w:r>
    </w:p>
    <w:p w14:paraId="78DC4FE2">
      <w:pPr>
        <w:numPr>
          <w:ilvl w:val="0"/>
          <w:numId w:val="9"/>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投标文件递交时间：202</w:t>
      </w:r>
      <w:r>
        <w:rPr>
          <w:rFonts w:hint="eastAsia" w:ascii="仿宋" w:hAnsi="仿宋" w:eastAsia="仿宋" w:cs="仿宋"/>
          <w:szCs w:val="24"/>
          <w:highlight w:val="none"/>
          <w:lang w:val="en-US" w:eastAsia="zh-CN"/>
        </w:rPr>
        <w:t>6</w:t>
      </w:r>
      <w:r>
        <w:rPr>
          <w:rFonts w:hint="eastAsia" w:ascii="仿宋" w:hAnsi="仿宋" w:eastAsia="仿宋" w:cs="仿宋"/>
          <w:szCs w:val="24"/>
          <w:highlight w:val="none"/>
        </w:rPr>
        <w:t>年</w:t>
      </w:r>
      <w:r>
        <w:rPr>
          <w:rFonts w:hint="eastAsia" w:ascii="仿宋" w:hAnsi="仿宋" w:eastAsia="仿宋" w:cs="仿宋"/>
          <w:szCs w:val="24"/>
          <w:highlight w:val="none"/>
          <w:lang w:val="en-US" w:eastAsia="zh-CN"/>
        </w:rPr>
        <w:t>8</w:t>
      </w:r>
      <w:r>
        <w:rPr>
          <w:rFonts w:hint="eastAsia" w:ascii="仿宋" w:hAnsi="仿宋" w:eastAsia="仿宋" w:cs="仿宋"/>
          <w:szCs w:val="24"/>
          <w:highlight w:val="none"/>
        </w:rPr>
        <w:t>月</w:t>
      </w:r>
      <w:r>
        <w:rPr>
          <w:rFonts w:hint="eastAsia" w:ascii="仿宋" w:hAnsi="仿宋" w:eastAsia="仿宋" w:cs="仿宋"/>
          <w:szCs w:val="24"/>
          <w:highlight w:val="none"/>
          <w:lang w:val="en-US" w:eastAsia="zh-CN"/>
        </w:rPr>
        <w:t>27</w:t>
      </w:r>
      <w:r>
        <w:rPr>
          <w:rFonts w:hint="eastAsia" w:ascii="仿宋" w:hAnsi="仿宋" w:eastAsia="仿宋" w:cs="仿宋"/>
          <w:szCs w:val="24"/>
          <w:highlight w:val="none"/>
        </w:rPr>
        <w:t>日</w:t>
      </w:r>
      <w:r>
        <w:rPr>
          <w:rFonts w:hint="eastAsia" w:ascii="仿宋" w:hAnsi="仿宋" w:eastAsia="仿宋" w:cs="仿宋"/>
          <w:szCs w:val="24"/>
          <w:highlight w:val="none"/>
          <w:lang w:val="en-US" w:eastAsia="zh-CN"/>
        </w:rPr>
        <w:t>13</w:t>
      </w:r>
      <w:r>
        <w:rPr>
          <w:rFonts w:hint="eastAsia" w:ascii="仿宋" w:hAnsi="仿宋" w:eastAsia="仿宋" w:cs="仿宋"/>
          <w:szCs w:val="24"/>
          <w:highlight w:val="none"/>
        </w:rPr>
        <w:t>:00-</w:t>
      </w:r>
      <w:r>
        <w:rPr>
          <w:rFonts w:hint="eastAsia" w:ascii="仿宋" w:hAnsi="仿宋" w:eastAsia="仿宋" w:cs="仿宋"/>
          <w:szCs w:val="24"/>
          <w:highlight w:val="none"/>
          <w:lang w:val="en-US" w:eastAsia="zh-CN"/>
        </w:rPr>
        <w:t>13</w:t>
      </w:r>
      <w:r>
        <w:rPr>
          <w:rFonts w:hint="eastAsia" w:ascii="仿宋" w:hAnsi="仿宋" w:eastAsia="仿宋" w:cs="仿宋"/>
          <w:szCs w:val="24"/>
          <w:highlight w:val="none"/>
        </w:rPr>
        <w:t>:30（北京时间）</w:t>
      </w:r>
    </w:p>
    <w:p w14:paraId="539BA099">
      <w:pPr>
        <w:numPr>
          <w:ilvl w:val="0"/>
          <w:numId w:val="9"/>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投标文件递交地点（即开标地点，下同）：北京市西城区金融大街丙17号北京银行二层集采中心会议室</w:t>
      </w:r>
      <w:r>
        <w:rPr>
          <w:rFonts w:hint="eastAsia" w:ascii="仿宋" w:hAnsi="仿宋" w:eastAsia="仿宋" w:cs="仿宋"/>
          <w:szCs w:val="24"/>
          <w:highlight w:val="none"/>
          <w:lang w:eastAsia="zh-CN"/>
        </w:rPr>
        <w:t>，</w:t>
      </w:r>
      <w:r>
        <w:rPr>
          <w:rFonts w:hint="eastAsia" w:ascii="仿宋" w:hAnsi="仿宋" w:eastAsia="仿宋" w:cs="仿宋"/>
          <w:szCs w:val="24"/>
          <w:highlight w:val="none"/>
          <w:lang w:val="en-US" w:eastAsia="zh-CN"/>
        </w:rPr>
        <w:t>本项目不接受邮寄递交；</w:t>
      </w:r>
    </w:p>
    <w:p w14:paraId="3EC159AD">
      <w:pPr>
        <w:numPr>
          <w:ilvl w:val="0"/>
          <w:numId w:val="9"/>
        </w:numPr>
        <w:spacing w:line="360" w:lineRule="auto"/>
        <w:rPr>
          <w:rFonts w:hint="eastAsia" w:ascii="仿宋" w:hAnsi="仿宋" w:eastAsia="仿宋" w:cs="仿宋"/>
          <w:szCs w:val="24"/>
          <w:highlight w:val="none"/>
        </w:rPr>
      </w:pPr>
      <w:r>
        <w:rPr>
          <w:rFonts w:hint="eastAsia" w:ascii="仿宋" w:hAnsi="仿宋" w:eastAsia="仿宋" w:cs="仿宋"/>
          <w:szCs w:val="24"/>
          <w:highlight w:val="none"/>
        </w:rPr>
        <w:t>逾期送达的或未送达至指定地点的或密封不符合要求的投标文件，不予受理。</w:t>
      </w:r>
    </w:p>
    <w:p w14:paraId="62C4E88D">
      <w:pPr>
        <w:numPr>
          <w:ilvl w:val="0"/>
          <w:numId w:val="10"/>
        </w:numPr>
        <w:spacing w:line="360" w:lineRule="auto"/>
        <w:jc w:val="left"/>
        <w:rPr>
          <w:rFonts w:hint="eastAsia" w:ascii="仿宋" w:hAnsi="仿宋" w:eastAsia="仿宋" w:cs="仿宋"/>
          <w:szCs w:val="24"/>
          <w:highlight w:val="none"/>
        </w:rPr>
      </w:pPr>
      <w:r>
        <w:rPr>
          <w:rFonts w:hint="eastAsia" w:ascii="仿宋" w:hAnsi="仿宋" w:eastAsia="仿宋" w:cs="仿宋"/>
          <w:szCs w:val="24"/>
          <w:highlight w:val="none"/>
        </w:rPr>
        <w:t>公告发布媒介</w:t>
      </w:r>
    </w:p>
    <w:p w14:paraId="421ABB8B">
      <w:pPr>
        <w:spacing w:line="360" w:lineRule="auto"/>
        <w:ind w:firstLine="480" w:firstLineChars="200"/>
        <w:rPr>
          <w:rFonts w:hint="eastAsia" w:ascii="仿宋" w:hAnsi="仿宋" w:eastAsia="仿宋" w:cs="仿宋"/>
          <w:szCs w:val="24"/>
          <w:highlight w:val="none"/>
        </w:rPr>
      </w:pPr>
      <w:r>
        <w:rPr>
          <w:rFonts w:hint="eastAsia" w:ascii="仿宋" w:hAnsi="仿宋" w:eastAsia="仿宋" w:cs="仿宋"/>
          <w:szCs w:val="24"/>
          <w:highlight w:val="none"/>
        </w:rPr>
        <w:t>本项目</w:t>
      </w:r>
      <w:r>
        <w:rPr>
          <w:rFonts w:hint="eastAsia" w:ascii="仿宋" w:hAnsi="仿宋" w:eastAsia="仿宋" w:cs="仿宋"/>
          <w:szCs w:val="24"/>
          <w:highlight w:val="none"/>
          <w:lang w:val="en-US" w:eastAsia="zh-CN"/>
        </w:rPr>
        <w:t>招标</w:t>
      </w:r>
      <w:r>
        <w:rPr>
          <w:rFonts w:hint="eastAsia" w:ascii="仿宋" w:hAnsi="仿宋" w:eastAsia="仿宋" w:cs="仿宋"/>
          <w:szCs w:val="24"/>
          <w:highlight w:val="none"/>
        </w:rPr>
        <w:t>公告信息在中国招标投标公共服务平台（http://www.cebpubservice.com/）、北京银行官网（https://www.bankofbeijing.com.cn/）上发布，对在其他网站发布的与本项目相关的公告信息，招标人不予负责</w:t>
      </w:r>
      <w:r>
        <w:rPr>
          <w:rFonts w:hint="eastAsia" w:ascii="仿宋" w:hAnsi="仿宋" w:eastAsia="仿宋" w:cs="仿宋"/>
          <w:bCs/>
          <w:szCs w:val="24"/>
          <w:highlight w:val="none"/>
        </w:rPr>
        <w:t>。</w:t>
      </w:r>
    </w:p>
    <w:p w14:paraId="73DC63E5">
      <w:pPr>
        <w:numPr>
          <w:ilvl w:val="0"/>
          <w:numId w:val="10"/>
        </w:numPr>
        <w:spacing w:line="360" w:lineRule="auto"/>
        <w:jc w:val="left"/>
        <w:rPr>
          <w:rFonts w:hint="eastAsia" w:ascii="仿宋" w:hAnsi="仿宋" w:eastAsia="仿宋" w:cs="仿宋"/>
          <w:szCs w:val="24"/>
          <w:highlight w:val="none"/>
        </w:rPr>
      </w:pPr>
      <w:r>
        <w:rPr>
          <w:rFonts w:hint="eastAsia" w:ascii="仿宋" w:hAnsi="仿宋" w:eastAsia="仿宋" w:cs="仿宋"/>
          <w:szCs w:val="24"/>
          <w:highlight w:val="none"/>
        </w:rPr>
        <w:t>联系方式</w:t>
      </w:r>
    </w:p>
    <w:p w14:paraId="14881151">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招标人名称：</w:t>
      </w:r>
      <w:r>
        <w:rPr>
          <w:rFonts w:hint="eastAsia" w:ascii="仿宋" w:hAnsi="仿宋" w:eastAsia="仿宋" w:cs="仿宋"/>
          <w:szCs w:val="24"/>
          <w:highlight w:val="none"/>
        </w:rPr>
        <w:t>北京银行股份有限公司</w:t>
      </w:r>
    </w:p>
    <w:p w14:paraId="095459BE">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招标人地址：</w:t>
      </w:r>
      <w:r>
        <w:rPr>
          <w:rFonts w:hint="eastAsia" w:ascii="仿宋" w:hAnsi="仿宋" w:eastAsia="仿宋" w:cs="仿宋"/>
          <w:szCs w:val="24"/>
          <w:highlight w:val="none"/>
        </w:rPr>
        <w:t>北京市西城区金融大街丙17号</w:t>
      </w:r>
    </w:p>
    <w:p w14:paraId="6886193D">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招标代理机构名称：中金招标有限责任公司</w:t>
      </w:r>
    </w:p>
    <w:p w14:paraId="2279FCEF">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招标代理机构地址：北京市海淀区西直门外大街168号腾达大厦29层 2910 房间</w:t>
      </w:r>
    </w:p>
    <w:p w14:paraId="2B2EAA29">
      <w:pPr>
        <w:spacing w:line="360" w:lineRule="auto"/>
        <w:ind w:firstLine="480" w:firstLineChars="200"/>
        <w:rPr>
          <w:rFonts w:hint="eastAsia" w:ascii="仿宋" w:hAnsi="仿宋" w:eastAsia="仿宋" w:cs="仿宋"/>
          <w:bCs/>
          <w:szCs w:val="24"/>
          <w:highlight w:val="none"/>
          <w:lang w:eastAsia="zh-CN"/>
        </w:rPr>
      </w:pPr>
      <w:r>
        <w:rPr>
          <w:rFonts w:hint="eastAsia" w:ascii="仿宋" w:hAnsi="仿宋" w:eastAsia="仿宋" w:cs="仿宋"/>
          <w:bCs/>
          <w:szCs w:val="24"/>
          <w:highlight w:val="none"/>
        </w:rPr>
        <w:t>邮政编码：10008</w:t>
      </w:r>
      <w:r>
        <w:rPr>
          <w:rFonts w:hint="eastAsia" w:ascii="仿宋" w:hAnsi="仿宋" w:eastAsia="仿宋" w:cs="仿宋"/>
          <w:bCs/>
          <w:szCs w:val="24"/>
          <w:highlight w:val="none"/>
          <w:lang w:val="en-US" w:eastAsia="zh-CN"/>
        </w:rPr>
        <w:t>1</w:t>
      </w:r>
    </w:p>
    <w:p w14:paraId="1ADD3722">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联系人：高金婵、柳建林</w:t>
      </w:r>
    </w:p>
    <w:p w14:paraId="43DC07AB">
      <w:pPr>
        <w:spacing w:line="360" w:lineRule="auto"/>
        <w:ind w:firstLine="480" w:firstLineChars="200"/>
        <w:rPr>
          <w:rFonts w:hint="eastAsia" w:ascii="仿宋" w:hAnsi="仿宋" w:eastAsia="仿宋" w:cs="仿宋"/>
          <w:bCs/>
          <w:szCs w:val="24"/>
          <w:highlight w:val="none"/>
        </w:rPr>
      </w:pPr>
      <w:r>
        <w:rPr>
          <w:rFonts w:hint="eastAsia" w:ascii="仿宋" w:hAnsi="仿宋" w:eastAsia="仿宋" w:cs="仿宋"/>
          <w:bCs/>
          <w:szCs w:val="24"/>
          <w:highlight w:val="none"/>
        </w:rPr>
        <w:t>联系电话：18701390392</w:t>
      </w:r>
    </w:p>
    <w:p w14:paraId="520562B0">
      <w:pPr>
        <w:pStyle w:val="57"/>
        <w:spacing w:line="360" w:lineRule="auto"/>
        <w:ind w:firstLine="480"/>
        <w:rPr>
          <w:rFonts w:hint="eastAsia" w:ascii="仿宋" w:hAnsi="仿宋" w:eastAsia="仿宋" w:cs="仿宋"/>
          <w:highlight w:val="none"/>
        </w:rPr>
      </w:pPr>
      <w:r>
        <w:rPr>
          <w:rFonts w:hint="eastAsia" w:ascii="仿宋" w:hAnsi="仿宋" w:eastAsia="仿宋" w:cs="仿宋"/>
          <w:bCs/>
          <w:szCs w:val="24"/>
          <w:highlight w:val="none"/>
        </w:rPr>
        <w:t>邮箱：</w:t>
      </w:r>
      <w:r>
        <w:rPr>
          <w:rFonts w:hint="eastAsia" w:ascii="仿宋" w:hAnsi="仿宋" w:eastAsia="仿宋" w:cs="仿宋"/>
          <w:highlight w:val="none"/>
        </w:rPr>
        <w:t>cctcof@chinatendering.com.cn（电话无法接通时请发邮件）</w:t>
      </w:r>
    </w:p>
    <w:p w14:paraId="4B8FE1E2">
      <w:pPr>
        <w:pStyle w:val="57"/>
        <w:spacing w:line="360" w:lineRule="auto"/>
        <w:ind w:firstLine="480"/>
        <w:rPr>
          <w:rFonts w:hint="eastAsia" w:ascii="仿宋" w:hAnsi="仿宋" w:eastAsia="仿宋" w:cs="仿宋"/>
          <w:highlight w:val="none"/>
        </w:rPr>
      </w:pPr>
    </w:p>
    <w:p w14:paraId="44338612">
      <w:pPr>
        <w:pStyle w:val="57"/>
        <w:spacing w:line="360" w:lineRule="auto"/>
        <w:ind w:firstLine="480"/>
        <w:rPr>
          <w:rFonts w:hint="eastAsia" w:ascii="仿宋" w:hAnsi="仿宋" w:eastAsia="仿宋" w:cs="仿宋"/>
          <w:highlight w:val="none"/>
        </w:rPr>
      </w:pPr>
    </w:p>
    <w:p w14:paraId="40388D88">
      <w:pPr>
        <w:pStyle w:val="57"/>
        <w:spacing w:line="360" w:lineRule="auto"/>
        <w:ind w:firstLine="480"/>
        <w:rPr>
          <w:rFonts w:hint="eastAsia" w:ascii="仿宋" w:hAnsi="仿宋" w:eastAsia="仿宋" w:cs="仿宋"/>
          <w:highlight w:val="none"/>
        </w:rPr>
      </w:pPr>
    </w:p>
    <w:p w14:paraId="12E9DAB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br w:type="page"/>
      </w:r>
    </w:p>
    <w:p w14:paraId="3ECD8B99">
      <w:pPr>
        <w:pStyle w:val="3"/>
        <w:spacing w:line="360" w:lineRule="auto"/>
        <w:rPr>
          <w:rFonts w:hint="eastAsia" w:ascii="仿宋" w:hAnsi="仿宋" w:eastAsia="仿宋" w:cs="仿宋"/>
          <w:highlight w:val="none"/>
        </w:rPr>
      </w:pPr>
      <w:bookmarkStart w:id="12" w:name="_Toc469326247"/>
      <w:bookmarkStart w:id="13" w:name="_Toc10306"/>
      <w:r>
        <w:rPr>
          <w:rFonts w:hint="eastAsia" w:ascii="仿宋" w:hAnsi="仿宋" w:eastAsia="仿宋" w:cs="仿宋"/>
          <w:highlight w:val="none"/>
        </w:rPr>
        <w:t>第二章  投标人须知</w:t>
      </w:r>
      <w:bookmarkEnd w:id="12"/>
      <w:bookmarkEnd w:id="13"/>
    </w:p>
    <w:p w14:paraId="4F696CBB">
      <w:pPr>
        <w:pStyle w:val="4"/>
        <w:spacing w:line="360" w:lineRule="auto"/>
        <w:rPr>
          <w:rFonts w:hint="eastAsia" w:ascii="仿宋" w:hAnsi="仿宋" w:eastAsia="仿宋" w:cs="仿宋"/>
          <w:highlight w:val="none"/>
        </w:rPr>
      </w:pPr>
      <w:bookmarkStart w:id="14" w:name="_投标人须知前附表"/>
      <w:bookmarkEnd w:id="14"/>
      <w:bookmarkStart w:id="15" w:name="_Ref469987582"/>
      <w:bookmarkStart w:id="16" w:name="_Ref469987772"/>
      <w:bookmarkStart w:id="17" w:name="_Ref469990374"/>
      <w:bookmarkStart w:id="18" w:name="_Ref469991153"/>
      <w:bookmarkStart w:id="19" w:name="_Toc469326248"/>
      <w:bookmarkStart w:id="20" w:name="_Ref469988566"/>
      <w:bookmarkStart w:id="21" w:name="_Ref469992549"/>
      <w:bookmarkStart w:id="22" w:name="_Ref469990580"/>
      <w:bookmarkStart w:id="23" w:name="_Ref469987753"/>
      <w:bookmarkStart w:id="24" w:name="_Ref469987823"/>
      <w:bookmarkStart w:id="25" w:name="_Ref469990366"/>
      <w:bookmarkStart w:id="26" w:name="_Ref469990765"/>
      <w:bookmarkStart w:id="27" w:name="_Ref469989811"/>
      <w:bookmarkStart w:id="28" w:name="_Toc27092"/>
      <w:bookmarkStart w:id="29" w:name="_Ref469990905"/>
      <w:bookmarkStart w:id="30" w:name="_Ref469987757"/>
      <w:bookmarkStart w:id="31" w:name="_Ref469988920"/>
      <w:bookmarkStart w:id="32" w:name="_Ref469991300"/>
      <w:bookmarkStart w:id="33" w:name="_Ref469991531"/>
      <w:bookmarkStart w:id="34" w:name="_Ref469988554"/>
      <w:r>
        <w:rPr>
          <w:rFonts w:hint="eastAsia" w:ascii="仿宋" w:hAnsi="仿宋" w:eastAsia="仿宋" w:cs="仿宋"/>
          <w:highlight w:val="none"/>
        </w:rPr>
        <w:t>投标人须知前附表</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0030D7B6">
      <w:pPr>
        <w:spacing w:line="360" w:lineRule="auto"/>
        <w:ind w:firstLine="480"/>
        <w:rPr>
          <w:rFonts w:hint="eastAsia" w:ascii="仿宋" w:hAnsi="仿宋" w:eastAsia="仿宋" w:cs="仿宋"/>
          <w:highlight w:val="none"/>
          <w:lang w:val="en-US" w:eastAsia="zh-CN"/>
        </w:rPr>
      </w:pPr>
      <w:r>
        <w:rPr>
          <w:rFonts w:hint="eastAsia" w:ascii="仿宋" w:hAnsi="仿宋" w:eastAsia="仿宋" w:cs="仿宋"/>
          <w:highlight w:val="none"/>
        </w:rPr>
        <w:t>投标人须知前附表是对投标人须知的具体说明、补充和修改，表格中的“条款号”是对应投标人须知中的条款编号，如与投标人须知有矛盾，应以本表为准。</w:t>
      </w:r>
      <w:r>
        <w:rPr>
          <w:rFonts w:hint="eastAsia" w:ascii="仿宋" w:hAnsi="仿宋" w:eastAsia="仿宋" w:cs="仿宋"/>
          <w:highlight w:val="none"/>
          <w:lang w:val="en-US" w:eastAsia="zh-CN"/>
        </w:rPr>
        <w:t>本招标文件适用于北京银行货物服务类采购项目。</w:t>
      </w:r>
    </w:p>
    <w:tbl>
      <w:tblPr>
        <w:tblStyle w:val="30"/>
        <w:tblW w:w="978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50"/>
        <w:gridCol w:w="1701"/>
        <w:gridCol w:w="7230"/>
      </w:tblGrid>
      <w:tr w14:paraId="3DFA6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19" w:hRule="atLeast"/>
        </w:trPr>
        <w:tc>
          <w:tcPr>
            <w:tcW w:w="850" w:type="dxa"/>
            <w:tcBorders>
              <w:right w:val="single" w:color="auto" w:sz="4" w:space="0"/>
            </w:tcBorders>
            <w:vAlign w:val="center"/>
          </w:tcPr>
          <w:p w14:paraId="6CB8E960">
            <w:pPr>
              <w:spacing w:line="360" w:lineRule="auto"/>
              <w:jc w:val="center"/>
              <w:rPr>
                <w:rFonts w:hint="eastAsia" w:ascii="仿宋" w:hAnsi="仿宋" w:eastAsia="仿宋" w:cs="仿宋"/>
                <w:b/>
                <w:highlight w:val="none"/>
              </w:rPr>
            </w:pPr>
            <w:r>
              <w:rPr>
                <w:rFonts w:hint="eastAsia" w:ascii="仿宋" w:hAnsi="仿宋" w:eastAsia="仿宋" w:cs="仿宋"/>
                <w:b/>
                <w:highlight w:val="none"/>
              </w:rPr>
              <w:t>条款号</w:t>
            </w:r>
          </w:p>
        </w:tc>
        <w:tc>
          <w:tcPr>
            <w:tcW w:w="1701" w:type="dxa"/>
            <w:tcBorders>
              <w:right w:val="single" w:color="auto" w:sz="4" w:space="0"/>
            </w:tcBorders>
          </w:tcPr>
          <w:p w14:paraId="2F903A15">
            <w:pPr>
              <w:spacing w:line="360" w:lineRule="auto"/>
              <w:jc w:val="center"/>
              <w:rPr>
                <w:rFonts w:hint="eastAsia" w:ascii="仿宋" w:hAnsi="仿宋" w:eastAsia="仿宋" w:cs="仿宋"/>
                <w:b/>
                <w:highlight w:val="none"/>
              </w:rPr>
            </w:pPr>
            <w:r>
              <w:rPr>
                <w:rFonts w:hint="eastAsia" w:ascii="仿宋" w:hAnsi="仿宋" w:eastAsia="仿宋" w:cs="仿宋"/>
                <w:b/>
                <w:highlight w:val="none"/>
              </w:rPr>
              <w:t>条款名称</w:t>
            </w:r>
          </w:p>
        </w:tc>
        <w:tc>
          <w:tcPr>
            <w:tcW w:w="7230" w:type="dxa"/>
            <w:tcBorders>
              <w:left w:val="single" w:color="auto" w:sz="4" w:space="0"/>
            </w:tcBorders>
            <w:vAlign w:val="center"/>
          </w:tcPr>
          <w:p w14:paraId="5A4B1EDA">
            <w:pPr>
              <w:spacing w:line="360" w:lineRule="auto"/>
              <w:jc w:val="center"/>
              <w:rPr>
                <w:rFonts w:hint="eastAsia" w:ascii="仿宋" w:hAnsi="仿宋" w:eastAsia="仿宋" w:cs="仿宋"/>
                <w:b/>
                <w:highlight w:val="none"/>
              </w:rPr>
            </w:pPr>
            <w:r>
              <w:rPr>
                <w:rFonts w:hint="eastAsia" w:ascii="仿宋" w:hAnsi="仿宋" w:eastAsia="仿宋" w:cs="仿宋"/>
                <w:b/>
                <w:highlight w:val="none"/>
              </w:rPr>
              <w:t>编列内容</w:t>
            </w:r>
          </w:p>
        </w:tc>
      </w:tr>
      <w:tr w14:paraId="1A440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Align w:val="center"/>
          </w:tcPr>
          <w:p w14:paraId="5916EBD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1.1.2</w:t>
            </w:r>
          </w:p>
        </w:tc>
        <w:tc>
          <w:tcPr>
            <w:tcW w:w="1701" w:type="dxa"/>
            <w:vAlign w:val="center"/>
          </w:tcPr>
          <w:p w14:paraId="631D7B02">
            <w:pPr>
              <w:pStyle w:val="60"/>
              <w:spacing w:line="360" w:lineRule="auto"/>
              <w:ind w:left="0" w:firstLine="0"/>
              <w:rPr>
                <w:rFonts w:hint="eastAsia" w:ascii="仿宋" w:hAnsi="仿宋" w:eastAsia="仿宋" w:cs="仿宋"/>
                <w:color w:val="auto"/>
                <w:highlight w:val="none"/>
              </w:rPr>
            </w:pPr>
            <w:bookmarkStart w:id="35" w:name="_Ref51083479"/>
            <w:r>
              <w:rPr>
                <w:rFonts w:hint="eastAsia" w:ascii="仿宋" w:hAnsi="仿宋" w:eastAsia="仿宋" w:cs="仿宋"/>
                <w:color w:val="auto"/>
                <w:highlight w:val="none"/>
              </w:rPr>
              <w:t>对联合体投标的具体要求</w:t>
            </w:r>
            <w:bookmarkEnd w:id="35"/>
          </w:p>
        </w:tc>
        <w:tc>
          <w:tcPr>
            <w:tcW w:w="7230" w:type="dxa"/>
            <w:vAlign w:val="center"/>
          </w:tcPr>
          <w:p w14:paraId="176D8731">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lang w:eastAsia="zh-CN"/>
              </w:rPr>
              <w:t>☑</w:t>
            </w:r>
            <w:r>
              <w:rPr>
                <w:rFonts w:hint="eastAsia" w:ascii="仿宋" w:hAnsi="仿宋" w:eastAsia="仿宋" w:cs="仿宋"/>
                <w:color w:val="auto"/>
                <w:highlight w:val="none"/>
              </w:rPr>
              <w:t>本项目不接受联合体投标</w:t>
            </w:r>
          </w:p>
          <w:p w14:paraId="415410B6">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□本项目接受联合体投标，对联合体投标的具体要求如下</w:t>
            </w:r>
          </w:p>
          <w:p w14:paraId="698A3F83">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（1）</w:t>
            </w:r>
            <w:r>
              <w:rPr>
                <w:rFonts w:hint="eastAsia" w:ascii="仿宋" w:hAnsi="仿宋" w:eastAsia="仿宋" w:cs="仿宋"/>
                <w:color w:val="auto"/>
                <w:highlight w:val="none"/>
              </w:rPr>
              <w:tab/>
            </w:r>
            <w:r>
              <w:rPr>
                <w:rFonts w:hint="eastAsia" w:ascii="仿宋" w:hAnsi="仿宋" w:eastAsia="仿宋" w:cs="仿宋"/>
                <w:color w:val="auto"/>
                <w:highlight w:val="none"/>
              </w:rPr>
              <w:t>以联合体形式参加投标的，联合体各成员均应当符合第一章</w:t>
            </w:r>
            <w:r>
              <w:rPr>
                <w:rFonts w:hint="eastAsia" w:ascii="仿宋" w:hAnsi="仿宋" w:eastAsia="仿宋" w:cs="仿宋"/>
                <w:color w:val="auto"/>
                <w:highlight w:val="none"/>
                <w:lang w:eastAsia="zh-CN"/>
              </w:rPr>
              <w:t>招标公告</w:t>
            </w:r>
            <w:r>
              <w:rPr>
                <w:rFonts w:hint="eastAsia" w:ascii="仿宋" w:hAnsi="仿宋" w:eastAsia="仿宋" w:cs="仿宋"/>
                <w:color w:val="auto"/>
                <w:highlight w:val="none"/>
              </w:rPr>
              <w:t>投标人资格要求的</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t>规定的条件。</w:t>
            </w:r>
          </w:p>
          <w:p w14:paraId="13DB7FB5">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（2）</w:t>
            </w:r>
            <w:r>
              <w:rPr>
                <w:rFonts w:hint="eastAsia" w:ascii="仿宋" w:hAnsi="仿宋" w:eastAsia="仿宋" w:cs="仿宋"/>
                <w:color w:val="auto"/>
                <w:highlight w:val="none"/>
              </w:rPr>
              <w:tab/>
            </w:r>
            <w:r>
              <w:rPr>
                <w:rFonts w:hint="eastAsia" w:ascii="仿宋" w:hAnsi="仿宋" w:eastAsia="仿宋" w:cs="仿宋"/>
                <w:color w:val="auto"/>
                <w:highlight w:val="none"/>
              </w:rPr>
              <w:t>针对第一章</w:t>
            </w:r>
            <w:r>
              <w:rPr>
                <w:rFonts w:hint="eastAsia" w:ascii="仿宋" w:hAnsi="仿宋" w:eastAsia="仿宋" w:cs="仿宋"/>
                <w:color w:val="auto"/>
                <w:highlight w:val="none"/>
                <w:lang w:eastAsia="zh-CN"/>
              </w:rPr>
              <w:t>招标公告</w:t>
            </w:r>
            <w:r>
              <w:rPr>
                <w:rFonts w:hint="eastAsia" w:ascii="仿宋" w:hAnsi="仿宋" w:eastAsia="仿宋" w:cs="仿宋"/>
                <w:color w:val="auto"/>
                <w:highlight w:val="none"/>
              </w:rPr>
              <w:t>投标人资格要求的</w:t>
            </w:r>
            <w:r>
              <w:rPr>
                <w:rFonts w:hint="eastAsia" w:ascii="仿宋" w:hAnsi="仿宋" w:eastAsia="仿宋" w:cs="仿宋"/>
                <w:color w:val="auto"/>
                <w:highlight w:val="none"/>
                <w:lang w:val="en-US" w:eastAsia="zh-CN"/>
              </w:rPr>
              <w:t xml:space="preserve"> </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t>规定的条件，联合体各成员中至少应当有一名成员符合，但由同一专业的单位组成的联合体，按照资质等级较低的单位确定资质等级</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不同专业由不同成员分别承担的，按照各自的专业资质确定联合体的资质</w:t>
            </w:r>
            <w:r>
              <w:rPr>
                <w:rFonts w:hint="eastAsia" w:ascii="仿宋" w:hAnsi="仿宋" w:eastAsia="仿宋" w:cs="仿宋"/>
                <w:color w:val="auto"/>
                <w:highlight w:val="none"/>
              </w:rPr>
              <w:t>等级。</w:t>
            </w:r>
          </w:p>
          <w:p w14:paraId="7584CA92">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（3）</w:t>
            </w:r>
            <w:r>
              <w:rPr>
                <w:rFonts w:hint="eastAsia" w:ascii="仿宋" w:hAnsi="仿宋" w:eastAsia="仿宋" w:cs="仿宋"/>
                <w:color w:val="auto"/>
                <w:highlight w:val="none"/>
              </w:rPr>
              <w:tab/>
            </w:r>
            <w:r>
              <w:rPr>
                <w:rFonts w:hint="eastAsia" w:ascii="仿宋" w:hAnsi="仿宋" w:eastAsia="仿宋" w:cs="仿宋"/>
                <w:color w:val="auto"/>
                <w:highlight w:val="none"/>
              </w:rPr>
              <w:t>联合体各成员应按招标文件提供的格式签订联合体协议书，明确联合体牵头人和各成员权利义务，并承诺就中标项目向招标人承担连带责任，并将联合体协议书作为投标文件的一部分提交招标代理机构。以联合体形式投标的，联合体各成员不得再以自己名义单独或参加其他联合体在本招标项目的同一标段中投标，否则各相关投标均无效。</w:t>
            </w:r>
          </w:p>
          <w:p w14:paraId="32E0640E">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（4）</w:t>
            </w:r>
            <w:r>
              <w:rPr>
                <w:rFonts w:hint="eastAsia" w:ascii="仿宋" w:hAnsi="仿宋" w:eastAsia="仿宋" w:cs="仿宋"/>
                <w:color w:val="auto"/>
                <w:highlight w:val="none"/>
              </w:rPr>
              <w:tab/>
            </w:r>
            <w:r>
              <w:rPr>
                <w:rFonts w:hint="eastAsia" w:ascii="仿宋" w:hAnsi="仿宋" w:eastAsia="仿宋" w:cs="仿宋"/>
                <w:color w:val="auto"/>
                <w:highlight w:val="none"/>
              </w:rPr>
              <w:t>以联合体形式参加投标的，必须在联合体协议书中明确一名成员为牵头人。</w:t>
            </w:r>
          </w:p>
          <w:p w14:paraId="215D12C6">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（5）</w:t>
            </w:r>
            <w:r>
              <w:rPr>
                <w:rFonts w:hint="eastAsia" w:ascii="仿宋" w:hAnsi="仿宋" w:eastAsia="仿宋" w:cs="仿宋"/>
                <w:color w:val="auto"/>
                <w:highlight w:val="none"/>
              </w:rPr>
              <w:tab/>
            </w:r>
            <w:r>
              <w:rPr>
                <w:rFonts w:hint="eastAsia" w:ascii="仿宋" w:hAnsi="仿宋" w:eastAsia="仿宋" w:cs="仿宋"/>
                <w:color w:val="auto"/>
                <w:highlight w:val="none"/>
              </w:rPr>
              <w:t>联合体投标时未提供联合体协议书，或联合体不符合上述（1）至（4）项要求的，其投标将被否决。</w:t>
            </w:r>
          </w:p>
          <w:p w14:paraId="2F29A774">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（6）</w:t>
            </w:r>
            <w:r>
              <w:rPr>
                <w:rFonts w:hint="eastAsia" w:ascii="仿宋" w:hAnsi="仿宋" w:eastAsia="仿宋" w:cs="仿宋"/>
                <w:color w:val="auto"/>
                <w:highlight w:val="none"/>
              </w:rPr>
              <w:tab/>
            </w:r>
            <w:r>
              <w:rPr>
                <w:rFonts w:hint="eastAsia" w:ascii="仿宋" w:hAnsi="仿宋" w:eastAsia="仿宋" w:cs="仿宋"/>
                <w:color w:val="auto"/>
                <w:highlight w:val="none"/>
              </w:rPr>
              <w:t>无论联合体的投标保证金由哪个成员提交，对联合体各成员均具有约束力。</w:t>
            </w:r>
          </w:p>
          <w:p w14:paraId="4605CB90">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（7）</w:t>
            </w:r>
            <w:r>
              <w:rPr>
                <w:rFonts w:hint="eastAsia" w:ascii="仿宋" w:hAnsi="仿宋" w:eastAsia="仿宋" w:cs="仿宋"/>
                <w:color w:val="auto"/>
                <w:highlight w:val="none"/>
              </w:rPr>
              <w:tab/>
            </w:r>
            <w:r>
              <w:rPr>
                <w:rFonts w:hint="eastAsia" w:ascii="仿宋" w:hAnsi="仿宋" w:eastAsia="仿宋" w:cs="仿宋"/>
                <w:color w:val="auto"/>
                <w:highlight w:val="none"/>
              </w:rPr>
              <w:t>评分标准中联合体各成员</w:t>
            </w:r>
            <w:r>
              <w:rPr>
                <w:rFonts w:hint="eastAsia" w:ascii="仿宋" w:hAnsi="仿宋" w:eastAsia="仿宋" w:cs="仿宋"/>
                <w:color w:val="auto"/>
                <w:highlight w:val="none"/>
                <w:lang w:val="en-US" w:eastAsia="zh-CN"/>
              </w:rPr>
              <w:t>的业绩认定规则：</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t>。</w:t>
            </w:r>
          </w:p>
          <w:p w14:paraId="564C8642">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（8）</w:t>
            </w:r>
            <w:r>
              <w:rPr>
                <w:rFonts w:hint="eastAsia" w:ascii="仿宋" w:hAnsi="仿宋" w:eastAsia="仿宋" w:cs="仿宋"/>
                <w:color w:val="auto"/>
                <w:highlight w:val="none"/>
              </w:rPr>
              <w:tab/>
            </w:r>
            <w:r>
              <w:rPr>
                <w:rFonts w:hint="eastAsia" w:ascii="仿宋" w:hAnsi="仿宋" w:eastAsia="仿宋" w:cs="仿宋"/>
                <w:color w:val="auto"/>
                <w:highlight w:val="none"/>
              </w:rPr>
              <w:t>除投标人须知中明确要求联合体相应成员提供的材料或内容外，其他投标文件组成内容和材料</w:t>
            </w:r>
            <w:r>
              <w:rPr>
                <w:rFonts w:hint="eastAsia" w:ascii="仿宋" w:hAnsi="仿宋" w:eastAsia="仿宋" w:cs="仿宋"/>
                <w:b/>
                <w:bCs/>
                <w:color w:val="auto"/>
                <w:highlight w:val="none"/>
              </w:rPr>
              <w:t>均仅由牵头人提供或出具</w:t>
            </w:r>
            <w:r>
              <w:rPr>
                <w:rFonts w:hint="eastAsia" w:ascii="仿宋" w:hAnsi="仿宋" w:eastAsia="仿宋" w:cs="仿宋"/>
                <w:color w:val="auto"/>
                <w:highlight w:val="none"/>
              </w:rPr>
              <w:t>即符合要求。</w:t>
            </w:r>
          </w:p>
          <w:p w14:paraId="1C88A6FF">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（9）</w:t>
            </w:r>
            <w:r>
              <w:rPr>
                <w:rFonts w:hint="eastAsia" w:ascii="仿宋" w:hAnsi="仿宋" w:eastAsia="仿宋" w:cs="仿宋"/>
                <w:color w:val="auto"/>
                <w:highlight w:val="none"/>
              </w:rPr>
              <w:tab/>
            </w:r>
            <w:r>
              <w:rPr>
                <w:rFonts w:hint="eastAsia" w:ascii="仿宋" w:hAnsi="仿宋" w:eastAsia="仿宋" w:cs="仿宋"/>
                <w:color w:val="auto"/>
                <w:highlight w:val="none"/>
              </w:rPr>
              <w:t>招标文件中其他对投标人的要求均适用于联合体中的成员。</w:t>
            </w:r>
          </w:p>
          <w:p w14:paraId="21A1D3A3">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（10）</w:t>
            </w:r>
            <w:r>
              <w:rPr>
                <w:rFonts w:hint="eastAsia" w:ascii="仿宋" w:hAnsi="仿宋" w:eastAsia="仿宋" w:cs="仿宋"/>
                <w:color w:val="auto"/>
                <w:highlight w:val="none"/>
              </w:rPr>
              <w:tab/>
            </w:r>
            <w:r>
              <w:rPr>
                <w:rFonts w:hint="eastAsia" w:ascii="仿宋" w:hAnsi="仿宋" w:eastAsia="仿宋" w:cs="仿宋"/>
                <w:color w:val="auto"/>
                <w:highlight w:val="none"/>
              </w:rPr>
              <w:t>联合体各成员应当共同与招标人签订采购合同，就采购合同约定的事项对招标人承担连带责任。</w:t>
            </w:r>
          </w:p>
        </w:tc>
      </w:tr>
      <w:tr w14:paraId="0011B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Align w:val="center"/>
          </w:tcPr>
          <w:p w14:paraId="517E10E2">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1.6.1</w:t>
            </w:r>
          </w:p>
        </w:tc>
        <w:tc>
          <w:tcPr>
            <w:tcW w:w="1701" w:type="dxa"/>
            <w:vAlign w:val="center"/>
          </w:tcPr>
          <w:p w14:paraId="09D2130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踏勘现场</w:t>
            </w:r>
          </w:p>
        </w:tc>
        <w:tc>
          <w:tcPr>
            <w:tcW w:w="7230" w:type="dxa"/>
            <w:vAlign w:val="center"/>
          </w:tcPr>
          <w:p w14:paraId="337FFA2B">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rPr>
              <w:t>不组织</w:t>
            </w:r>
          </w:p>
          <w:p w14:paraId="059EACE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□组织，踏勘时间：</w:t>
            </w:r>
          </w:p>
          <w:p w14:paraId="7FEFA86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踏勘地点：</w:t>
            </w:r>
          </w:p>
          <w:p w14:paraId="4D6C9CA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联系人：</w:t>
            </w:r>
          </w:p>
        </w:tc>
      </w:tr>
      <w:tr w14:paraId="52F39A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Align w:val="center"/>
          </w:tcPr>
          <w:p w14:paraId="1D99D79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1.7.1</w:t>
            </w:r>
          </w:p>
        </w:tc>
        <w:tc>
          <w:tcPr>
            <w:tcW w:w="1701" w:type="dxa"/>
            <w:vAlign w:val="center"/>
          </w:tcPr>
          <w:p w14:paraId="22403DD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投标预备会</w:t>
            </w:r>
          </w:p>
        </w:tc>
        <w:tc>
          <w:tcPr>
            <w:tcW w:w="7230" w:type="dxa"/>
            <w:vAlign w:val="center"/>
          </w:tcPr>
          <w:p w14:paraId="0CF0736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rPr>
              <w:t>不召开</w:t>
            </w:r>
          </w:p>
          <w:p w14:paraId="33D2744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□召开，会议时间：</w:t>
            </w:r>
          </w:p>
          <w:p w14:paraId="6393CBB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会议地点：</w:t>
            </w:r>
          </w:p>
          <w:p w14:paraId="660D1823">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联系人：</w:t>
            </w:r>
          </w:p>
        </w:tc>
      </w:tr>
      <w:tr w14:paraId="3FF0F2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Align w:val="center"/>
          </w:tcPr>
          <w:p w14:paraId="02C3ACA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1.7.2</w:t>
            </w:r>
          </w:p>
        </w:tc>
        <w:tc>
          <w:tcPr>
            <w:tcW w:w="1701" w:type="dxa"/>
            <w:vAlign w:val="center"/>
          </w:tcPr>
          <w:p w14:paraId="2780910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投标人在投标预备会前提出问题</w:t>
            </w:r>
          </w:p>
        </w:tc>
        <w:tc>
          <w:tcPr>
            <w:tcW w:w="7230" w:type="dxa"/>
            <w:vAlign w:val="center"/>
          </w:tcPr>
          <w:p w14:paraId="5D9670C6">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highlight w:val="none"/>
              </w:rPr>
              <w:t>时间</w:t>
            </w:r>
            <w:r>
              <w:rPr>
                <w:rFonts w:hint="eastAsia" w:ascii="仿宋" w:hAnsi="仿宋" w:eastAsia="仿宋" w:cs="仿宋"/>
                <w:color w:val="auto"/>
                <w:highlight w:val="none"/>
              </w:rPr>
              <w:t>：投标预备会召开时间前1个工作日内</w:t>
            </w:r>
          </w:p>
          <w:p w14:paraId="3BBBBA83">
            <w:pPr>
              <w:pStyle w:val="60"/>
              <w:spacing w:line="360" w:lineRule="auto"/>
              <w:ind w:left="0" w:firstLine="0"/>
              <w:rPr>
                <w:rFonts w:hint="eastAsia" w:ascii="仿宋" w:hAnsi="仿宋" w:eastAsia="仿宋" w:cs="仿宋"/>
                <w:highlight w:val="none"/>
              </w:rPr>
            </w:pPr>
            <w:r>
              <w:rPr>
                <w:rFonts w:hint="eastAsia" w:ascii="仿宋" w:hAnsi="仿宋" w:eastAsia="仿宋" w:cs="仿宋"/>
                <w:color w:val="auto"/>
                <w:highlight w:val="none"/>
              </w:rPr>
              <w:t>形式：以书面形式并加盖公章送达招标人或招标代理机构（注：书面形式包括盖章扫描件发送电子邮件）</w:t>
            </w:r>
          </w:p>
        </w:tc>
      </w:tr>
      <w:tr w14:paraId="2A9D7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Align w:val="center"/>
          </w:tcPr>
          <w:p w14:paraId="731CE8D3">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1.8.1</w:t>
            </w:r>
          </w:p>
        </w:tc>
        <w:tc>
          <w:tcPr>
            <w:tcW w:w="1701" w:type="dxa"/>
            <w:vAlign w:val="center"/>
          </w:tcPr>
          <w:p w14:paraId="799FC26D">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分包</w:t>
            </w:r>
          </w:p>
        </w:tc>
        <w:tc>
          <w:tcPr>
            <w:tcW w:w="7230" w:type="dxa"/>
            <w:vAlign w:val="center"/>
          </w:tcPr>
          <w:p w14:paraId="4F33C8D8">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highlight w:val="none"/>
                <w:lang w:eastAsia="zh-CN"/>
              </w:rPr>
              <w:t>☑</w:t>
            </w:r>
            <w:r>
              <w:rPr>
                <w:rFonts w:hint="eastAsia" w:ascii="仿宋" w:hAnsi="仿宋" w:eastAsia="仿宋" w:cs="仿宋"/>
                <w:color w:val="auto"/>
                <w:highlight w:val="none"/>
              </w:rPr>
              <w:t>不允许</w:t>
            </w:r>
          </w:p>
          <w:p w14:paraId="35430D7A">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□允许，分包内容要求：</w:t>
            </w:r>
          </w:p>
          <w:p w14:paraId="4B65BC05">
            <w:pPr>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分包金额要求：</w:t>
            </w:r>
          </w:p>
          <w:p w14:paraId="7FA2B7AF">
            <w:pPr>
              <w:pStyle w:val="60"/>
              <w:spacing w:line="360" w:lineRule="auto"/>
              <w:ind w:left="418" w:hanging="417" w:hangingChars="174"/>
              <w:rPr>
                <w:rFonts w:hint="eastAsia" w:ascii="仿宋" w:hAnsi="仿宋" w:eastAsia="仿宋" w:cs="仿宋"/>
                <w:color w:val="auto"/>
                <w:highlight w:val="none"/>
              </w:rPr>
            </w:pPr>
            <w:r>
              <w:rPr>
                <w:rFonts w:hint="eastAsia" w:ascii="仿宋" w:hAnsi="仿宋" w:eastAsia="仿宋" w:cs="仿宋"/>
                <w:color w:val="auto"/>
                <w:highlight w:val="none"/>
              </w:rPr>
              <w:t>对分包人的资质要求：</w:t>
            </w:r>
          </w:p>
        </w:tc>
      </w:tr>
      <w:tr w14:paraId="2C294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7721365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1.9.1</w:t>
            </w:r>
          </w:p>
        </w:tc>
        <w:tc>
          <w:tcPr>
            <w:tcW w:w="1701" w:type="dxa"/>
            <w:tcBorders>
              <w:right w:val="single" w:color="auto" w:sz="4" w:space="0"/>
            </w:tcBorders>
            <w:vAlign w:val="center"/>
          </w:tcPr>
          <w:p w14:paraId="2CFE5FB4">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实质性要求和条件</w:t>
            </w:r>
          </w:p>
        </w:tc>
        <w:tc>
          <w:tcPr>
            <w:tcW w:w="7230" w:type="dxa"/>
            <w:tcBorders>
              <w:left w:val="single" w:color="auto" w:sz="4" w:space="0"/>
            </w:tcBorders>
          </w:tcPr>
          <w:p w14:paraId="0BBFBF04">
            <w:pPr>
              <w:pStyle w:val="60"/>
              <w:spacing w:line="360" w:lineRule="auto"/>
              <w:ind w:left="0" w:firstLine="0"/>
              <w:rPr>
                <w:rFonts w:hint="eastAsia" w:ascii="仿宋" w:hAnsi="仿宋" w:eastAsia="仿宋" w:cs="仿宋"/>
                <w:color w:val="auto"/>
                <w:highlight w:val="none"/>
                <w:lang w:val="en-US" w:eastAsia="zh-CN"/>
              </w:rPr>
            </w:pPr>
            <w:r>
              <w:rPr>
                <w:rFonts w:hint="eastAsia" w:ascii="仿宋" w:hAnsi="仿宋" w:eastAsia="仿宋" w:cs="仿宋"/>
                <w:color w:val="auto"/>
                <w:highlight w:val="none"/>
              </w:rPr>
              <w:t>招标文件加注“★”</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w:t>
            </w:r>
            <w:r>
              <w:rPr>
                <w:rFonts w:hint="eastAsia" w:ascii="仿宋" w:hAnsi="仿宋" w:eastAsia="仿宋" w:cs="仿宋"/>
                <w:color w:val="auto"/>
                <w:highlight w:val="none"/>
                <w:lang w:eastAsia="zh-CN"/>
              </w:rPr>
              <w:t>”</w:t>
            </w:r>
            <w:r>
              <w:rPr>
                <w:rFonts w:hint="eastAsia" w:ascii="仿宋" w:hAnsi="仿宋" w:eastAsia="仿宋" w:cs="仿宋"/>
                <w:color w:val="auto"/>
                <w:highlight w:val="none"/>
              </w:rPr>
              <w:t>号的条款（即星号条款或关键技术指标）均为实质性要求和条件，星号条款的下一级条款（无论是否加注“★”</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w:t>
            </w:r>
            <w:r>
              <w:rPr>
                <w:rFonts w:hint="eastAsia" w:ascii="仿宋" w:hAnsi="仿宋" w:eastAsia="仿宋" w:cs="仿宋"/>
                <w:color w:val="auto"/>
                <w:highlight w:val="none"/>
                <w:lang w:eastAsia="zh-CN"/>
              </w:rPr>
              <w:t>”</w:t>
            </w:r>
            <w:r>
              <w:rPr>
                <w:rFonts w:hint="eastAsia" w:ascii="仿宋" w:hAnsi="仿宋" w:eastAsia="仿宋" w:cs="仿宋"/>
                <w:color w:val="auto"/>
                <w:highlight w:val="none"/>
              </w:rPr>
              <w:t>标志）仍为星号条款。</w:t>
            </w:r>
            <w:r>
              <w:rPr>
                <w:rFonts w:hint="eastAsia" w:ascii="仿宋" w:hAnsi="仿宋" w:eastAsia="仿宋" w:cs="仿宋"/>
                <w:color w:val="auto"/>
                <w:highlight w:val="none"/>
                <w:lang w:val="en-US" w:eastAsia="zh-CN"/>
              </w:rPr>
              <w:t>需求书部分有特殊要求的执行需求书要求。</w:t>
            </w:r>
          </w:p>
        </w:tc>
      </w:tr>
      <w:tr w14:paraId="0E581E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741B690D">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1.9.3</w:t>
            </w:r>
          </w:p>
        </w:tc>
        <w:tc>
          <w:tcPr>
            <w:tcW w:w="1701" w:type="dxa"/>
            <w:tcBorders>
              <w:right w:val="single" w:color="auto" w:sz="4" w:space="0"/>
            </w:tcBorders>
            <w:vAlign w:val="center"/>
          </w:tcPr>
          <w:p w14:paraId="37B4F9F0">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偏差</w:t>
            </w:r>
          </w:p>
        </w:tc>
        <w:tc>
          <w:tcPr>
            <w:tcW w:w="7230" w:type="dxa"/>
            <w:tcBorders>
              <w:left w:val="single" w:color="auto" w:sz="4" w:space="0"/>
            </w:tcBorders>
          </w:tcPr>
          <w:p w14:paraId="0B121890">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lang w:eastAsia="zh-CN"/>
              </w:rPr>
              <w:t>□</w:t>
            </w:r>
            <w:r>
              <w:rPr>
                <w:rFonts w:hint="eastAsia" w:ascii="仿宋" w:hAnsi="仿宋" w:eastAsia="仿宋" w:cs="仿宋"/>
                <w:color w:val="auto"/>
                <w:highlight w:val="none"/>
              </w:rPr>
              <w:t>不允许</w:t>
            </w:r>
          </w:p>
          <w:p w14:paraId="1449888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□允许，</w:t>
            </w:r>
          </w:p>
          <w:p w14:paraId="66A80600">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允许偏差的招标文件要求：非实质性要求和条件允许偏差，</w:t>
            </w:r>
          </w:p>
          <w:p w14:paraId="5D83622B">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偏差范围：</w:t>
            </w:r>
          </w:p>
          <w:p w14:paraId="7F7B6A48">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偏差幅度：</w:t>
            </w:r>
          </w:p>
          <w:p w14:paraId="5D7D9F1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lang w:eastAsia="zh-CN"/>
              </w:rPr>
              <w:t>☑</w:t>
            </w:r>
            <w:r>
              <w:rPr>
                <w:rFonts w:hint="eastAsia" w:ascii="仿宋" w:hAnsi="仿宋" w:eastAsia="仿宋" w:cs="仿宋"/>
                <w:color w:val="auto"/>
                <w:highlight w:val="none"/>
              </w:rPr>
              <w:t>允许，非实质性要求和条件允许偏差，但投标人的偏差导致的对投标人评审不利的后果由投标人自行承担。</w:t>
            </w:r>
          </w:p>
        </w:tc>
      </w:tr>
      <w:tr w14:paraId="768108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6A130D6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2.1.1（7）</w:t>
            </w:r>
          </w:p>
        </w:tc>
        <w:tc>
          <w:tcPr>
            <w:tcW w:w="1701" w:type="dxa"/>
            <w:tcBorders>
              <w:right w:val="single" w:color="auto" w:sz="4" w:space="0"/>
            </w:tcBorders>
            <w:vAlign w:val="center"/>
          </w:tcPr>
          <w:p w14:paraId="5D8965C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构成招标文件的其他资料</w:t>
            </w:r>
          </w:p>
        </w:tc>
        <w:tc>
          <w:tcPr>
            <w:tcW w:w="7230" w:type="dxa"/>
            <w:tcBorders>
              <w:left w:val="single" w:color="auto" w:sz="4" w:space="0"/>
            </w:tcBorders>
            <w:vAlign w:val="center"/>
          </w:tcPr>
          <w:p w14:paraId="742B52CC">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sym w:font="Wingdings 2" w:char="0052"/>
            </w:r>
            <w:r>
              <w:rPr>
                <w:rFonts w:hint="eastAsia" w:ascii="仿宋" w:hAnsi="仿宋" w:eastAsia="仿宋" w:cs="仿宋"/>
                <w:color w:val="auto"/>
                <w:highlight w:val="none"/>
              </w:rPr>
              <w:t>无</w:t>
            </w:r>
          </w:p>
          <w:p w14:paraId="24F7AB43">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color w:val="auto"/>
                <w:highlight w:val="none"/>
              </w:rPr>
              <w:sym w:font="Wingdings 2" w:char="00A3"/>
            </w:r>
            <w:r>
              <w:rPr>
                <w:rFonts w:hint="eastAsia" w:ascii="仿宋" w:hAnsi="仿宋" w:eastAsia="仿宋" w:cs="仿宋"/>
                <w:color w:val="auto"/>
                <w:highlight w:val="none"/>
                <w:lang w:val="en-US" w:eastAsia="zh-CN"/>
              </w:rPr>
              <w:t>有，包括：</w:t>
            </w:r>
          </w:p>
        </w:tc>
      </w:tr>
      <w:tr w14:paraId="4BFFB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5608476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2.2.1</w:t>
            </w:r>
          </w:p>
        </w:tc>
        <w:tc>
          <w:tcPr>
            <w:tcW w:w="1701" w:type="dxa"/>
            <w:tcBorders>
              <w:right w:val="single" w:color="auto" w:sz="4" w:space="0"/>
            </w:tcBorders>
            <w:vAlign w:val="center"/>
          </w:tcPr>
          <w:p w14:paraId="0A25CF0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投标人要求澄清招标文件</w:t>
            </w:r>
          </w:p>
        </w:tc>
        <w:tc>
          <w:tcPr>
            <w:tcW w:w="7230" w:type="dxa"/>
            <w:tcBorders>
              <w:left w:val="single" w:color="auto" w:sz="4" w:space="0"/>
            </w:tcBorders>
            <w:vAlign w:val="center"/>
          </w:tcPr>
          <w:p w14:paraId="1E8466D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时间：递交投标文件截止之</w:t>
            </w:r>
            <w:r>
              <w:rPr>
                <w:rFonts w:hint="eastAsia" w:ascii="仿宋" w:hAnsi="仿宋" w:eastAsia="仿宋" w:cs="仿宋"/>
                <w:color w:val="auto"/>
                <w:highlight w:val="none"/>
              </w:rPr>
              <w:t>日10天</w:t>
            </w:r>
            <w:r>
              <w:rPr>
                <w:rFonts w:hint="eastAsia" w:ascii="仿宋" w:hAnsi="仿宋" w:eastAsia="仿宋" w:cs="仿宋"/>
                <w:highlight w:val="none"/>
              </w:rPr>
              <w:t>前</w:t>
            </w:r>
          </w:p>
          <w:p w14:paraId="037B684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形式：可通过</w:t>
            </w:r>
            <w:r>
              <w:rPr>
                <w:rFonts w:hint="eastAsia" w:ascii="仿宋" w:hAnsi="仿宋" w:eastAsia="仿宋" w:cs="仿宋"/>
                <w:highlight w:val="none"/>
                <w:lang w:eastAsia="zh-CN"/>
              </w:rPr>
              <w:t>招标公告</w:t>
            </w:r>
            <w:r>
              <w:rPr>
                <w:rFonts w:hint="eastAsia" w:ascii="仿宋" w:hAnsi="仿宋" w:eastAsia="仿宋" w:cs="仿宋"/>
                <w:highlight w:val="none"/>
              </w:rPr>
              <w:t>中载明的联系方式向招标人或招标代理机构提出澄清要求，书面、口头等形式不限。</w:t>
            </w:r>
          </w:p>
        </w:tc>
      </w:tr>
      <w:tr w14:paraId="5A92E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4B6FA91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2.3.1</w:t>
            </w:r>
          </w:p>
        </w:tc>
        <w:tc>
          <w:tcPr>
            <w:tcW w:w="1701" w:type="dxa"/>
            <w:tcBorders>
              <w:right w:val="single" w:color="auto" w:sz="4" w:space="0"/>
            </w:tcBorders>
            <w:vAlign w:val="center"/>
          </w:tcPr>
          <w:p w14:paraId="626F53F0">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招标文件澄清或修改发出的形式</w:t>
            </w:r>
          </w:p>
        </w:tc>
        <w:tc>
          <w:tcPr>
            <w:tcW w:w="7230" w:type="dxa"/>
            <w:tcBorders>
              <w:left w:val="single" w:color="auto" w:sz="4" w:space="0"/>
            </w:tcBorders>
            <w:vAlign w:val="center"/>
          </w:tcPr>
          <w:p w14:paraId="1717D12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书面形式（盖章扫描件发送电子邮件</w:t>
            </w:r>
            <w:r>
              <w:rPr>
                <w:rFonts w:hint="eastAsia" w:ascii="仿宋" w:hAnsi="仿宋" w:eastAsia="仿宋" w:cs="仿宋"/>
                <w:color w:val="auto"/>
                <w:highlight w:val="none"/>
                <w:lang w:val="en-US" w:eastAsia="zh-CN"/>
              </w:rPr>
              <w:t>或盖章纸质版递交至招标代理机构</w:t>
            </w:r>
            <w:r>
              <w:rPr>
                <w:rFonts w:hint="eastAsia" w:ascii="仿宋" w:hAnsi="仿宋" w:eastAsia="仿宋" w:cs="仿宋"/>
                <w:color w:val="auto"/>
                <w:highlight w:val="none"/>
              </w:rPr>
              <w:t>）</w:t>
            </w:r>
          </w:p>
        </w:tc>
      </w:tr>
      <w:tr w14:paraId="1759C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7ECC95C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2.3.2</w:t>
            </w:r>
          </w:p>
        </w:tc>
        <w:tc>
          <w:tcPr>
            <w:tcW w:w="1701" w:type="dxa"/>
            <w:tcBorders>
              <w:right w:val="single" w:color="auto" w:sz="4" w:space="0"/>
            </w:tcBorders>
            <w:vAlign w:val="center"/>
          </w:tcPr>
          <w:p w14:paraId="54161834">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投标人确认收到招标文件澄清或修改</w:t>
            </w:r>
          </w:p>
        </w:tc>
        <w:tc>
          <w:tcPr>
            <w:tcW w:w="7230" w:type="dxa"/>
            <w:tcBorders>
              <w:left w:val="single" w:color="auto" w:sz="4" w:space="0"/>
            </w:tcBorders>
            <w:vAlign w:val="center"/>
          </w:tcPr>
          <w:p w14:paraId="4488C40F">
            <w:pPr>
              <w:pStyle w:val="60"/>
              <w:spacing w:line="360" w:lineRule="auto"/>
              <w:ind w:left="0" w:firstLine="0"/>
              <w:rPr>
                <w:rFonts w:hint="eastAsia" w:ascii="仿宋" w:hAnsi="仿宋" w:eastAsia="仿宋" w:cs="仿宋"/>
                <w:color w:val="auto"/>
                <w:highlight w:val="none"/>
                <w:lang w:eastAsia="zh-CN"/>
              </w:rPr>
            </w:pPr>
            <w:r>
              <w:rPr>
                <w:rFonts w:hint="eastAsia" w:ascii="仿宋" w:hAnsi="仿宋" w:eastAsia="仿宋" w:cs="仿宋"/>
                <w:color w:val="auto"/>
                <w:highlight w:val="none"/>
              </w:rPr>
              <w:t>时间：收到澄清或修改后24小时内</w:t>
            </w:r>
          </w:p>
          <w:p w14:paraId="52D9F89D">
            <w:pPr>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rPr>
              <w:t>形式：以书面形式（盖章扫描件发送电子邮件）送达招标代理机构。注：未按时回复的视为已收到。</w:t>
            </w:r>
          </w:p>
        </w:tc>
      </w:tr>
      <w:tr w14:paraId="3635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20507AE3">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3.2.2</w:t>
            </w:r>
          </w:p>
        </w:tc>
        <w:tc>
          <w:tcPr>
            <w:tcW w:w="1701" w:type="dxa"/>
            <w:tcBorders>
              <w:right w:val="single" w:color="auto" w:sz="4" w:space="0"/>
            </w:tcBorders>
            <w:vAlign w:val="center"/>
          </w:tcPr>
          <w:p w14:paraId="0025FC9E">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rPr>
              <w:t>报价</w:t>
            </w:r>
            <w:r>
              <w:rPr>
                <w:rFonts w:hint="eastAsia" w:ascii="仿宋" w:hAnsi="仿宋" w:eastAsia="仿宋" w:cs="仿宋"/>
                <w:highlight w:val="none"/>
                <w:lang w:val="en-US" w:eastAsia="zh-CN"/>
              </w:rPr>
              <w:t>要求</w:t>
            </w:r>
          </w:p>
        </w:tc>
        <w:tc>
          <w:tcPr>
            <w:tcW w:w="7230" w:type="dxa"/>
            <w:tcBorders>
              <w:left w:val="single" w:color="auto" w:sz="4" w:space="0"/>
            </w:tcBorders>
            <w:vAlign w:val="center"/>
          </w:tcPr>
          <w:p w14:paraId="2C0F49F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投标人的报价应包含为完成本招标文件提出的采购任务中所有可能发生的费用，即所需一切人工、物耗、工具、设备、交通、培训、保险、税费和所有可能发生的相关费用。</w:t>
            </w:r>
          </w:p>
        </w:tc>
      </w:tr>
      <w:tr w14:paraId="3375B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1688DD91">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3.2.5</w:t>
            </w:r>
          </w:p>
        </w:tc>
        <w:tc>
          <w:tcPr>
            <w:tcW w:w="1701" w:type="dxa"/>
            <w:tcBorders>
              <w:right w:val="single" w:color="auto" w:sz="4" w:space="0"/>
            </w:tcBorders>
            <w:vAlign w:val="center"/>
          </w:tcPr>
          <w:p w14:paraId="55C605F7">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w:t>
            </w:r>
            <w:r>
              <w:rPr>
                <w:rFonts w:hint="eastAsia" w:ascii="仿宋" w:hAnsi="仿宋" w:eastAsia="仿宋" w:cs="仿宋"/>
                <w:highlight w:val="none"/>
                <w:lang w:val="en-US" w:eastAsia="zh-CN"/>
              </w:rPr>
              <w:t>总</w:t>
            </w:r>
            <w:r>
              <w:rPr>
                <w:rFonts w:hint="eastAsia" w:ascii="仿宋" w:hAnsi="仿宋" w:eastAsia="仿宋" w:cs="仿宋"/>
                <w:highlight w:val="none"/>
              </w:rPr>
              <w:t>价的其他要求</w:t>
            </w:r>
          </w:p>
        </w:tc>
        <w:tc>
          <w:tcPr>
            <w:tcW w:w="7230" w:type="dxa"/>
            <w:tcBorders>
              <w:left w:val="single" w:color="auto" w:sz="4" w:space="0"/>
            </w:tcBorders>
            <w:vAlign w:val="center"/>
          </w:tcPr>
          <w:p w14:paraId="18345D9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投标报价为各分项报价金额之和。招标人就本合同约定内容将不再支付投标报价以外的费用。</w:t>
            </w:r>
          </w:p>
          <w:p w14:paraId="6038D8A2">
            <w:pPr>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报价货币应为人民币，任何非人民币报价的投标将被否决。</w:t>
            </w:r>
          </w:p>
          <w:p w14:paraId="7FE6408E">
            <w:pPr>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注：如有特殊要求，按特殊要求处理。</w:t>
            </w:r>
          </w:p>
        </w:tc>
      </w:tr>
      <w:tr w14:paraId="73B46D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44EB512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3.3.1</w:t>
            </w:r>
          </w:p>
        </w:tc>
        <w:tc>
          <w:tcPr>
            <w:tcW w:w="1701" w:type="dxa"/>
            <w:tcBorders>
              <w:right w:val="single" w:color="auto" w:sz="4" w:space="0"/>
            </w:tcBorders>
            <w:vAlign w:val="center"/>
          </w:tcPr>
          <w:p w14:paraId="649E0E3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投标有效期</w:t>
            </w:r>
          </w:p>
        </w:tc>
        <w:tc>
          <w:tcPr>
            <w:tcW w:w="7230" w:type="dxa"/>
            <w:tcBorders>
              <w:left w:val="single" w:color="auto" w:sz="4" w:space="0"/>
            </w:tcBorders>
            <w:vAlign w:val="center"/>
          </w:tcPr>
          <w:p w14:paraId="6EB7AFE9">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自投标截止时间之日起</w:t>
            </w:r>
            <w:r>
              <w:rPr>
                <w:rFonts w:hint="eastAsia" w:ascii="仿宋" w:hAnsi="仿宋" w:eastAsia="仿宋" w:cs="仿宋"/>
                <w:color w:val="auto"/>
                <w:highlight w:val="none"/>
                <w:lang w:val="en-US" w:eastAsia="zh-CN"/>
              </w:rPr>
              <w:t>120</w:t>
            </w:r>
            <w:r>
              <w:rPr>
                <w:rFonts w:hint="eastAsia" w:ascii="仿宋" w:hAnsi="仿宋" w:eastAsia="仿宋" w:cs="仿宋"/>
                <w:color w:val="auto"/>
                <w:highlight w:val="none"/>
              </w:rPr>
              <w:t>日。</w:t>
            </w:r>
          </w:p>
        </w:tc>
      </w:tr>
      <w:tr w14:paraId="4074C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9" w:hRule="atLeast"/>
        </w:trPr>
        <w:tc>
          <w:tcPr>
            <w:tcW w:w="850" w:type="dxa"/>
            <w:tcBorders>
              <w:right w:val="single" w:color="auto" w:sz="4" w:space="0"/>
            </w:tcBorders>
            <w:vAlign w:val="center"/>
          </w:tcPr>
          <w:p w14:paraId="44700AB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3.4.1</w:t>
            </w:r>
          </w:p>
        </w:tc>
        <w:tc>
          <w:tcPr>
            <w:tcW w:w="1701" w:type="dxa"/>
            <w:tcBorders>
              <w:right w:val="single" w:color="auto" w:sz="4" w:space="0"/>
            </w:tcBorders>
            <w:vAlign w:val="center"/>
          </w:tcPr>
          <w:p w14:paraId="17A0D74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投标保证金</w:t>
            </w:r>
          </w:p>
        </w:tc>
        <w:tc>
          <w:tcPr>
            <w:tcW w:w="7230" w:type="dxa"/>
            <w:tcBorders>
              <w:left w:val="single" w:color="auto" w:sz="4" w:space="0"/>
            </w:tcBorders>
            <w:vAlign w:val="center"/>
          </w:tcPr>
          <w:p w14:paraId="159F1987">
            <w:pPr>
              <w:pStyle w:val="60"/>
              <w:spacing w:line="360" w:lineRule="auto"/>
              <w:ind w:left="0" w:firstLine="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投标保证金形式：支票、汇票、本票、银行转账汇款、保险或者金融机构、担保机构出具的保函等形式。</w:t>
            </w:r>
          </w:p>
          <w:p w14:paraId="1AF0740F">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投标保证金金额：¥</w:t>
            </w:r>
            <w:r>
              <w:rPr>
                <w:rFonts w:hint="eastAsia" w:ascii="仿宋" w:hAnsi="仿宋" w:eastAsia="仿宋" w:cs="仿宋"/>
                <w:i w:val="0"/>
                <w:iCs w:val="0"/>
                <w:highlight w:val="none"/>
                <w:lang w:val="en-US" w:eastAsia="zh-CN"/>
              </w:rPr>
              <w:t>20</w:t>
            </w:r>
            <w:r>
              <w:rPr>
                <w:rFonts w:hint="eastAsia" w:ascii="仿宋" w:hAnsi="仿宋" w:eastAsia="仿宋" w:cs="仿宋"/>
                <w:i w:val="0"/>
                <w:iCs w:val="0"/>
                <w:highlight w:val="none"/>
              </w:rPr>
              <w:t>,000.00元整（人民币</w:t>
            </w:r>
            <w:r>
              <w:rPr>
                <w:rFonts w:hint="eastAsia" w:ascii="仿宋" w:hAnsi="仿宋" w:eastAsia="仿宋" w:cs="仿宋"/>
                <w:i w:val="0"/>
                <w:iCs w:val="0"/>
                <w:highlight w:val="none"/>
                <w:lang w:val="en-US" w:eastAsia="zh-CN"/>
              </w:rPr>
              <w:t>贰万</w:t>
            </w:r>
            <w:r>
              <w:rPr>
                <w:rFonts w:hint="eastAsia" w:ascii="仿宋" w:hAnsi="仿宋" w:eastAsia="仿宋" w:cs="仿宋"/>
                <w:i w:val="0"/>
                <w:iCs w:val="0"/>
                <w:highlight w:val="none"/>
              </w:rPr>
              <w:t>元整）</w:t>
            </w:r>
          </w:p>
          <w:p w14:paraId="53A45CD7">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投标保证金银行账号：</w:t>
            </w:r>
          </w:p>
          <w:p w14:paraId="50E462C6">
            <w:pPr>
              <w:pStyle w:val="60"/>
              <w:spacing w:line="360" w:lineRule="auto"/>
              <w:ind w:left="0" w:firstLine="0"/>
              <w:rPr>
                <w:rFonts w:hint="eastAsia" w:ascii="仿宋" w:hAnsi="仿宋" w:eastAsia="仿宋" w:cs="仿宋"/>
                <w:i w:val="0"/>
                <w:iCs w:val="0"/>
                <w:highlight w:val="none"/>
                <w:lang w:val="en-US" w:eastAsia="zh-CN"/>
              </w:rPr>
            </w:pPr>
            <w:r>
              <w:rPr>
                <w:rFonts w:hint="eastAsia" w:ascii="仿宋" w:hAnsi="仿宋" w:eastAsia="仿宋" w:cs="仿宋"/>
                <w:i w:val="0"/>
                <w:iCs w:val="0"/>
                <w:highlight w:val="none"/>
              </w:rPr>
              <w:t>收款单位：中金招标有限责任公司</w:t>
            </w:r>
          </w:p>
          <w:p w14:paraId="1DCB5698">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开户行名称：北京银行股份有限公司万寿路支行</w:t>
            </w:r>
          </w:p>
          <w:p w14:paraId="28E442C3">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账号：20000066373300115168268 </w:t>
            </w:r>
          </w:p>
          <w:p w14:paraId="709391A1">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行号：313100000667</w:t>
            </w:r>
          </w:p>
          <w:p w14:paraId="4CAAE8F3">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保证金递交截止时间：同</w:t>
            </w:r>
            <w:r>
              <w:rPr>
                <w:rFonts w:hint="eastAsia" w:ascii="仿宋" w:hAnsi="仿宋" w:eastAsia="仿宋" w:cs="仿宋"/>
                <w:i w:val="0"/>
                <w:iCs w:val="0"/>
                <w:highlight w:val="none"/>
                <w:lang w:val="en-US" w:eastAsia="zh-CN"/>
              </w:rPr>
              <w:t>投标</w:t>
            </w:r>
            <w:r>
              <w:rPr>
                <w:rFonts w:hint="eastAsia" w:ascii="仿宋" w:hAnsi="仿宋" w:eastAsia="仿宋" w:cs="仿宋"/>
                <w:i w:val="0"/>
                <w:iCs w:val="0"/>
                <w:highlight w:val="none"/>
              </w:rPr>
              <w:t>文件递交截止时间</w:t>
            </w:r>
          </w:p>
          <w:p w14:paraId="714CBA13">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保证金有效期同投标有效期</w:t>
            </w:r>
          </w:p>
          <w:p w14:paraId="584F5236">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注：</w:t>
            </w:r>
          </w:p>
          <w:p w14:paraId="7254B567">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lang w:val="en-US" w:eastAsia="zh-CN"/>
              </w:rPr>
              <w:t>采用</w:t>
            </w:r>
            <w:r>
              <w:rPr>
                <w:rFonts w:hint="eastAsia" w:ascii="仿宋" w:hAnsi="仿宋" w:eastAsia="仿宋" w:cs="仿宋"/>
                <w:i w:val="0"/>
                <w:iCs w:val="0"/>
                <w:highlight w:val="none"/>
              </w:rPr>
              <w:t>电汇方式</w:t>
            </w:r>
            <w:r>
              <w:rPr>
                <w:rFonts w:hint="eastAsia" w:ascii="仿宋" w:hAnsi="仿宋" w:eastAsia="仿宋" w:cs="仿宋"/>
                <w:i w:val="0"/>
                <w:iCs w:val="0"/>
                <w:highlight w:val="none"/>
                <w:lang w:val="en-US" w:eastAsia="zh-CN"/>
              </w:rPr>
              <w:t>的</w:t>
            </w:r>
            <w:r>
              <w:rPr>
                <w:rFonts w:hint="eastAsia" w:ascii="仿宋" w:hAnsi="仿宋" w:eastAsia="仿宋" w:cs="仿宋"/>
                <w:i w:val="0"/>
                <w:iCs w:val="0"/>
                <w:highlight w:val="none"/>
              </w:rPr>
              <w:t>：</w:t>
            </w:r>
          </w:p>
          <w:p w14:paraId="49AB8BD4">
            <w:pPr>
              <w:pStyle w:val="60"/>
              <w:spacing w:line="360" w:lineRule="auto"/>
              <w:ind w:left="0" w:firstLine="0"/>
              <w:rPr>
                <w:rFonts w:hint="eastAsia" w:ascii="仿宋" w:hAnsi="仿宋" w:eastAsia="仿宋" w:cs="仿宋"/>
                <w:i w:val="0"/>
                <w:iCs w:val="0"/>
                <w:highlight w:val="none"/>
              </w:rPr>
            </w:pPr>
            <w:r>
              <w:rPr>
                <w:rFonts w:hint="eastAsia" w:ascii="仿宋" w:hAnsi="仿宋" w:eastAsia="仿宋" w:cs="仿宋"/>
                <w:i w:val="0"/>
                <w:iCs w:val="0"/>
                <w:highlight w:val="none"/>
              </w:rPr>
              <w:t>投标人应在投标保证金递交截止时间前将投标保证金从投标人公司账户一次性汇入上述账户（以银行进账单为准）。汇款时请注明“项目编号后四位“  ”-投标保证金”；</w:t>
            </w:r>
          </w:p>
          <w:p w14:paraId="7A19BCC2">
            <w:pPr>
              <w:rPr>
                <w:rFonts w:hint="eastAsia" w:ascii="仿宋" w:hAnsi="仿宋" w:eastAsia="仿宋" w:cs="仿宋"/>
                <w:highlight w:val="none"/>
                <w:lang w:val="en-US" w:eastAsia="zh-CN"/>
              </w:rPr>
            </w:pPr>
            <w:r>
              <w:rPr>
                <w:rFonts w:hint="eastAsia" w:ascii="仿宋" w:hAnsi="仿宋" w:eastAsia="仿宋" w:cs="仿宋"/>
                <w:i w:val="0"/>
                <w:iCs w:val="0"/>
                <w:highlight w:val="none"/>
                <w:lang w:val="en-US" w:eastAsia="zh-CN"/>
              </w:rPr>
              <w:t>2</w:t>
            </w:r>
            <w:r>
              <w:rPr>
                <w:rFonts w:hint="eastAsia" w:ascii="仿宋" w:hAnsi="仿宋" w:eastAsia="仿宋" w:cs="仿宋"/>
                <w:i w:val="0"/>
                <w:iCs w:val="0"/>
                <w:highlight w:val="none"/>
              </w:rPr>
              <w:t>、如涉及分标段，投标人须按标段递交投标保证金。</w:t>
            </w:r>
          </w:p>
        </w:tc>
      </w:tr>
      <w:tr w14:paraId="29E1E6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1584137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3.5.2</w:t>
            </w:r>
          </w:p>
        </w:tc>
        <w:tc>
          <w:tcPr>
            <w:tcW w:w="1701" w:type="dxa"/>
            <w:tcBorders>
              <w:right w:val="single" w:color="auto" w:sz="4" w:space="0"/>
            </w:tcBorders>
            <w:vAlign w:val="center"/>
          </w:tcPr>
          <w:p w14:paraId="4F37F95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联合体各成员须提交的资格审查资料</w:t>
            </w:r>
          </w:p>
        </w:tc>
        <w:tc>
          <w:tcPr>
            <w:tcW w:w="7230" w:type="dxa"/>
            <w:tcBorders>
              <w:left w:val="single" w:color="auto" w:sz="4" w:space="0"/>
            </w:tcBorders>
            <w:vAlign w:val="center"/>
          </w:tcPr>
          <w:p w14:paraId="0065FAFE">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lang w:eastAsia="zh-CN"/>
              </w:rPr>
              <w:t>☑</w:t>
            </w:r>
            <w:r>
              <w:rPr>
                <w:rFonts w:hint="eastAsia" w:ascii="仿宋" w:hAnsi="仿宋" w:eastAsia="仿宋" w:cs="仿宋"/>
                <w:color w:val="auto"/>
                <w:highlight w:val="none"/>
              </w:rPr>
              <w:t>本项目不接受联合体投标</w:t>
            </w:r>
          </w:p>
          <w:p w14:paraId="7EDA1695">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□以联合体形式投标的，联合体各成员须提交的资格审查资料</w:t>
            </w:r>
          </w:p>
          <w:p w14:paraId="4F8DB613">
            <w:pPr>
              <w:pStyle w:val="59"/>
              <w:spacing w:line="360" w:lineRule="auto"/>
              <w:ind w:left="808" w:hanging="808"/>
              <w:rPr>
                <w:rFonts w:hint="eastAsia" w:ascii="仿宋" w:hAnsi="仿宋" w:eastAsia="仿宋" w:cs="仿宋"/>
                <w:b w:val="0"/>
                <w:bCs w:val="0"/>
                <w:color w:val="auto"/>
                <w:highlight w:val="none"/>
              </w:rPr>
            </w:pPr>
            <w:r>
              <w:rPr>
                <w:rFonts w:hint="eastAsia" w:ascii="仿宋" w:hAnsi="仿宋" w:eastAsia="仿宋" w:cs="仿宋"/>
                <w:b w:val="0"/>
                <w:bCs w:val="0"/>
                <w:color w:val="auto"/>
                <w:highlight w:val="none"/>
              </w:rPr>
              <w:t>联合体各成员</w:t>
            </w:r>
            <w:r>
              <w:rPr>
                <w:rFonts w:hint="eastAsia" w:ascii="仿宋" w:hAnsi="仿宋" w:eastAsia="仿宋" w:cs="仿宋"/>
                <w:color w:val="auto"/>
                <w:highlight w:val="none"/>
              </w:rPr>
              <w:t>均须</w:t>
            </w:r>
            <w:r>
              <w:rPr>
                <w:rFonts w:hint="eastAsia" w:ascii="仿宋" w:hAnsi="仿宋" w:eastAsia="仿宋" w:cs="仿宋"/>
                <w:b w:val="0"/>
                <w:bCs w:val="0"/>
                <w:color w:val="auto"/>
                <w:highlight w:val="none"/>
              </w:rPr>
              <w:t>提供的资格审查资料为第一章</w:t>
            </w:r>
            <w:r>
              <w:rPr>
                <w:rFonts w:hint="eastAsia" w:ascii="仿宋" w:hAnsi="仿宋" w:eastAsia="仿宋" w:cs="仿宋"/>
                <w:b w:val="0"/>
                <w:bCs w:val="0"/>
                <w:color w:val="auto"/>
                <w:highlight w:val="none"/>
                <w:lang w:eastAsia="zh-CN"/>
              </w:rPr>
              <w:t>招标公告</w:t>
            </w:r>
            <w:r>
              <w:rPr>
                <w:rFonts w:hint="eastAsia" w:ascii="仿宋" w:hAnsi="仿宋" w:eastAsia="仿宋" w:cs="仿宋"/>
                <w:b w:val="0"/>
                <w:bCs w:val="0"/>
                <w:color w:val="auto"/>
                <w:highlight w:val="none"/>
              </w:rPr>
              <w:t>投标人资格要求的</w:t>
            </w:r>
            <w:r>
              <w:rPr>
                <w:rFonts w:hint="eastAsia" w:ascii="仿宋" w:hAnsi="仿宋" w:eastAsia="仿宋" w:cs="仿宋"/>
                <w:b w:val="0"/>
                <w:bCs w:val="0"/>
                <w:color w:val="auto"/>
                <w:highlight w:val="none"/>
                <w:u w:val="single"/>
                <w:lang w:val="en-US" w:eastAsia="zh-CN"/>
              </w:rPr>
              <w:t xml:space="preserve">       </w:t>
            </w:r>
            <w:r>
              <w:rPr>
                <w:rFonts w:hint="eastAsia" w:ascii="仿宋" w:hAnsi="仿宋" w:eastAsia="仿宋" w:cs="仿宋"/>
                <w:b w:val="0"/>
                <w:bCs w:val="0"/>
                <w:color w:val="auto"/>
                <w:highlight w:val="none"/>
              </w:rPr>
              <w:t>规定的资格审查资料。</w:t>
            </w:r>
          </w:p>
          <w:p w14:paraId="1272A51B">
            <w:pPr>
              <w:pStyle w:val="59"/>
              <w:spacing w:line="360" w:lineRule="auto"/>
              <w:ind w:left="808" w:hanging="808"/>
              <w:rPr>
                <w:rFonts w:hint="eastAsia" w:ascii="仿宋" w:hAnsi="仿宋" w:eastAsia="仿宋" w:cs="仿宋"/>
                <w:color w:val="auto"/>
                <w:highlight w:val="none"/>
              </w:rPr>
            </w:pPr>
            <w:r>
              <w:rPr>
                <w:rFonts w:hint="eastAsia" w:ascii="仿宋" w:hAnsi="仿宋" w:eastAsia="仿宋" w:cs="仿宋"/>
                <w:b w:val="0"/>
                <w:bCs w:val="0"/>
                <w:color w:val="auto"/>
                <w:highlight w:val="none"/>
              </w:rPr>
              <w:t>联合体各成员至少一名成员提供即为合格的资格审查资料为第一章</w:t>
            </w:r>
            <w:r>
              <w:rPr>
                <w:rFonts w:hint="eastAsia" w:ascii="仿宋" w:hAnsi="仿宋" w:eastAsia="仿宋" w:cs="仿宋"/>
                <w:b w:val="0"/>
                <w:bCs w:val="0"/>
                <w:color w:val="auto"/>
                <w:highlight w:val="none"/>
                <w:lang w:eastAsia="zh-CN"/>
              </w:rPr>
              <w:t>招标公告</w:t>
            </w:r>
            <w:r>
              <w:rPr>
                <w:rFonts w:hint="eastAsia" w:ascii="仿宋" w:hAnsi="仿宋" w:eastAsia="仿宋" w:cs="仿宋"/>
                <w:b w:val="0"/>
                <w:bCs w:val="0"/>
                <w:color w:val="auto"/>
                <w:highlight w:val="none"/>
              </w:rPr>
              <w:t>投标人资格要求</w:t>
            </w:r>
            <w:r>
              <w:rPr>
                <w:rFonts w:hint="eastAsia" w:ascii="仿宋" w:hAnsi="仿宋" w:eastAsia="仿宋" w:cs="仿宋"/>
                <w:b w:val="0"/>
                <w:bCs w:val="0"/>
                <w:color w:val="auto"/>
                <w:highlight w:val="none"/>
                <w:u w:val="single"/>
                <w:lang w:val="en-US" w:eastAsia="zh-CN"/>
              </w:rPr>
              <w:t xml:space="preserve">    </w:t>
            </w:r>
            <w:r>
              <w:rPr>
                <w:rFonts w:hint="eastAsia" w:ascii="仿宋" w:hAnsi="仿宋" w:eastAsia="仿宋" w:cs="仿宋"/>
                <w:b w:val="0"/>
                <w:bCs w:val="0"/>
                <w:color w:val="auto"/>
                <w:highlight w:val="none"/>
              </w:rPr>
              <w:t>规定的资格审查资料。</w:t>
            </w:r>
          </w:p>
        </w:tc>
      </w:tr>
      <w:tr w14:paraId="45E3C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64FC34E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3.6.1</w:t>
            </w:r>
          </w:p>
        </w:tc>
        <w:tc>
          <w:tcPr>
            <w:tcW w:w="1701" w:type="dxa"/>
            <w:tcBorders>
              <w:right w:val="single" w:color="auto" w:sz="4" w:space="0"/>
            </w:tcBorders>
            <w:vAlign w:val="center"/>
          </w:tcPr>
          <w:p w14:paraId="42D36FC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是否允许递交备选投标方案</w:t>
            </w:r>
          </w:p>
        </w:tc>
        <w:tc>
          <w:tcPr>
            <w:tcW w:w="7230" w:type="dxa"/>
            <w:tcBorders>
              <w:left w:val="single" w:color="auto" w:sz="4" w:space="0"/>
            </w:tcBorders>
            <w:vAlign w:val="center"/>
          </w:tcPr>
          <w:p w14:paraId="3633D87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rPr>
              <w:t>不允许</w:t>
            </w:r>
          </w:p>
          <w:p w14:paraId="631F0BF8">
            <w:pPr>
              <w:spacing w:line="360" w:lineRule="auto"/>
              <w:rPr>
                <w:rFonts w:hint="eastAsia" w:ascii="仿宋" w:hAnsi="仿宋" w:eastAsia="仿宋" w:cs="仿宋"/>
                <w:highlight w:val="none"/>
              </w:rPr>
            </w:pPr>
            <w:r>
              <w:rPr>
                <w:rFonts w:hint="eastAsia" w:ascii="仿宋" w:hAnsi="仿宋" w:eastAsia="仿宋" w:cs="仿宋"/>
                <w:highlight w:val="none"/>
              </w:rPr>
              <w:t>□允许，具体要求：</w:t>
            </w:r>
          </w:p>
        </w:tc>
      </w:tr>
      <w:tr w14:paraId="0F7CF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4C4CF03E">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3.7.4</w:t>
            </w:r>
          </w:p>
        </w:tc>
        <w:tc>
          <w:tcPr>
            <w:tcW w:w="1701" w:type="dxa"/>
            <w:tcBorders>
              <w:right w:val="single" w:color="auto" w:sz="4" w:space="0"/>
            </w:tcBorders>
            <w:vAlign w:val="center"/>
          </w:tcPr>
          <w:p w14:paraId="67E6B02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投标文件份数及其他要求</w:t>
            </w:r>
          </w:p>
        </w:tc>
        <w:tc>
          <w:tcPr>
            <w:tcW w:w="7230" w:type="dxa"/>
            <w:tcBorders>
              <w:left w:val="single" w:color="auto" w:sz="4" w:space="0"/>
            </w:tcBorders>
            <w:vAlign w:val="center"/>
          </w:tcPr>
          <w:p w14:paraId="25AA0761">
            <w:pPr>
              <w:pStyle w:val="60"/>
              <w:spacing w:line="360" w:lineRule="auto"/>
              <w:ind w:left="0" w:firstLine="0"/>
              <w:rPr>
                <w:rFonts w:hint="eastAsia" w:ascii="仿宋" w:hAnsi="仿宋" w:eastAsia="仿宋" w:cs="仿宋"/>
                <w:highlight w:val="none"/>
              </w:rPr>
            </w:pPr>
            <w:r>
              <w:rPr>
                <w:rFonts w:hint="eastAsia" w:ascii="仿宋" w:hAnsi="仿宋" w:eastAsia="仿宋" w:cs="仿宋"/>
                <w:b/>
                <w:bCs/>
                <w:highlight w:val="none"/>
              </w:rPr>
              <w:t>纸质文件：</w:t>
            </w:r>
            <w:r>
              <w:rPr>
                <w:rFonts w:hint="eastAsia" w:ascii="仿宋" w:hAnsi="仿宋" w:eastAsia="仿宋" w:cs="仿宋"/>
                <w:color w:val="auto"/>
                <w:highlight w:val="none"/>
              </w:rPr>
              <w:t>正本：1份；副本份数：</w:t>
            </w:r>
            <w:r>
              <w:rPr>
                <w:rFonts w:hint="eastAsia" w:ascii="仿宋" w:hAnsi="仿宋" w:eastAsia="仿宋" w:cs="仿宋"/>
                <w:color w:val="auto"/>
                <w:highlight w:val="none"/>
                <w:u w:val="single"/>
                <w:lang w:val="en-US" w:eastAsia="zh-CN"/>
              </w:rPr>
              <w:t>6</w:t>
            </w:r>
            <w:r>
              <w:rPr>
                <w:rFonts w:hint="eastAsia" w:ascii="仿宋" w:hAnsi="仿宋" w:eastAsia="仿宋" w:cs="仿宋"/>
                <w:color w:val="auto"/>
                <w:highlight w:val="none"/>
              </w:rPr>
              <w:t>份（副本可采用正本</w:t>
            </w:r>
            <w:r>
              <w:rPr>
                <w:rFonts w:hint="eastAsia" w:ascii="仿宋" w:hAnsi="仿宋" w:eastAsia="仿宋" w:cs="仿宋"/>
                <w:color w:val="auto"/>
                <w:highlight w:val="none"/>
                <w:lang w:val="en-US" w:eastAsia="zh-CN"/>
              </w:rPr>
              <w:t>盖章签字后</w:t>
            </w:r>
            <w:r>
              <w:rPr>
                <w:rFonts w:hint="eastAsia" w:ascii="仿宋" w:hAnsi="仿宋" w:eastAsia="仿宋" w:cs="仿宋"/>
                <w:color w:val="auto"/>
                <w:highlight w:val="none"/>
              </w:rPr>
              <w:t>的复印件）。</w:t>
            </w:r>
          </w:p>
          <w:p w14:paraId="219E79CB">
            <w:pPr>
              <w:pStyle w:val="60"/>
              <w:spacing w:line="360" w:lineRule="auto"/>
              <w:ind w:left="0" w:firstLine="0"/>
              <w:rPr>
                <w:rFonts w:hint="eastAsia" w:ascii="仿宋" w:hAnsi="仿宋" w:eastAsia="仿宋" w:cs="仿宋"/>
                <w:highlight w:val="none"/>
              </w:rPr>
            </w:pPr>
            <w:r>
              <w:rPr>
                <w:rFonts w:hint="eastAsia" w:ascii="仿宋" w:hAnsi="仿宋" w:eastAsia="仿宋" w:cs="仿宋"/>
                <w:b/>
                <w:bCs/>
                <w:highlight w:val="none"/>
              </w:rPr>
              <w:t>电子版文件：</w:t>
            </w:r>
            <w:r>
              <w:rPr>
                <w:rFonts w:hint="eastAsia" w:ascii="仿宋" w:hAnsi="仿宋" w:eastAsia="仿宋" w:cs="仿宋"/>
                <w:highlight w:val="none"/>
              </w:rPr>
              <w:t>1份（以U盘形式提供）。</w:t>
            </w:r>
          </w:p>
          <w:p w14:paraId="5DC31AA8">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highlight w:val="none"/>
              </w:rPr>
              <w:t>电子版应包含纸质投标文件全部内容（每份电子版中均应含word等可编辑文件与投标文件盖章扫描后的pdf文件</w:t>
            </w:r>
            <w:r>
              <w:rPr>
                <w:rFonts w:hint="eastAsia" w:ascii="仿宋" w:hAnsi="仿宋" w:eastAsia="仿宋" w:cs="仿宋"/>
                <w:color w:val="auto"/>
                <w:highlight w:val="none"/>
              </w:rPr>
              <w:t>各1份，此外，还需提供分项报价的excel表文件1份，投标文件包括的其他电子文档也应包含在内）。</w:t>
            </w:r>
          </w:p>
          <w:p w14:paraId="3395CCB6">
            <w:pPr>
              <w:pStyle w:val="60"/>
              <w:spacing w:line="360" w:lineRule="auto"/>
              <w:ind w:left="0" w:firstLine="0"/>
              <w:rPr>
                <w:rFonts w:hint="eastAsia" w:ascii="仿宋" w:hAnsi="仿宋" w:eastAsia="仿宋" w:cs="仿宋"/>
                <w:highlight w:val="none"/>
              </w:rPr>
            </w:pPr>
            <w:r>
              <w:rPr>
                <w:rFonts w:hint="eastAsia" w:ascii="仿宋" w:hAnsi="仿宋" w:eastAsia="仿宋" w:cs="仿宋"/>
                <w:b/>
                <w:bCs/>
                <w:color w:val="auto"/>
                <w:highlight w:val="none"/>
              </w:rPr>
              <w:t>其他要求：</w:t>
            </w:r>
            <w:r>
              <w:rPr>
                <w:rFonts w:hint="eastAsia" w:ascii="仿宋" w:hAnsi="仿宋" w:eastAsia="仿宋" w:cs="仿宋"/>
                <w:color w:val="auto"/>
                <w:highlight w:val="none"/>
              </w:rPr>
              <w:t>《开标一览表》1份（该表单独</w:t>
            </w:r>
            <w:r>
              <w:rPr>
                <w:rFonts w:hint="eastAsia" w:ascii="仿宋" w:hAnsi="仿宋" w:eastAsia="仿宋" w:cs="仿宋"/>
                <w:color w:val="auto"/>
                <w:highlight w:val="none"/>
                <w:lang w:val="en-US" w:eastAsia="zh-CN"/>
              </w:rPr>
              <w:t>密封</w:t>
            </w:r>
            <w:r>
              <w:rPr>
                <w:rFonts w:hint="eastAsia" w:ascii="仿宋" w:hAnsi="仿宋" w:eastAsia="仿宋" w:cs="仿宋"/>
                <w:color w:val="auto"/>
                <w:highlight w:val="none"/>
              </w:rPr>
              <w:t>包装1份）。</w:t>
            </w:r>
          </w:p>
        </w:tc>
      </w:tr>
      <w:tr w14:paraId="078BE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6CD9647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3.7.7</w:t>
            </w:r>
          </w:p>
        </w:tc>
        <w:tc>
          <w:tcPr>
            <w:tcW w:w="1701" w:type="dxa"/>
            <w:tcBorders>
              <w:right w:val="single" w:color="auto" w:sz="4" w:space="0"/>
            </w:tcBorders>
            <w:vAlign w:val="center"/>
          </w:tcPr>
          <w:p w14:paraId="2C411B81">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投标文件编制的其他要求或注意事项</w:t>
            </w:r>
          </w:p>
        </w:tc>
        <w:tc>
          <w:tcPr>
            <w:tcW w:w="7230" w:type="dxa"/>
            <w:tcBorders>
              <w:left w:val="single" w:color="auto" w:sz="4" w:space="0"/>
            </w:tcBorders>
            <w:vAlign w:val="center"/>
          </w:tcPr>
          <w:p w14:paraId="57267081">
            <w:pPr>
              <w:pStyle w:val="60"/>
              <w:spacing w:line="360" w:lineRule="auto"/>
              <w:ind w:left="0" w:leftChars="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对照招标文件</w:t>
            </w:r>
            <w:r>
              <w:rPr>
                <w:rFonts w:hint="eastAsia" w:ascii="仿宋" w:hAnsi="仿宋" w:eastAsia="仿宋" w:cs="仿宋"/>
                <w:color w:val="auto"/>
                <w:highlight w:val="none"/>
                <w:lang w:val="en-US" w:eastAsia="zh-CN"/>
              </w:rPr>
              <w:t>需求书</w:t>
            </w:r>
            <w:r>
              <w:rPr>
                <w:rFonts w:hint="eastAsia" w:ascii="仿宋" w:hAnsi="仿宋" w:eastAsia="仿宋" w:cs="仿宋"/>
                <w:color w:val="auto"/>
                <w:highlight w:val="none"/>
              </w:rPr>
              <w:t>要求，说明所提供货物和服务已对招标人的技术要求逐项做出了明确响应，并申明与</w:t>
            </w:r>
            <w:r>
              <w:rPr>
                <w:rFonts w:hint="eastAsia" w:ascii="仿宋" w:hAnsi="仿宋" w:eastAsia="仿宋" w:cs="仿宋"/>
                <w:color w:val="auto"/>
                <w:highlight w:val="none"/>
                <w:lang w:val="en-US" w:eastAsia="zh-CN"/>
              </w:rPr>
              <w:t>需求书</w:t>
            </w:r>
            <w:r>
              <w:rPr>
                <w:rFonts w:hint="eastAsia" w:ascii="仿宋" w:hAnsi="仿宋" w:eastAsia="仿宋" w:cs="仿宋"/>
                <w:color w:val="auto"/>
                <w:highlight w:val="none"/>
              </w:rPr>
              <w:t>条文的偏差和例外。在填写</w:t>
            </w:r>
            <w:r>
              <w:rPr>
                <w:rFonts w:hint="eastAsia" w:ascii="仿宋" w:hAnsi="仿宋" w:eastAsia="仿宋" w:cs="仿宋"/>
                <w:color w:val="auto"/>
                <w:highlight w:val="none"/>
                <w:lang w:val="en-US" w:eastAsia="zh-CN"/>
              </w:rPr>
              <w:t>技术规格偏离表</w:t>
            </w:r>
            <w:r>
              <w:rPr>
                <w:rFonts w:hint="eastAsia" w:ascii="仿宋" w:hAnsi="仿宋" w:eastAsia="仿宋" w:cs="仿宋"/>
                <w:color w:val="auto"/>
                <w:highlight w:val="none"/>
              </w:rPr>
              <w:t>时，对于可以用量化形式表示的条款，投标人应量化明确应答；对于非量化的条款投标人应以功能或性能描述应答，指出所提供的货物和服务是否满足；投标人应提供明确的说明文件及证明文件在投标文件中的页码索引或章节标题索引，未提供索引或索引错误的后果由投标人自行承担。</w:t>
            </w:r>
          </w:p>
        </w:tc>
      </w:tr>
      <w:tr w14:paraId="69E2A2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31AE2F8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4.1.1</w:t>
            </w:r>
          </w:p>
        </w:tc>
        <w:tc>
          <w:tcPr>
            <w:tcW w:w="1701" w:type="dxa"/>
            <w:tcBorders>
              <w:right w:val="single" w:color="auto" w:sz="4" w:space="0"/>
            </w:tcBorders>
            <w:vAlign w:val="center"/>
          </w:tcPr>
          <w:p w14:paraId="0F08176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投标文件的外包装要求</w:t>
            </w:r>
          </w:p>
        </w:tc>
        <w:tc>
          <w:tcPr>
            <w:tcW w:w="7230" w:type="dxa"/>
            <w:tcBorders>
              <w:left w:val="single" w:color="auto" w:sz="4" w:space="0"/>
            </w:tcBorders>
            <w:vAlign w:val="center"/>
          </w:tcPr>
          <w:p w14:paraId="319E7582">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rPr>
              <w:tab/>
            </w:r>
            <w:r>
              <w:rPr>
                <w:rFonts w:hint="eastAsia" w:ascii="仿宋" w:hAnsi="仿宋" w:eastAsia="仿宋" w:cs="仿宋"/>
                <w:highlight w:val="none"/>
              </w:rPr>
              <w:t>投标人应将投标文件纸质组成部分的正本和副本放入包装袋内进行包装；</w:t>
            </w:r>
          </w:p>
          <w:p w14:paraId="765FA4DA">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rPr>
              <w:tab/>
            </w:r>
            <w:r>
              <w:rPr>
                <w:rFonts w:hint="eastAsia" w:ascii="仿宋" w:hAnsi="仿宋" w:eastAsia="仿宋" w:cs="仿宋"/>
                <w:highlight w:val="none"/>
              </w:rPr>
              <w:t>投标人应将“开标一览表”单独置于一个包装袋内；</w:t>
            </w:r>
          </w:p>
          <w:p w14:paraId="2F9761CB">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（3）</w:t>
            </w:r>
            <w:r>
              <w:rPr>
                <w:rFonts w:hint="eastAsia" w:ascii="仿宋" w:hAnsi="仿宋" w:eastAsia="仿宋" w:cs="仿宋"/>
                <w:highlight w:val="none"/>
              </w:rPr>
              <w:tab/>
            </w:r>
            <w:r>
              <w:rPr>
                <w:rFonts w:hint="eastAsia" w:ascii="仿宋" w:hAnsi="仿宋" w:eastAsia="仿宋" w:cs="仿宋"/>
                <w:highlight w:val="none"/>
              </w:rPr>
              <w:t>投标人应将投标文件电子文档单独置于一个包装袋内；</w:t>
            </w:r>
          </w:p>
          <w:p w14:paraId="12148BB5">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（4）</w:t>
            </w:r>
            <w:r>
              <w:rPr>
                <w:rFonts w:hint="eastAsia" w:ascii="仿宋" w:hAnsi="仿宋" w:eastAsia="仿宋" w:cs="仿宋"/>
                <w:highlight w:val="none"/>
              </w:rPr>
              <w:tab/>
            </w:r>
            <w:r>
              <w:rPr>
                <w:rFonts w:hint="eastAsia" w:ascii="仿宋" w:hAnsi="仿宋" w:eastAsia="仿宋" w:cs="仿宋"/>
                <w:highlight w:val="none"/>
              </w:rPr>
              <w:t>若投标文件有其它组成部分或分册装订等情况，均应放入包装袋内进行包装；</w:t>
            </w:r>
          </w:p>
        </w:tc>
      </w:tr>
      <w:tr w14:paraId="110AC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35858CF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4.1.2</w:t>
            </w:r>
          </w:p>
        </w:tc>
        <w:tc>
          <w:tcPr>
            <w:tcW w:w="1701" w:type="dxa"/>
            <w:tcBorders>
              <w:right w:val="single" w:color="auto" w:sz="4" w:space="0"/>
            </w:tcBorders>
            <w:vAlign w:val="center"/>
          </w:tcPr>
          <w:p w14:paraId="2EAE4EE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投标文件包装袋载明的信息</w:t>
            </w:r>
          </w:p>
        </w:tc>
        <w:tc>
          <w:tcPr>
            <w:tcW w:w="7230" w:type="dxa"/>
            <w:tcBorders>
              <w:left w:val="single" w:color="auto" w:sz="4" w:space="0"/>
            </w:tcBorders>
            <w:vAlign w:val="center"/>
          </w:tcPr>
          <w:p w14:paraId="094066DF">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rPr>
              <w:tab/>
            </w:r>
            <w:r>
              <w:rPr>
                <w:rFonts w:hint="eastAsia" w:ascii="仿宋" w:hAnsi="仿宋" w:eastAsia="仿宋" w:cs="仿宋"/>
                <w:highlight w:val="none"/>
              </w:rPr>
              <w:t>放有投标文件纸质组成正本或副本的包装袋上应写明：投标项目名称、项目编号、标段号、标段名称、投标人名称、“正本”或“副本”和“于</w:t>
            </w:r>
            <w:r>
              <w:rPr>
                <w:rFonts w:hint="eastAsia" w:ascii="仿宋" w:hAnsi="仿宋" w:eastAsia="仿宋" w:cs="仿宋"/>
                <w:highlight w:val="none"/>
                <w:u w:val="single"/>
              </w:rPr>
              <w:t>【投标截止时间】</w:t>
            </w:r>
            <w:r>
              <w:rPr>
                <w:rFonts w:hint="eastAsia" w:ascii="仿宋" w:hAnsi="仿宋" w:eastAsia="仿宋" w:cs="仿宋"/>
                <w:highlight w:val="none"/>
              </w:rPr>
              <w:t>之前不得启封”的字样。</w:t>
            </w:r>
          </w:p>
          <w:p w14:paraId="61CD83AE">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rPr>
              <w:tab/>
            </w:r>
            <w:r>
              <w:rPr>
                <w:rFonts w:hint="eastAsia" w:ascii="仿宋" w:hAnsi="仿宋" w:eastAsia="仿宋" w:cs="仿宋"/>
                <w:highlight w:val="none"/>
              </w:rPr>
              <w:t>放有开标一览表的包装袋上应写明：项目名称、项目编号、标段号、标段名称、投标人名称、“开标一览表”字样和“于</w:t>
            </w:r>
            <w:r>
              <w:rPr>
                <w:rFonts w:hint="eastAsia" w:ascii="仿宋" w:hAnsi="仿宋" w:eastAsia="仿宋" w:cs="仿宋"/>
                <w:highlight w:val="none"/>
                <w:u w:val="single"/>
              </w:rPr>
              <w:t>【投标截止时间】</w:t>
            </w:r>
            <w:r>
              <w:rPr>
                <w:rFonts w:hint="eastAsia" w:ascii="仿宋" w:hAnsi="仿宋" w:eastAsia="仿宋" w:cs="仿宋"/>
                <w:highlight w:val="none"/>
              </w:rPr>
              <w:t>之前不得启封”字样。</w:t>
            </w:r>
          </w:p>
          <w:p w14:paraId="26D65E37">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（3）</w:t>
            </w:r>
            <w:r>
              <w:rPr>
                <w:rFonts w:hint="eastAsia" w:ascii="仿宋" w:hAnsi="仿宋" w:eastAsia="仿宋" w:cs="仿宋"/>
                <w:highlight w:val="none"/>
              </w:rPr>
              <w:tab/>
            </w:r>
            <w:r>
              <w:rPr>
                <w:rFonts w:hint="eastAsia" w:ascii="仿宋" w:hAnsi="仿宋" w:eastAsia="仿宋" w:cs="仿宋"/>
                <w:highlight w:val="none"/>
              </w:rPr>
              <w:t>放有电子文档的包装袋上应写明：项目名称、项目编号、标段号、标段名称、投标人名称、“电子文档”和“于</w:t>
            </w:r>
            <w:r>
              <w:rPr>
                <w:rFonts w:hint="eastAsia" w:ascii="仿宋" w:hAnsi="仿宋" w:eastAsia="仿宋" w:cs="仿宋"/>
                <w:highlight w:val="none"/>
                <w:u w:val="single"/>
              </w:rPr>
              <w:t>【投标截止时间】</w:t>
            </w:r>
            <w:r>
              <w:rPr>
                <w:rFonts w:hint="eastAsia" w:ascii="仿宋" w:hAnsi="仿宋" w:eastAsia="仿宋" w:cs="仿宋"/>
                <w:highlight w:val="none"/>
              </w:rPr>
              <w:t>之前不得启封”的字样。</w:t>
            </w:r>
          </w:p>
          <w:p w14:paraId="14DEBF5D">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（4）</w:t>
            </w:r>
            <w:r>
              <w:rPr>
                <w:rFonts w:hint="eastAsia" w:ascii="仿宋" w:hAnsi="仿宋" w:eastAsia="仿宋" w:cs="仿宋"/>
                <w:highlight w:val="none"/>
              </w:rPr>
              <w:tab/>
            </w:r>
            <w:r>
              <w:rPr>
                <w:rFonts w:hint="eastAsia" w:ascii="仿宋" w:hAnsi="仿宋" w:eastAsia="仿宋" w:cs="仿宋"/>
                <w:highlight w:val="none"/>
              </w:rPr>
              <w:t>放有投标文件其它组成部分或投标文件分册装订有多个包装等情况的，除均应按上述第（1）规定标记外，还应尽量注明包装袋内的内容（例如 “上册”、“下册”、“图纸”、“样品”或“附件”等）。</w:t>
            </w:r>
          </w:p>
          <w:p w14:paraId="1779BDA4">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（5）</w:t>
            </w:r>
            <w:r>
              <w:rPr>
                <w:rFonts w:hint="eastAsia" w:ascii="仿宋" w:hAnsi="仿宋" w:eastAsia="仿宋" w:cs="仿宋"/>
                <w:highlight w:val="none"/>
              </w:rPr>
              <w:tab/>
            </w:r>
            <w:r>
              <w:rPr>
                <w:rFonts w:hint="eastAsia" w:ascii="仿宋" w:hAnsi="仿宋" w:eastAsia="仿宋" w:cs="仿宋"/>
                <w:highlight w:val="none"/>
              </w:rPr>
              <w:t>放有投标人对其投标文件</w:t>
            </w:r>
            <w:r>
              <w:rPr>
                <w:rFonts w:hint="eastAsia" w:ascii="仿宋" w:hAnsi="仿宋" w:eastAsia="仿宋" w:cs="仿宋"/>
                <w:highlight w:val="none"/>
                <w:lang w:val="en-US" w:eastAsia="zh-CN"/>
              </w:rPr>
              <w:t>关于开标一览表</w:t>
            </w:r>
            <w:r>
              <w:rPr>
                <w:rFonts w:hint="eastAsia" w:ascii="仿宋" w:hAnsi="仿宋" w:eastAsia="仿宋" w:cs="仿宋"/>
                <w:highlight w:val="none"/>
              </w:rPr>
              <w:t>的修改通知（如有）的包装袋，应按</w:t>
            </w:r>
            <w:r>
              <w:rPr>
                <w:rFonts w:hint="eastAsia" w:ascii="仿宋" w:hAnsi="仿宋" w:eastAsia="仿宋" w:cs="仿宋"/>
                <w:highlight w:val="none"/>
                <w:lang w:val="en-US" w:eastAsia="zh-CN"/>
              </w:rPr>
              <w:t>本</w:t>
            </w:r>
            <w:r>
              <w:rPr>
                <w:rFonts w:hint="eastAsia" w:ascii="仿宋" w:hAnsi="仿宋" w:eastAsia="仿宋" w:cs="仿宋"/>
                <w:highlight w:val="none"/>
              </w:rPr>
              <w:t>章4.3.2款规定施加明显标记，以便在开标时一并唱出。</w:t>
            </w:r>
            <w:r>
              <w:rPr>
                <w:rFonts w:hint="eastAsia" w:ascii="仿宋" w:hAnsi="仿宋" w:eastAsia="仿宋" w:cs="仿宋"/>
                <w:highlight w:val="none"/>
                <w:lang w:val="en-US" w:eastAsia="zh-CN"/>
              </w:rPr>
              <w:t>未单独密封开标一览表的，以正本进行唱价。</w:t>
            </w:r>
          </w:p>
          <w:p w14:paraId="0DEB2B6F">
            <w:pPr>
              <w:pStyle w:val="60"/>
              <w:ind w:left="720" w:leftChars="300" w:firstLine="57" w:firstLineChars="24"/>
              <w:rPr>
                <w:rFonts w:hint="eastAsia" w:ascii="仿宋" w:hAnsi="仿宋" w:eastAsia="仿宋" w:cs="仿宋"/>
                <w:highlight w:val="none"/>
              </w:rPr>
            </w:pPr>
            <w:r>
              <w:rPr>
                <w:rFonts w:hint="eastAsia" w:ascii="仿宋" w:hAnsi="仿宋" w:eastAsia="仿宋" w:cs="仿宋"/>
                <w:highlight w:val="none"/>
              </w:rPr>
              <w:t>如果未按上述要求加写标记，招标人和招标代理机构对误投或提前启封或错误启封或无法正确宣读/记录概不负责。</w:t>
            </w:r>
          </w:p>
        </w:tc>
      </w:tr>
      <w:tr w14:paraId="38F8A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510E7BD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4.1.3</w:t>
            </w:r>
          </w:p>
        </w:tc>
        <w:tc>
          <w:tcPr>
            <w:tcW w:w="1701" w:type="dxa"/>
            <w:tcBorders>
              <w:right w:val="single" w:color="auto" w:sz="4" w:space="0"/>
            </w:tcBorders>
            <w:vAlign w:val="center"/>
          </w:tcPr>
          <w:p w14:paraId="3D9C1213">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投标文件的密封要求</w:t>
            </w:r>
          </w:p>
        </w:tc>
        <w:tc>
          <w:tcPr>
            <w:tcW w:w="7230" w:type="dxa"/>
            <w:tcBorders>
              <w:left w:val="single" w:color="auto" w:sz="4" w:space="0"/>
            </w:tcBorders>
            <w:vAlign w:val="center"/>
          </w:tcPr>
          <w:p w14:paraId="59B107DE">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rPr>
              <w:tab/>
            </w:r>
            <w:r>
              <w:rPr>
                <w:rFonts w:hint="eastAsia" w:ascii="仿宋" w:hAnsi="仿宋" w:eastAsia="仿宋" w:cs="仿宋"/>
                <w:highlight w:val="none"/>
              </w:rPr>
              <w:t>投标人的所有投标文件及其组成部分的包装袋均应进行密封。</w:t>
            </w:r>
          </w:p>
          <w:p w14:paraId="065898FF">
            <w:pPr>
              <w:pStyle w:val="60"/>
              <w:spacing w:line="360" w:lineRule="auto"/>
              <w:ind w:left="667" w:hanging="667"/>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rPr>
              <w:tab/>
            </w:r>
            <w:r>
              <w:rPr>
                <w:rFonts w:hint="eastAsia" w:ascii="仿宋" w:hAnsi="仿宋" w:eastAsia="仿宋" w:cs="仿宋"/>
                <w:highlight w:val="none"/>
              </w:rPr>
              <w:t>放有开标一览表的包装袋应当单独密封，与装订成册的投标文件正副本及其它组成部分一起递交。</w:t>
            </w:r>
          </w:p>
        </w:tc>
      </w:tr>
      <w:tr w14:paraId="0B54B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4E53153E">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4.2.3</w:t>
            </w:r>
          </w:p>
        </w:tc>
        <w:tc>
          <w:tcPr>
            <w:tcW w:w="1701" w:type="dxa"/>
            <w:tcBorders>
              <w:right w:val="single" w:color="auto" w:sz="4" w:space="0"/>
            </w:tcBorders>
            <w:vAlign w:val="center"/>
          </w:tcPr>
          <w:p w14:paraId="58CF9A16">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投标文件是否退还</w:t>
            </w:r>
          </w:p>
        </w:tc>
        <w:tc>
          <w:tcPr>
            <w:tcW w:w="7230" w:type="dxa"/>
            <w:tcBorders>
              <w:left w:val="single" w:color="auto" w:sz="4" w:space="0"/>
            </w:tcBorders>
            <w:vAlign w:val="center"/>
          </w:tcPr>
          <w:p w14:paraId="43C3A129">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否</w:t>
            </w:r>
          </w:p>
        </w:tc>
      </w:tr>
      <w:tr w14:paraId="4791A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6CFFA1A7">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5.1.1</w:t>
            </w:r>
          </w:p>
        </w:tc>
        <w:tc>
          <w:tcPr>
            <w:tcW w:w="1701" w:type="dxa"/>
            <w:tcBorders>
              <w:right w:val="single" w:color="auto" w:sz="4" w:space="0"/>
            </w:tcBorders>
            <w:vAlign w:val="center"/>
          </w:tcPr>
          <w:p w14:paraId="4E16EAA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开标时间和地点</w:t>
            </w:r>
          </w:p>
        </w:tc>
        <w:tc>
          <w:tcPr>
            <w:tcW w:w="7230" w:type="dxa"/>
            <w:tcBorders>
              <w:left w:val="single" w:color="auto" w:sz="4" w:space="0"/>
            </w:tcBorders>
            <w:vAlign w:val="center"/>
          </w:tcPr>
          <w:p w14:paraId="35391A44">
            <w:pPr>
              <w:pStyle w:val="61"/>
              <w:spacing w:line="360" w:lineRule="auto"/>
              <w:rPr>
                <w:rFonts w:hint="eastAsia" w:ascii="仿宋" w:hAnsi="仿宋" w:eastAsia="仿宋" w:cs="仿宋"/>
                <w:highlight w:val="none"/>
              </w:rPr>
            </w:pPr>
            <w:r>
              <w:rPr>
                <w:rFonts w:hint="eastAsia" w:ascii="仿宋" w:hAnsi="仿宋" w:eastAsia="仿宋" w:cs="仿宋"/>
                <w:highlight w:val="none"/>
              </w:rPr>
              <w:t>开标时间：同投标截止时间</w:t>
            </w:r>
          </w:p>
          <w:p w14:paraId="20ACC95B">
            <w:pPr>
              <w:spacing w:line="360" w:lineRule="auto"/>
              <w:rPr>
                <w:rFonts w:hint="eastAsia" w:ascii="仿宋" w:hAnsi="仿宋" w:eastAsia="仿宋" w:cs="仿宋"/>
                <w:highlight w:val="none"/>
              </w:rPr>
            </w:pPr>
            <w:r>
              <w:rPr>
                <w:rFonts w:hint="eastAsia" w:ascii="仿宋" w:hAnsi="仿宋" w:eastAsia="仿宋" w:cs="仿宋"/>
                <w:highlight w:val="none"/>
              </w:rPr>
              <w:t>开标地点：见第一章</w:t>
            </w:r>
            <w:r>
              <w:rPr>
                <w:rFonts w:hint="eastAsia" w:ascii="仿宋" w:hAnsi="仿宋" w:eastAsia="仿宋" w:cs="仿宋"/>
                <w:highlight w:val="none"/>
                <w:lang w:eastAsia="zh-CN"/>
              </w:rPr>
              <w:t>招标公告</w:t>
            </w:r>
            <w:r>
              <w:rPr>
                <w:rFonts w:hint="eastAsia" w:ascii="仿宋" w:hAnsi="仿宋" w:eastAsia="仿宋" w:cs="仿宋"/>
                <w:highlight w:val="none"/>
              </w:rPr>
              <w:t xml:space="preserve"> “开标地点”</w:t>
            </w:r>
          </w:p>
        </w:tc>
      </w:tr>
      <w:tr w14:paraId="47CA7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7439B941">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lang w:val="en-US" w:eastAsia="zh-CN"/>
              </w:rPr>
              <w:t>5.2.1</w:t>
            </w:r>
          </w:p>
        </w:tc>
        <w:tc>
          <w:tcPr>
            <w:tcW w:w="1701" w:type="dxa"/>
            <w:tcBorders>
              <w:right w:val="single" w:color="auto" w:sz="4" w:space="0"/>
            </w:tcBorders>
            <w:vAlign w:val="center"/>
          </w:tcPr>
          <w:p w14:paraId="2B7D6E71">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lang w:val="en-US" w:eastAsia="zh-CN"/>
              </w:rPr>
              <w:t>开标程序</w:t>
            </w:r>
          </w:p>
        </w:tc>
        <w:tc>
          <w:tcPr>
            <w:tcW w:w="7230" w:type="dxa"/>
            <w:tcBorders>
              <w:left w:val="single" w:color="auto" w:sz="4" w:space="0"/>
            </w:tcBorders>
            <w:vAlign w:val="center"/>
          </w:tcPr>
          <w:p w14:paraId="5F9D7E72">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按照投标文件递交的正顺序进行开标一览表宣读。</w:t>
            </w:r>
          </w:p>
        </w:tc>
      </w:tr>
      <w:tr w14:paraId="4449E1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1FB3BC3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6.3.2</w:t>
            </w:r>
          </w:p>
        </w:tc>
        <w:tc>
          <w:tcPr>
            <w:tcW w:w="1701" w:type="dxa"/>
            <w:tcBorders>
              <w:right w:val="single" w:color="auto" w:sz="4" w:space="0"/>
            </w:tcBorders>
            <w:vAlign w:val="center"/>
          </w:tcPr>
          <w:p w14:paraId="3123710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评标委员会推荐中标候选人的人数</w:t>
            </w:r>
          </w:p>
        </w:tc>
        <w:tc>
          <w:tcPr>
            <w:tcW w:w="7230" w:type="dxa"/>
            <w:tcBorders>
              <w:left w:val="single" w:color="auto" w:sz="4" w:space="0"/>
            </w:tcBorders>
            <w:vAlign w:val="center"/>
          </w:tcPr>
          <w:p w14:paraId="1A210B93">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sym w:font="Wingdings 2" w:char="0052"/>
            </w:r>
            <w:r>
              <w:rPr>
                <w:rFonts w:hint="eastAsia" w:ascii="仿宋" w:hAnsi="仿宋" w:eastAsia="仿宋" w:cs="仿宋"/>
                <w:color w:val="auto"/>
                <w:highlight w:val="none"/>
                <w:lang w:val="en-US" w:eastAsia="zh-CN"/>
              </w:rPr>
              <w:t>常规类项目：</w:t>
            </w:r>
          </w:p>
          <w:p w14:paraId="7BB029D5">
            <w:pPr>
              <w:pStyle w:val="61"/>
              <w:spacing w:line="360" w:lineRule="auto"/>
              <w:rPr>
                <w:rFonts w:ascii="仿宋" w:hAnsi="仿宋" w:eastAsia="仿宋" w:cs="仿宋"/>
                <w:highlight w:val="none"/>
              </w:rPr>
            </w:pPr>
            <w:r>
              <w:rPr>
                <w:rFonts w:hint="eastAsia" w:ascii="仿宋" w:hAnsi="仿宋" w:eastAsia="仿宋" w:cs="仿宋"/>
                <w:highlight w:val="none"/>
              </w:rPr>
              <w:t>□选一个中标人的项目：推荐不超过3个中标候选人。</w:t>
            </w:r>
          </w:p>
          <w:p w14:paraId="1604CABE">
            <w:pPr>
              <w:pStyle w:val="61"/>
              <w:spacing w:line="360" w:lineRule="auto"/>
              <w:rPr>
                <w:rFonts w:ascii="仿宋" w:hAnsi="仿宋" w:eastAsia="仿宋" w:cs="仿宋"/>
                <w:szCs w:val="24"/>
                <w:highlight w:val="none"/>
                <w:u w:val="single"/>
              </w:rPr>
            </w:pPr>
            <w:r>
              <w:rPr>
                <w:rFonts w:hint="eastAsia" w:ascii="仿宋" w:hAnsi="仿宋" w:eastAsia="仿宋" w:cs="仿宋"/>
                <w:highlight w:val="none"/>
              </w:rPr>
              <w:t>☑选多个中标人项目</w:t>
            </w:r>
            <w:r>
              <w:rPr>
                <w:rFonts w:hint="eastAsia" w:ascii="仿宋" w:hAnsi="仿宋" w:eastAsia="仿宋" w:cs="仿宋"/>
                <w:highlight w:val="none"/>
                <w:u w:val="single"/>
              </w:rPr>
              <w:t>：</w:t>
            </w:r>
            <w:r>
              <w:rPr>
                <w:rFonts w:hint="eastAsia" w:ascii="仿宋" w:hAnsi="仿宋" w:eastAsia="仿宋" w:cs="仿宋"/>
                <w:szCs w:val="24"/>
                <w:highlight w:val="none"/>
                <w:u w:val="single"/>
              </w:rPr>
              <w:t>中标供应商数量</w:t>
            </w:r>
            <w:r>
              <w:rPr>
                <w:rFonts w:hint="eastAsia" w:ascii="仿宋" w:hAnsi="仿宋" w:eastAsia="仿宋" w:cs="仿宋"/>
                <w:szCs w:val="24"/>
                <w:highlight w:val="none"/>
                <w:u w:val="single"/>
                <w:lang w:val="en-US" w:eastAsia="zh-CN"/>
              </w:rPr>
              <w:t>2</w:t>
            </w:r>
            <w:r>
              <w:rPr>
                <w:rFonts w:hint="eastAsia" w:ascii="仿宋" w:hAnsi="仿宋" w:eastAsia="仿宋" w:cs="仿宋"/>
                <w:szCs w:val="24"/>
                <w:highlight w:val="none"/>
                <w:u w:val="single"/>
              </w:rPr>
              <w:t>家，推荐</w:t>
            </w:r>
            <w:r>
              <w:rPr>
                <w:rFonts w:hint="eastAsia" w:ascii="仿宋" w:hAnsi="仿宋" w:eastAsia="仿宋" w:cs="仿宋"/>
                <w:szCs w:val="24"/>
                <w:highlight w:val="none"/>
                <w:u w:val="single"/>
                <w:lang w:val="en-US" w:eastAsia="zh-CN"/>
              </w:rPr>
              <w:t>4</w:t>
            </w:r>
            <w:r>
              <w:rPr>
                <w:rFonts w:hint="eastAsia" w:ascii="仿宋" w:hAnsi="仿宋" w:eastAsia="仿宋" w:cs="仿宋"/>
                <w:szCs w:val="24"/>
                <w:highlight w:val="none"/>
                <w:u w:val="single"/>
              </w:rPr>
              <w:t>个候选供应商，递交投标文件不足</w:t>
            </w:r>
            <w:r>
              <w:rPr>
                <w:rFonts w:hint="eastAsia" w:ascii="仿宋" w:hAnsi="仿宋" w:eastAsia="仿宋" w:cs="仿宋"/>
                <w:szCs w:val="24"/>
                <w:highlight w:val="none"/>
                <w:u w:val="single"/>
                <w:lang w:val="en-US" w:eastAsia="zh-CN"/>
              </w:rPr>
              <w:t>4</w:t>
            </w:r>
            <w:r>
              <w:rPr>
                <w:rFonts w:hint="eastAsia" w:ascii="仿宋" w:hAnsi="仿宋" w:eastAsia="仿宋" w:cs="仿宋"/>
                <w:szCs w:val="24"/>
                <w:highlight w:val="none"/>
                <w:u w:val="single"/>
              </w:rPr>
              <w:t>家</w:t>
            </w:r>
            <w:r>
              <w:rPr>
                <w:rFonts w:hint="eastAsia" w:ascii="仿宋" w:hAnsi="仿宋" w:eastAsia="仿宋" w:cs="仿宋"/>
                <w:szCs w:val="24"/>
                <w:highlight w:val="none"/>
                <w:u w:val="single"/>
                <w:lang w:val="en-US" w:eastAsia="zh-CN"/>
              </w:rPr>
              <w:t>不开标，</w:t>
            </w:r>
            <w:r>
              <w:rPr>
                <w:rFonts w:hint="eastAsia" w:ascii="仿宋" w:hAnsi="仿宋" w:eastAsia="仿宋" w:cs="仿宋"/>
                <w:szCs w:val="24"/>
                <w:highlight w:val="none"/>
                <w:u w:val="single"/>
              </w:rPr>
              <w:t>本项目招标失败，评审过程中有效供应商不足</w:t>
            </w:r>
            <w:r>
              <w:rPr>
                <w:rFonts w:hint="eastAsia" w:ascii="仿宋" w:hAnsi="仿宋" w:eastAsia="仿宋" w:cs="仿宋"/>
                <w:szCs w:val="24"/>
                <w:highlight w:val="none"/>
                <w:u w:val="single"/>
                <w:lang w:val="en-US" w:eastAsia="zh-CN"/>
              </w:rPr>
              <w:t>4</w:t>
            </w:r>
            <w:r>
              <w:rPr>
                <w:rFonts w:hint="eastAsia" w:ascii="仿宋" w:hAnsi="仿宋" w:eastAsia="仿宋" w:cs="仿宋"/>
                <w:szCs w:val="24"/>
                <w:highlight w:val="none"/>
                <w:u w:val="single"/>
              </w:rPr>
              <w:t>家，本项目废标。</w:t>
            </w:r>
          </w:p>
          <w:p w14:paraId="675E199E">
            <w:pPr>
              <w:pStyle w:val="61"/>
              <w:spacing w:line="360" w:lineRule="auto"/>
              <w:rPr>
                <w:rFonts w:hint="eastAsia" w:ascii="仿宋" w:hAnsi="仿宋" w:eastAsia="仿宋" w:cs="仿宋"/>
                <w:color w:val="auto"/>
                <w:highlight w:val="none"/>
              </w:rPr>
            </w:pPr>
            <w:r>
              <w:rPr>
                <w:rFonts w:hint="eastAsia" w:ascii="仿宋" w:hAnsi="仿宋" w:eastAsia="仿宋" w:cs="仿宋"/>
                <w:highlight w:val="none"/>
                <w:u w:val="single"/>
                <w:lang w:val="en-US" w:eastAsia="zh-CN"/>
              </w:rPr>
              <w:t>注：</w:t>
            </w:r>
            <w:r>
              <w:rPr>
                <w:rFonts w:hint="eastAsia" w:ascii="仿宋" w:hAnsi="仿宋" w:eastAsia="仿宋" w:cs="仿宋"/>
                <w:highlight w:val="none"/>
                <w:u w:val="single"/>
              </w:rPr>
              <w:t>若经过两次公开招标流程，均招标失败，向所有公开招标流程中获取过招标文件的供应商发出邀请转为邀请竞争性磋商，若2家及以上有效响应则按照原评审标准进行评审，报价进行多轮报价，以最终报价作为评审价，最终</w:t>
            </w:r>
            <w:r>
              <w:rPr>
                <w:rFonts w:hint="eastAsia" w:ascii="仿宋" w:hAnsi="仿宋" w:eastAsia="仿宋" w:cs="仿宋"/>
                <w:highlight w:val="none"/>
                <w:u w:val="single"/>
                <w:lang w:val="en-US" w:eastAsia="zh-CN"/>
              </w:rPr>
              <w:t>中标</w:t>
            </w:r>
            <w:r>
              <w:rPr>
                <w:rFonts w:hint="eastAsia" w:ascii="仿宋" w:hAnsi="仿宋" w:eastAsia="仿宋" w:cs="仿宋"/>
                <w:highlight w:val="none"/>
                <w:u w:val="single"/>
              </w:rPr>
              <w:t>2家供应商；若1家有效响应，本项目废标。</w:t>
            </w:r>
          </w:p>
          <w:p w14:paraId="71E73F8D">
            <w:pPr>
              <w:pStyle w:val="61"/>
              <w:spacing w:line="360" w:lineRule="auto"/>
              <w:rPr>
                <w:rFonts w:hint="eastAsia" w:ascii="仿宋" w:hAnsi="仿宋" w:eastAsia="仿宋" w:cs="仿宋"/>
                <w:highlight w:val="none"/>
              </w:rPr>
            </w:pPr>
            <w:r>
              <w:rPr>
                <w:rFonts w:hint="eastAsia" w:ascii="仿宋" w:hAnsi="仿宋" w:eastAsia="仿宋" w:cs="仿宋"/>
                <w:color w:val="auto"/>
                <w:highlight w:val="none"/>
                <w:lang w:val="en-US" w:eastAsia="zh-CN"/>
              </w:rPr>
              <w:sym w:font="Wingdings 2" w:char="00A3"/>
            </w:r>
            <w:r>
              <w:rPr>
                <w:rFonts w:hint="eastAsia" w:ascii="仿宋" w:hAnsi="仿宋" w:eastAsia="仿宋" w:cs="仿宋"/>
                <w:color w:val="auto"/>
                <w:highlight w:val="none"/>
                <w:lang w:val="en-US" w:eastAsia="zh-CN"/>
              </w:rPr>
              <w:t>入围类项目</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u w:val="single"/>
              </w:rPr>
              <w:t>。</w:t>
            </w:r>
          </w:p>
        </w:tc>
      </w:tr>
      <w:tr w14:paraId="4265E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1D6274A4">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7.1.1</w:t>
            </w:r>
          </w:p>
        </w:tc>
        <w:tc>
          <w:tcPr>
            <w:tcW w:w="1701" w:type="dxa"/>
            <w:tcBorders>
              <w:right w:val="single" w:color="auto" w:sz="4" w:space="0"/>
            </w:tcBorders>
            <w:vAlign w:val="center"/>
          </w:tcPr>
          <w:p w14:paraId="65EFF1E3">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中标候选人公示媒介及期限</w:t>
            </w:r>
          </w:p>
        </w:tc>
        <w:tc>
          <w:tcPr>
            <w:tcW w:w="7230" w:type="dxa"/>
            <w:tcBorders>
              <w:left w:val="single" w:color="auto" w:sz="4" w:space="0"/>
            </w:tcBorders>
            <w:vAlign w:val="center"/>
          </w:tcPr>
          <w:p w14:paraId="54D7DA73">
            <w:pPr>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rPr>
              <w:t>公示期限：3日</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公示期最后一天为节假日的，顺延至节假日后的第一个工作日。</w:t>
            </w:r>
          </w:p>
          <w:p w14:paraId="10798EF1">
            <w:pPr>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注：本项目公告信息在中国招标投标公共服务平台（http://www.cebpubservice.com/）、北京银行官网（https://www.bankofbeijing.com.cn/）上发布，对在其他网站发布的与本项目相关的公告信息，招标人不予负责。公告信息以《中国招标投标公共服务平台》为准。</w:t>
            </w:r>
          </w:p>
        </w:tc>
      </w:tr>
      <w:tr w14:paraId="5AC9AB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2F0A933E">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7.4.1</w:t>
            </w:r>
          </w:p>
        </w:tc>
        <w:tc>
          <w:tcPr>
            <w:tcW w:w="1701" w:type="dxa"/>
            <w:tcBorders>
              <w:right w:val="single" w:color="auto" w:sz="4" w:space="0"/>
            </w:tcBorders>
            <w:vAlign w:val="center"/>
          </w:tcPr>
          <w:p w14:paraId="0C517D84">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是否授权评标委员会确定中标人</w:t>
            </w:r>
          </w:p>
        </w:tc>
        <w:tc>
          <w:tcPr>
            <w:tcW w:w="7230" w:type="dxa"/>
            <w:tcBorders>
              <w:left w:val="single" w:color="auto" w:sz="4" w:space="0"/>
            </w:tcBorders>
            <w:vAlign w:val="center"/>
          </w:tcPr>
          <w:p w14:paraId="1E0FDD18">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否</w:t>
            </w:r>
          </w:p>
        </w:tc>
      </w:tr>
      <w:tr w14:paraId="644B9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tcBorders>
              <w:right w:val="single" w:color="auto" w:sz="4" w:space="0"/>
            </w:tcBorders>
            <w:vAlign w:val="center"/>
          </w:tcPr>
          <w:p w14:paraId="7DA12CD7">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7.6.1</w:t>
            </w:r>
          </w:p>
        </w:tc>
        <w:tc>
          <w:tcPr>
            <w:tcW w:w="1701" w:type="dxa"/>
            <w:tcBorders>
              <w:right w:val="single" w:color="auto" w:sz="4" w:space="0"/>
            </w:tcBorders>
            <w:vAlign w:val="center"/>
          </w:tcPr>
          <w:p w14:paraId="43806438">
            <w:pPr>
              <w:pStyle w:val="60"/>
              <w:spacing w:line="360" w:lineRule="auto"/>
              <w:ind w:left="0" w:firstLine="0"/>
              <w:rPr>
                <w:rFonts w:hint="eastAsia" w:ascii="仿宋" w:hAnsi="仿宋" w:eastAsia="仿宋" w:cs="仿宋"/>
                <w:color w:val="auto"/>
                <w:highlight w:val="none"/>
              </w:rPr>
            </w:pPr>
            <w:r>
              <w:rPr>
                <w:rFonts w:hint="eastAsia" w:ascii="仿宋" w:hAnsi="仿宋" w:eastAsia="仿宋" w:cs="仿宋"/>
                <w:color w:val="auto"/>
                <w:highlight w:val="none"/>
              </w:rPr>
              <w:t>是否要求中标人在合同生效前提交履约保证金</w:t>
            </w:r>
          </w:p>
        </w:tc>
        <w:tc>
          <w:tcPr>
            <w:tcW w:w="7230" w:type="dxa"/>
            <w:tcBorders>
              <w:left w:val="single" w:color="auto" w:sz="4" w:space="0"/>
            </w:tcBorders>
            <w:vAlign w:val="center"/>
          </w:tcPr>
          <w:p w14:paraId="796E046D">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sym w:font="Wingdings 2" w:char="00A3"/>
            </w:r>
            <w:r>
              <w:rPr>
                <w:rFonts w:hint="eastAsia" w:ascii="仿宋" w:hAnsi="仿宋" w:eastAsia="仿宋" w:cs="仿宋"/>
                <w:color w:val="auto"/>
                <w:highlight w:val="none"/>
                <w:lang w:val="en-US" w:eastAsia="zh-CN"/>
              </w:rPr>
              <w:t>要求</w:t>
            </w:r>
          </w:p>
          <w:p w14:paraId="350DB071">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sym w:font="Wingdings 2" w:char="0052"/>
            </w:r>
            <w:r>
              <w:rPr>
                <w:rFonts w:hint="eastAsia" w:ascii="仿宋" w:hAnsi="仿宋" w:eastAsia="仿宋" w:cs="仿宋"/>
                <w:color w:val="auto"/>
                <w:highlight w:val="none"/>
              </w:rPr>
              <w:t>不要求</w:t>
            </w:r>
          </w:p>
        </w:tc>
      </w:tr>
      <w:tr w14:paraId="5034B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19" w:hRule="atLeast"/>
        </w:trPr>
        <w:tc>
          <w:tcPr>
            <w:tcW w:w="850" w:type="dxa"/>
            <w:vMerge w:val="restart"/>
            <w:vAlign w:val="center"/>
          </w:tcPr>
          <w:p w14:paraId="7553AB5C">
            <w:pPr>
              <w:pStyle w:val="61"/>
              <w:spacing w:line="360" w:lineRule="auto"/>
              <w:rPr>
                <w:rFonts w:hint="eastAsia" w:ascii="仿宋" w:hAnsi="仿宋" w:eastAsia="仿宋" w:cs="仿宋"/>
                <w:highlight w:val="none"/>
              </w:rPr>
            </w:pPr>
            <w:r>
              <w:rPr>
                <w:rFonts w:hint="eastAsia" w:ascii="仿宋" w:hAnsi="仿宋" w:eastAsia="仿宋" w:cs="仿宋"/>
                <w:highlight w:val="none"/>
              </w:rPr>
              <w:t>10.1</w:t>
            </w:r>
          </w:p>
        </w:tc>
        <w:tc>
          <w:tcPr>
            <w:tcW w:w="1701" w:type="dxa"/>
            <w:vMerge w:val="restart"/>
            <w:vAlign w:val="center"/>
          </w:tcPr>
          <w:p w14:paraId="419D9D64">
            <w:pPr>
              <w:pStyle w:val="61"/>
              <w:spacing w:line="360" w:lineRule="auto"/>
              <w:rPr>
                <w:rFonts w:hint="eastAsia" w:ascii="仿宋" w:hAnsi="仿宋" w:eastAsia="仿宋" w:cs="仿宋"/>
                <w:color w:val="FF0000"/>
                <w:highlight w:val="none"/>
              </w:rPr>
            </w:pPr>
            <w:r>
              <w:rPr>
                <w:rFonts w:hint="eastAsia" w:ascii="仿宋" w:hAnsi="仿宋" w:eastAsia="仿宋" w:cs="仿宋"/>
                <w:color w:val="auto"/>
                <w:highlight w:val="none"/>
              </w:rPr>
              <w:t>需要补充的其他内容</w:t>
            </w:r>
          </w:p>
        </w:tc>
        <w:tc>
          <w:tcPr>
            <w:tcW w:w="7230" w:type="dxa"/>
            <w:vAlign w:val="center"/>
          </w:tcPr>
          <w:p w14:paraId="4722170B">
            <w:pPr>
              <w:pStyle w:val="61"/>
              <w:spacing w:line="360" w:lineRule="auto"/>
              <w:rPr>
                <w:rFonts w:hint="eastAsia" w:ascii="仿宋" w:hAnsi="仿宋" w:eastAsia="仿宋" w:cs="仿宋"/>
                <w:i w:val="0"/>
                <w:iCs w:val="0"/>
                <w:highlight w:val="none"/>
              </w:rPr>
            </w:pPr>
            <w:r>
              <w:rPr>
                <w:rFonts w:hint="eastAsia" w:ascii="仿宋" w:hAnsi="仿宋" w:eastAsia="仿宋" w:cs="仿宋"/>
                <w:b/>
                <w:bCs/>
                <w:highlight w:val="none"/>
                <w:lang w:val="en-US" w:eastAsia="zh-CN"/>
              </w:rPr>
              <w:t>招标</w:t>
            </w:r>
            <w:r>
              <w:rPr>
                <w:rFonts w:hint="eastAsia" w:ascii="仿宋" w:hAnsi="仿宋" w:eastAsia="仿宋" w:cs="仿宋"/>
                <w:b/>
                <w:bCs/>
                <w:highlight w:val="none"/>
              </w:rPr>
              <w:t>代理服务费：</w:t>
            </w:r>
            <w:r>
              <w:rPr>
                <w:rFonts w:hint="eastAsia" w:ascii="仿宋" w:hAnsi="仿宋" w:eastAsia="仿宋" w:cs="仿宋"/>
                <w:i w:val="0"/>
                <w:iCs w:val="0"/>
                <w:highlight w:val="none"/>
              </w:rPr>
              <w:t>本项目招标代理服务费由</w:t>
            </w:r>
            <w:r>
              <w:rPr>
                <w:rFonts w:hint="eastAsia" w:ascii="仿宋" w:hAnsi="仿宋" w:eastAsia="仿宋" w:cs="仿宋"/>
                <w:i w:val="0"/>
                <w:iCs w:val="0"/>
                <w:highlight w:val="none"/>
                <w:lang w:val="en-US" w:eastAsia="zh-CN"/>
              </w:rPr>
              <w:t>中标</w:t>
            </w:r>
            <w:r>
              <w:rPr>
                <w:rFonts w:hint="eastAsia" w:ascii="仿宋" w:hAnsi="仿宋" w:eastAsia="仿宋" w:cs="仿宋"/>
                <w:i w:val="0"/>
                <w:iCs w:val="0"/>
                <w:highlight w:val="none"/>
              </w:rPr>
              <w:t>供应商向代理机构一次性支付。</w:t>
            </w:r>
          </w:p>
          <w:p w14:paraId="2E42F36B">
            <w:pPr>
              <w:pStyle w:val="61"/>
              <w:spacing w:line="360" w:lineRule="auto"/>
              <w:rPr>
                <w:rFonts w:hint="eastAsia" w:ascii="仿宋" w:hAnsi="仿宋" w:eastAsia="仿宋" w:cs="仿宋"/>
                <w:highlight w:val="none"/>
              </w:rPr>
            </w:pPr>
            <w:r>
              <w:rPr>
                <w:rFonts w:hint="eastAsia" w:ascii="仿宋" w:hAnsi="仿宋" w:eastAsia="仿宋" w:cs="仿宋"/>
                <w:i w:val="0"/>
                <w:iCs w:val="0"/>
                <w:highlight w:val="none"/>
              </w:rPr>
              <w:t>支付标准为：以</w:t>
            </w:r>
            <w:r>
              <w:rPr>
                <w:rFonts w:hint="eastAsia" w:ascii="仿宋" w:hAnsi="仿宋" w:eastAsia="仿宋" w:cs="仿宋"/>
                <w:i w:val="0"/>
                <w:iCs w:val="0"/>
                <w:highlight w:val="none"/>
                <w:lang w:val="en-US" w:eastAsia="zh-CN"/>
              </w:rPr>
              <w:t>中标价格</w:t>
            </w:r>
            <w:r>
              <w:rPr>
                <w:rFonts w:hint="eastAsia" w:ascii="仿宋" w:hAnsi="仿宋" w:eastAsia="仿宋" w:cs="仿宋"/>
                <w:i w:val="0"/>
                <w:iCs w:val="0"/>
                <w:highlight w:val="none"/>
              </w:rPr>
              <w:t>为计费基价参照国家发展计划委员会（计价格[2002]1980号）规定的标准计算后下浮35%，不足5000元的按5000元收取。</w:t>
            </w:r>
          </w:p>
        </w:tc>
      </w:tr>
      <w:tr w14:paraId="65029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continue"/>
            <w:vAlign w:val="center"/>
          </w:tcPr>
          <w:p w14:paraId="08D8E920">
            <w:pPr>
              <w:pStyle w:val="61"/>
              <w:spacing w:line="360" w:lineRule="auto"/>
              <w:rPr>
                <w:rFonts w:hint="eastAsia" w:ascii="仿宋" w:hAnsi="仿宋" w:eastAsia="仿宋" w:cs="仿宋"/>
                <w:highlight w:val="none"/>
              </w:rPr>
            </w:pPr>
          </w:p>
        </w:tc>
        <w:tc>
          <w:tcPr>
            <w:tcW w:w="1701" w:type="dxa"/>
            <w:vMerge w:val="continue"/>
          </w:tcPr>
          <w:p w14:paraId="3DDB0392">
            <w:pPr>
              <w:pStyle w:val="61"/>
              <w:spacing w:line="360" w:lineRule="auto"/>
              <w:ind w:left="720" w:hanging="720" w:hangingChars="300"/>
              <w:rPr>
                <w:rFonts w:hint="eastAsia" w:ascii="仿宋" w:hAnsi="仿宋" w:eastAsia="仿宋" w:cs="仿宋"/>
                <w:highlight w:val="none"/>
              </w:rPr>
            </w:pPr>
          </w:p>
        </w:tc>
        <w:tc>
          <w:tcPr>
            <w:tcW w:w="7230" w:type="dxa"/>
            <w:vAlign w:val="center"/>
          </w:tcPr>
          <w:p w14:paraId="1A9BA551">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述标演示：</w:t>
            </w:r>
          </w:p>
          <w:p w14:paraId="3EFD7F60">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sym w:font="Wingdings 2" w:char="0052"/>
            </w:r>
            <w:r>
              <w:rPr>
                <w:rFonts w:hint="eastAsia" w:ascii="仿宋" w:hAnsi="仿宋" w:eastAsia="仿宋" w:cs="仿宋"/>
                <w:color w:val="auto"/>
                <w:highlight w:val="none"/>
                <w:lang w:val="en-US" w:eastAsia="zh-CN"/>
              </w:rPr>
              <w:t>不要求</w:t>
            </w:r>
          </w:p>
          <w:p w14:paraId="7F568444">
            <w:pPr>
              <w:rPr>
                <w:rFonts w:hint="eastAsia" w:ascii="仿宋" w:hAnsi="仿宋" w:eastAsia="仿宋" w:cs="仿宋"/>
                <w:color w:val="auto"/>
                <w:highlight w:val="none"/>
              </w:rPr>
            </w:pPr>
            <w:r>
              <w:rPr>
                <w:rFonts w:hint="eastAsia" w:ascii="仿宋" w:hAnsi="仿宋" w:eastAsia="仿宋" w:cs="仿宋"/>
                <w:color w:val="auto"/>
                <w:highlight w:val="none"/>
              </w:rPr>
              <w:sym w:font="Wingdings 2" w:char="00A3"/>
            </w:r>
            <w:r>
              <w:rPr>
                <w:rFonts w:hint="eastAsia" w:ascii="仿宋" w:hAnsi="仿宋" w:eastAsia="仿宋" w:cs="仿宋"/>
                <w:color w:val="auto"/>
                <w:highlight w:val="none"/>
              </w:rPr>
              <w:t>要求</w:t>
            </w:r>
            <w:r>
              <w:rPr>
                <w:rFonts w:hint="eastAsia" w:ascii="仿宋" w:hAnsi="仿宋" w:eastAsia="仿宋" w:cs="仿宋"/>
                <w:color w:val="auto"/>
                <w:highlight w:val="none"/>
                <w:lang w:eastAsia="zh-CN"/>
              </w:rPr>
              <w:t>，</w:t>
            </w:r>
            <w:r>
              <w:rPr>
                <w:rFonts w:hint="eastAsia" w:ascii="仿宋" w:hAnsi="仿宋" w:eastAsia="仿宋" w:cs="仿宋"/>
                <w:color w:val="auto"/>
                <w:highlight w:val="none"/>
              </w:rPr>
              <w:t>投标述标视频 演示demo等要求：</w:t>
            </w:r>
          </w:p>
          <w:p w14:paraId="02080D2B">
            <w:pPr>
              <w:rPr>
                <w:rFonts w:hint="eastAsia" w:ascii="仿宋" w:hAnsi="仿宋" w:eastAsia="仿宋" w:cs="仿宋"/>
                <w:highlight w:val="none"/>
                <w:lang w:val="en-US" w:eastAsia="zh-CN"/>
              </w:rPr>
            </w:pPr>
            <w:r>
              <w:rPr>
                <w:rFonts w:hint="eastAsia" w:ascii="仿宋" w:hAnsi="仿宋" w:eastAsia="仿宋" w:cs="仿宋"/>
                <w:highlight w:val="none"/>
                <w:lang w:val="en-US" w:eastAsia="zh-CN"/>
              </w:rPr>
              <w:t xml:space="preserve"> </w:t>
            </w:r>
            <w:r>
              <w:rPr>
                <w:rFonts w:hint="eastAsia" w:ascii="仿宋" w:hAnsi="仿宋" w:eastAsia="仿宋" w:cs="仿宋"/>
                <w:highlight w:val="none"/>
                <w:u w:val="single"/>
                <w:lang w:val="en-US" w:eastAsia="zh-CN"/>
              </w:rPr>
              <w:t xml:space="preserve">         </w:t>
            </w:r>
          </w:p>
        </w:tc>
      </w:tr>
      <w:tr w14:paraId="4DDE8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continue"/>
            <w:vAlign w:val="center"/>
          </w:tcPr>
          <w:p w14:paraId="0F411CF6">
            <w:pPr>
              <w:pStyle w:val="61"/>
              <w:spacing w:line="360" w:lineRule="auto"/>
              <w:rPr>
                <w:rFonts w:hint="eastAsia" w:ascii="仿宋" w:hAnsi="仿宋" w:eastAsia="仿宋" w:cs="仿宋"/>
                <w:highlight w:val="none"/>
              </w:rPr>
            </w:pPr>
          </w:p>
        </w:tc>
        <w:tc>
          <w:tcPr>
            <w:tcW w:w="1701" w:type="dxa"/>
            <w:vMerge w:val="continue"/>
          </w:tcPr>
          <w:p w14:paraId="00B7C446">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7FC758C9">
            <w:pPr>
              <w:pStyle w:val="61"/>
              <w:spacing w:line="360" w:lineRule="auto"/>
              <w:ind w:left="723" w:hanging="723" w:hangingChars="300"/>
              <w:rPr>
                <w:rFonts w:hint="eastAsia" w:ascii="仿宋" w:hAnsi="仿宋" w:eastAsia="仿宋" w:cs="仿宋"/>
                <w:b/>
                <w:bCs/>
                <w:color w:val="auto"/>
                <w:highlight w:val="none"/>
              </w:rPr>
            </w:pPr>
            <w:r>
              <w:rPr>
                <w:rFonts w:hint="eastAsia" w:ascii="仿宋" w:hAnsi="仿宋" w:eastAsia="仿宋" w:cs="仿宋"/>
                <w:b/>
                <w:bCs/>
                <w:color w:val="auto"/>
                <w:highlight w:val="none"/>
              </w:rPr>
              <w:t>投标样品</w:t>
            </w:r>
          </w:p>
          <w:p w14:paraId="4025B9A8">
            <w:pPr>
              <w:pStyle w:val="61"/>
              <w:spacing w:line="360" w:lineRule="auto"/>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sym w:font="Wingdings 2" w:char="0052"/>
            </w:r>
            <w:r>
              <w:rPr>
                <w:rFonts w:hint="eastAsia" w:ascii="仿宋" w:hAnsi="仿宋" w:eastAsia="仿宋" w:cs="仿宋"/>
                <w:color w:val="auto"/>
                <w:highlight w:val="none"/>
                <w:lang w:val="en-US" w:eastAsia="zh-CN"/>
              </w:rPr>
              <w:t>不要求</w:t>
            </w:r>
          </w:p>
          <w:p w14:paraId="764FAD44">
            <w:pPr>
              <w:rPr>
                <w:rFonts w:hint="eastAsia" w:ascii="仿宋" w:hAnsi="仿宋" w:eastAsia="仿宋" w:cs="仿宋"/>
                <w:color w:val="auto"/>
                <w:highlight w:val="none"/>
              </w:rPr>
            </w:pPr>
            <w:r>
              <w:rPr>
                <w:rFonts w:hint="eastAsia" w:ascii="仿宋" w:hAnsi="仿宋" w:eastAsia="仿宋" w:cs="仿宋"/>
                <w:color w:val="auto"/>
                <w:highlight w:val="none"/>
              </w:rPr>
              <w:sym w:font="Wingdings 2" w:char="00A3"/>
            </w:r>
            <w:r>
              <w:rPr>
                <w:rFonts w:hint="eastAsia" w:ascii="仿宋" w:hAnsi="仿宋" w:eastAsia="仿宋" w:cs="仿宋"/>
                <w:color w:val="auto"/>
                <w:highlight w:val="none"/>
              </w:rPr>
              <w:t>要求</w:t>
            </w:r>
            <w:r>
              <w:rPr>
                <w:rFonts w:hint="eastAsia" w:ascii="仿宋" w:hAnsi="仿宋" w:eastAsia="仿宋" w:cs="仿宋"/>
                <w:color w:val="auto"/>
                <w:highlight w:val="none"/>
                <w:lang w:eastAsia="zh-CN"/>
              </w:rPr>
              <w:t>，</w:t>
            </w:r>
          </w:p>
          <w:p w14:paraId="514E8EE6">
            <w:pPr>
              <w:pStyle w:val="61"/>
              <w:spacing w:line="360" w:lineRule="auto"/>
              <w:ind w:left="720" w:hanging="720" w:hangingChars="300"/>
              <w:rPr>
                <w:rFonts w:hint="eastAsia" w:ascii="仿宋" w:hAnsi="仿宋" w:eastAsia="仿宋" w:cs="仿宋"/>
                <w:color w:val="auto"/>
                <w:highlight w:val="none"/>
              </w:rPr>
            </w:pPr>
            <w:r>
              <w:rPr>
                <w:rFonts w:hint="eastAsia" w:ascii="仿宋" w:hAnsi="仿宋" w:eastAsia="仿宋" w:cs="仿宋"/>
                <w:color w:val="auto"/>
                <w:highlight w:val="none"/>
              </w:rPr>
              <w:t>（1）、提供样品名称：</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br w:type="textWrapping"/>
            </w:r>
            <w:r>
              <w:rPr>
                <w:rFonts w:hint="eastAsia" w:ascii="仿宋" w:hAnsi="仿宋" w:eastAsia="仿宋" w:cs="仿宋"/>
                <w:color w:val="auto"/>
                <w:highlight w:val="none"/>
              </w:rPr>
              <w:t>样品数量：</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br w:type="textWrapping"/>
            </w:r>
            <w:r>
              <w:rPr>
                <w:rFonts w:hint="eastAsia" w:ascii="仿宋" w:hAnsi="仿宋" w:eastAsia="仿宋" w:cs="仿宋"/>
                <w:color w:val="auto"/>
                <w:highlight w:val="none"/>
              </w:rPr>
              <w:t>包装和标记要求：</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br w:type="textWrapping"/>
            </w:r>
            <w:r>
              <w:rPr>
                <w:rFonts w:hint="eastAsia" w:ascii="仿宋" w:hAnsi="仿宋" w:eastAsia="仿宋" w:cs="仿宋"/>
                <w:color w:val="auto"/>
                <w:highlight w:val="none"/>
              </w:rPr>
              <w:t>密封要求：</w:t>
            </w:r>
            <w:r>
              <w:rPr>
                <w:rFonts w:hint="eastAsia" w:ascii="仿宋" w:hAnsi="仿宋" w:eastAsia="仿宋" w:cs="仿宋"/>
                <w:color w:val="auto"/>
                <w:highlight w:val="none"/>
                <w:u w:val="single"/>
              </w:rPr>
              <w:t>样品应当密封，未密封的样品招标代理机构将拒收</w:t>
            </w:r>
            <w:r>
              <w:rPr>
                <w:rFonts w:hint="eastAsia" w:ascii="仿宋" w:hAnsi="仿宋" w:eastAsia="仿宋" w:cs="仿宋"/>
                <w:color w:val="auto"/>
                <w:highlight w:val="none"/>
              </w:rPr>
              <w:br w:type="textWrapping"/>
            </w:r>
            <w:r>
              <w:rPr>
                <w:rFonts w:hint="eastAsia" w:ascii="仿宋" w:hAnsi="仿宋" w:eastAsia="仿宋" w:cs="仿宋"/>
                <w:color w:val="auto"/>
                <w:highlight w:val="none"/>
              </w:rPr>
              <w:t>制作标准和要求、检测报告：</w:t>
            </w:r>
            <w:r>
              <w:rPr>
                <w:rFonts w:hint="eastAsia" w:ascii="仿宋" w:hAnsi="仿宋" w:eastAsia="仿宋" w:cs="仿宋"/>
                <w:color w:val="auto"/>
                <w:highlight w:val="none"/>
                <w:u w:val="single"/>
                <w:lang w:val="en-US" w:eastAsia="zh-CN"/>
              </w:rPr>
              <w:t xml:space="preserve">       </w:t>
            </w:r>
          </w:p>
          <w:p w14:paraId="1AD3F426">
            <w:pPr>
              <w:pStyle w:val="61"/>
              <w:spacing w:line="360" w:lineRule="auto"/>
              <w:ind w:left="720" w:hanging="720" w:hangingChars="300"/>
              <w:rPr>
                <w:rFonts w:hint="eastAsia" w:ascii="仿宋" w:hAnsi="仿宋" w:eastAsia="仿宋" w:cs="仿宋"/>
                <w:color w:val="auto"/>
                <w:highlight w:val="none"/>
              </w:rPr>
            </w:pPr>
            <w:r>
              <w:rPr>
                <w:rFonts w:hint="eastAsia" w:ascii="仿宋" w:hAnsi="仿宋" w:eastAsia="仿宋" w:cs="仿宋"/>
                <w:color w:val="auto"/>
                <w:highlight w:val="none"/>
              </w:rPr>
              <w:t>（2）、提供样品的截止时间</w:t>
            </w:r>
            <w:r>
              <w:rPr>
                <w:rFonts w:hint="eastAsia" w:ascii="仿宋" w:hAnsi="仿宋" w:eastAsia="仿宋" w:cs="仿宋"/>
                <w:color w:val="auto"/>
                <w:highlight w:val="none"/>
              </w:rPr>
              <w:br w:type="textWrapping"/>
            </w:r>
            <w:r>
              <w:rPr>
                <w:rFonts w:hint="eastAsia" w:ascii="仿宋" w:hAnsi="仿宋" w:eastAsia="仿宋" w:cs="仿宋"/>
                <w:color w:val="auto"/>
                <w:highlight w:val="none"/>
              </w:rPr>
              <w:t>递交方式：</w:t>
            </w:r>
            <w:r>
              <w:rPr>
                <w:rFonts w:hint="eastAsia" w:ascii="仿宋" w:hAnsi="仿宋" w:eastAsia="仿宋" w:cs="仿宋"/>
                <w:color w:val="auto"/>
                <w:highlight w:val="none"/>
                <w:u w:val="single"/>
                <w:lang w:val="en-US" w:eastAsia="zh-CN"/>
              </w:rPr>
              <w:t xml:space="preserve">       </w:t>
            </w:r>
            <w:r>
              <w:rPr>
                <w:rFonts w:hint="eastAsia" w:ascii="仿宋" w:hAnsi="仿宋" w:eastAsia="仿宋" w:cs="仿宋"/>
                <w:color w:val="auto"/>
                <w:highlight w:val="none"/>
              </w:rPr>
              <w:br w:type="textWrapping"/>
            </w:r>
            <w:r>
              <w:rPr>
                <w:rFonts w:hint="eastAsia" w:ascii="仿宋" w:hAnsi="仿宋" w:eastAsia="仿宋" w:cs="仿宋"/>
                <w:color w:val="auto"/>
                <w:highlight w:val="none"/>
              </w:rPr>
              <w:t>递交地点：</w:t>
            </w:r>
            <w:r>
              <w:rPr>
                <w:rFonts w:hint="eastAsia" w:ascii="仿宋" w:hAnsi="仿宋" w:eastAsia="仿宋" w:cs="仿宋"/>
                <w:color w:val="auto"/>
                <w:highlight w:val="none"/>
                <w:u w:val="single"/>
                <w:lang w:val="en-US" w:eastAsia="zh-CN"/>
              </w:rPr>
              <w:t xml:space="preserve">       </w:t>
            </w:r>
          </w:p>
          <w:p w14:paraId="29640DE3">
            <w:pPr>
              <w:pStyle w:val="61"/>
              <w:spacing w:line="360" w:lineRule="auto"/>
              <w:ind w:left="720" w:hanging="720" w:hangingChars="300"/>
              <w:rPr>
                <w:rFonts w:hint="eastAsia" w:ascii="仿宋" w:hAnsi="仿宋" w:eastAsia="仿宋" w:cs="仿宋"/>
                <w:b/>
                <w:bCs/>
                <w:color w:val="FF0000"/>
                <w:highlight w:val="none"/>
                <w:lang w:eastAsia="zh-CN"/>
              </w:rPr>
            </w:pPr>
            <w:r>
              <w:rPr>
                <w:rFonts w:hint="eastAsia" w:ascii="仿宋" w:hAnsi="仿宋" w:eastAsia="仿宋" w:cs="仿宋"/>
                <w:color w:val="auto"/>
                <w:highlight w:val="none"/>
              </w:rPr>
              <w:t>（3）、样品处置</w:t>
            </w:r>
            <w:r>
              <w:rPr>
                <w:rFonts w:hint="eastAsia" w:ascii="仿宋" w:hAnsi="仿宋" w:eastAsia="仿宋" w:cs="仿宋"/>
                <w:color w:val="auto"/>
                <w:highlight w:val="none"/>
                <w:lang w:eastAsia="zh-CN"/>
              </w:rPr>
              <w:t>：</w:t>
            </w:r>
            <w:r>
              <w:rPr>
                <w:rFonts w:hint="eastAsia" w:ascii="仿宋" w:hAnsi="仿宋" w:eastAsia="仿宋" w:cs="仿宋"/>
                <w:color w:val="auto"/>
                <w:highlight w:val="none"/>
                <w:u w:val="single"/>
              </w:rPr>
              <w:t>未</w:t>
            </w:r>
            <w:r>
              <w:rPr>
                <w:rFonts w:hint="eastAsia" w:ascii="仿宋" w:hAnsi="仿宋" w:eastAsia="仿宋" w:cs="仿宋"/>
                <w:color w:val="auto"/>
                <w:highlight w:val="none"/>
                <w:u w:val="single"/>
                <w:lang w:eastAsia="zh-CN"/>
              </w:rPr>
              <w:t>中标人</w:t>
            </w:r>
            <w:r>
              <w:rPr>
                <w:rFonts w:hint="eastAsia" w:ascii="仿宋" w:hAnsi="仿宋" w:eastAsia="仿宋" w:cs="仿宋"/>
                <w:color w:val="auto"/>
                <w:highlight w:val="none"/>
                <w:u w:val="single"/>
              </w:rPr>
              <w:t>的样品退还，</w:t>
            </w:r>
            <w:r>
              <w:rPr>
                <w:rFonts w:hint="eastAsia" w:ascii="仿宋" w:hAnsi="仿宋" w:eastAsia="仿宋" w:cs="仿宋"/>
                <w:color w:val="auto"/>
                <w:highlight w:val="none"/>
                <w:u w:val="single"/>
                <w:lang w:eastAsia="zh-CN"/>
              </w:rPr>
              <w:t>中标人</w:t>
            </w:r>
            <w:r>
              <w:rPr>
                <w:rFonts w:hint="eastAsia" w:ascii="仿宋" w:hAnsi="仿宋" w:eastAsia="仿宋" w:cs="仿宋"/>
                <w:color w:val="auto"/>
                <w:highlight w:val="none"/>
                <w:u w:val="single"/>
              </w:rPr>
              <w:t>的样品保管、封存等</w:t>
            </w:r>
          </w:p>
        </w:tc>
      </w:tr>
      <w:tr w14:paraId="12CA4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continue"/>
            <w:vAlign w:val="center"/>
          </w:tcPr>
          <w:p w14:paraId="1B599DD8">
            <w:pPr>
              <w:pStyle w:val="61"/>
              <w:spacing w:line="360" w:lineRule="auto"/>
              <w:rPr>
                <w:rFonts w:hint="eastAsia" w:ascii="仿宋" w:hAnsi="仿宋" w:eastAsia="仿宋" w:cs="仿宋"/>
                <w:highlight w:val="none"/>
              </w:rPr>
            </w:pPr>
          </w:p>
        </w:tc>
        <w:tc>
          <w:tcPr>
            <w:tcW w:w="1701" w:type="dxa"/>
            <w:vMerge w:val="continue"/>
          </w:tcPr>
          <w:p w14:paraId="24F8198B">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44FB9873">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科技类项目软件类项目：中标人负责本项目合同向国家（和中标人住所地）科技行政部门规定的技术合同登记机构办理技术合同认定登记备案，备案后如开具0税率发票，招标人有权只支付对应部分的不含税价。</w:t>
            </w:r>
          </w:p>
        </w:tc>
      </w:tr>
      <w:tr w14:paraId="27ECD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continue"/>
            <w:vAlign w:val="center"/>
          </w:tcPr>
          <w:p w14:paraId="528F8505">
            <w:pPr>
              <w:pStyle w:val="61"/>
              <w:spacing w:line="360" w:lineRule="auto"/>
              <w:rPr>
                <w:rFonts w:hint="eastAsia" w:ascii="仿宋" w:hAnsi="仿宋" w:eastAsia="仿宋" w:cs="仿宋"/>
                <w:highlight w:val="none"/>
              </w:rPr>
            </w:pPr>
          </w:p>
        </w:tc>
        <w:tc>
          <w:tcPr>
            <w:tcW w:w="1701" w:type="dxa"/>
            <w:vMerge w:val="continue"/>
          </w:tcPr>
          <w:p w14:paraId="1EFE0EFB">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019142B1">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本文件评审内容涉及到的近半年为开标当月往前数六个月（例如：7月开标，近半年则为同年2月到7月），本文件评审内容涉及到的近1年为开标当月往前数12个月（例如：1月开标，近1年则为上一年度2月到本年度1月），本文件评审内容涉及到的近3年为开标当月往前数36个月。</w:t>
            </w:r>
          </w:p>
        </w:tc>
      </w:tr>
      <w:tr w14:paraId="4B9CC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37" w:hRule="atLeast"/>
        </w:trPr>
        <w:tc>
          <w:tcPr>
            <w:tcW w:w="850" w:type="dxa"/>
            <w:vMerge w:val="continue"/>
            <w:vAlign w:val="center"/>
          </w:tcPr>
          <w:p w14:paraId="5EBD9AF1">
            <w:pPr>
              <w:pStyle w:val="61"/>
              <w:spacing w:line="360" w:lineRule="auto"/>
              <w:rPr>
                <w:rFonts w:hint="eastAsia" w:ascii="仿宋" w:hAnsi="仿宋" w:eastAsia="仿宋" w:cs="仿宋"/>
                <w:highlight w:val="none"/>
              </w:rPr>
            </w:pPr>
          </w:p>
        </w:tc>
        <w:tc>
          <w:tcPr>
            <w:tcW w:w="1701" w:type="dxa"/>
            <w:vMerge w:val="continue"/>
          </w:tcPr>
          <w:p w14:paraId="1BC50DFD">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3A0F7BF9">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入围类项目：入围供应商连续2次或累计3 次不参加邀请招采项目的将取消其入围资格；</w:t>
            </w:r>
          </w:p>
          <w:p w14:paraId="6E381CC5">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北京银行总行进行招采的项目，北京银行分支机构、投资子公司可共享本项目的中标结果，合同需另行签订。</w:t>
            </w:r>
          </w:p>
        </w:tc>
      </w:tr>
      <w:tr w14:paraId="4961C0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37" w:hRule="atLeast"/>
        </w:trPr>
        <w:tc>
          <w:tcPr>
            <w:tcW w:w="850" w:type="dxa"/>
            <w:vMerge w:val="continue"/>
            <w:vAlign w:val="center"/>
          </w:tcPr>
          <w:p w14:paraId="174FCD28">
            <w:pPr>
              <w:pStyle w:val="61"/>
              <w:spacing w:line="360" w:lineRule="auto"/>
              <w:rPr>
                <w:rFonts w:hint="eastAsia" w:ascii="仿宋" w:hAnsi="仿宋" w:eastAsia="仿宋" w:cs="仿宋"/>
                <w:highlight w:val="none"/>
              </w:rPr>
            </w:pPr>
          </w:p>
        </w:tc>
        <w:tc>
          <w:tcPr>
            <w:tcW w:w="1701" w:type="dxa"/>
            <w:vMerge w:val="continue"/>
          </w:tcPr>
          <w:p w14:paraId="543773E8">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3D083247">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本项目相关异议：</w:t>
            </w:r>
          </w:p>
          <w:p w14:paraId="6B4B26C6">
            <w:pPr>
              <w:spacing w:line="360" w:lineRule="auto"/>
              <w:rPr>
                <w:rFonts w:hint="eastAsia" w:ascii="仿宋" w:hAnsi="仿宋" w:eastAsia="仿宋" w:cs="仿宋"/>
                <w:i w:val="0"/>
                <w:iCs w:val="0"/>
                <w:highlight w:val="none"/>
              </w:rPr>
            </w:pPr>
            <w:r>
              <w:rPr>
                <w:rFonts w:hint="eastAsia" w:ascii="仿宋" w:hAnsi="仿宋" w:eastAsia="仿宋" w:cs="仿宋"/>
                <w:i w:val="0"/>
                <w:iCs w:val="0"/>
                <w:highlight w:val="none"/>
              </w:rPr>
              <w:t>联系人：高金婵、柳建林</w:t>
            </w:r>
          </w:p>
          <w:p w14:paraId="4E6F575D">
            <w:pPr>
              <w:spacing w:line="360" w:lineRule="auto"/>
              <w:rPr>
                <w:rFonts w:hint="eastAsia" w:ascii="仿宋" w:hAnsi="仿宋" w:eastAsia="仿宋" w:cs="仿宋"/>
                <w:i w:val="0"/>
                <w:iCs w:val="0"/>
                <w:highlight w:val="none"/>
                <w:lang w:eastAsia="zh-CN"/>
              </w:rPr>
            </w:pPr>
            <w:r>
              <w:rPr>
                <w:rFonts w:hint="eastAsia" w:ascii="仿宋" w:hAnsi="仿宋" w:eastAsia="仿宋" w:cs="仿宋"/>
                <w:i w:val="0"/>
                <w:iCs w:val="0"/>
                <w:highlight w:val="none"/>
              </w:rPr>
              <w:t>联系电话：</w:t>
            </w:r>
            <w:r>
              <w:rPr>
                <w:rFonts w:hint="eastAsia" w:ascii="仿宋" w:hAnsi="仿宋" w:eastAsia="仿宋" w:cs="仿宋"/>
                <w:i w:val="0"/>
                <w:iCs w:val="0"/>
                <w:highlight w:val="none"/>
                <w:lang w:eastAsia="zh-CN"/>
              </w:rPr>
              <w:t>18701390392</w:t>
            </w:r>
          </w:p>
          <w:p w14:paraId="7BA8D390">
            <w:pPr>
              <w:spacing w:line="360" w:lineRule="auto"/>
              <w:rPr>
                <w:rFonts w:hint="eastAsia" w:ascii="仿宋" w:hAnsi="仿宋" w:eastAsia="仿宋" w:cs="仿宋"/>
                <w:i w:val="0"/>
                <w:iCs w:val="0"/>
                <w:highlight w:val="none"/>
              </w:rPr>
            </w:pPr>
            <w:r>
              <w:rPr>
                <w:rFonts w:hint="eastAsia" w:ascii="仿宋" w:hAnsi="仿宋" w:eastAsia="仿宋" w:cs="仿宋"/>
                <w:i w:val="0"/>
                <w:iCs w:val="0"/>
                <w:highlight w:val="none"/>
              </w:rPr>
              <w:t>异议相关问题执行中华人民共和国招标投标法及其实施条例，异议相关函件格式参照中华人民共和国财政部令第94号《政府采购质疑和投诉办法》相关规定。在法定质疑期内一次性提出针对同一采购程序环节的质疑。</w:t>
            </w:r>
          </w:p>
          <w:p w14:paraId="296EE276">
            <w:pPr>
              <w:spacing w:line="360" w:lineRule="auto"/>
              <w:rPr>
                <w:rFonts w:hint="eastAsia" w:ascii="仿宋" w:hAnsi="仿宋" w:eastAsia="仿宋" w:cs="仿宋"/>
                <w:i w:val="0"/>
                <w:iCs w:val="0"/>
                <w:highlight w:val="none"/>
              </w:rPr>
            </w:pPr>
            <w:r>
              <w:rPr>
                <w:rFonts w:hint="eastAsia" w:ascii="仿宋" w:hAnsi="仿宋" w:eastAsia="仿宋" w:cs="仿宋"/>
                <w:i w:val="0"/>
                <w:iCs w:val="0"/>
                <w:highlight w:val="none"/>
              </w:rPr>
              <w:t>关于投标文件编制问题以及对招标文件理解需要咨询的问题请拨打：</w:t>
            </w:r>
            <w:r>
              <w:rPr>
                <w:rFonts w:hint="eastAsia" w:ascii="仿宋" w:hAnsi="仿宋" w:eastAsia="仿宋" w:cs="仿宋"/>
                <w:bCs/>
                <w:i w:val="0"/>
                <w:iCs w:val="0"/>
                <w:szCs w:val="24"/>
                <w:highlight w:val="none"/>
                <w:lang w:eastAsia="zh-CN"/>
              </w:rPr>
              <w:t>18701390392</w:t>
            </w:r>
            <w:r>
              <w:rPr>
                <w:rFonts w:hint="eastAsia" w:ascii="仿宋" w:hAnsi="仿宋" w:eastAsia="仿宋" w:cs="仿宋"/>
                <w:i w:val="0"/>
                <w:iCs w:val="0"/>
                <w:highlight w:val="none"/>
              </w:rPr>
              <w:t>。</w:t>
            </w:r>
          </w:p>
          <w:p w14:paraId="0B3C23D8">
            <w:pPr>
              <w:spacing w:line="360" w:lineRule="auto"/>
              <w:rPr>
                <w:rFonts w:hint="eastAsia" w:ascii="仿宋" w:hAnsi="仿宋" w:eastAsia="仿宋" w:cs="仿宋"/>
                <w:highlight w:val="none"/>
                <w:lang w:val="en-US" w:eastAsia="zh-CN"/>
              </w:rPr>
            </w:pPr>
            <w:r>
              <w:rPr>
                <w:rFonts w:hint="eastAsia" w:ascii="仿宋" w:hAnsi="仿宋" w:eastAsia="仿宋" w:cs="仿宋"/>
                <w:i w:val="0"/>
                <w:iCs w:val="0"/>
                <w:highlight w:val="none"/>
              </w:rPr>
              <w:t>对于非实质性疑问及异议不予受理与回复。</w:t>
            </w:r>
          </w:p>
        </w:tc>
      </w:tr>
      <w:tr w14:paraId="42BEC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37" w:hRule="atLeast"/>
        </w:trPr>
        <w:tc>
          <w:tcPr>
            <w:tcW w:w="850" w:type="dxa"/>
            <w:vMerge w:val="continue"/>
            <w:vAlign w:val="center"/>
          </w:tcPr>
          <w:p w14:paraId="49382BFD">
            <w:pPr>
              <w:pStyle w:val="61"/>
              <w:spacing w:line="360" w:lineRule="auto"/>
              <w:rPr>
                <w:rFonts w:hint="eastAsia" w:ascii="仿宋" w:hAnsi="仿宋" w:eastAsia="仿宋" w:cs="仿宋"/>
                <w:highlight w:val="none"/>
              </w:rPr>
            </w:pPr>
          </w:p>
        </w:tc>
        <w:tc>
          <w:tcPr>
            <w:tcW w:w="1701" w:type="dxa"/>
            <w:vMerge w:val="continue"/>
          </w:tcPr>
          <w:p w14:paraId="71BD2B80">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32F91F88">
            <w:pPr>
              <w:spacing w:line="360" w:lineRule="auto"/>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color w:val="auto"/>
                <w:kern w:val="2"/>
                <w:sz w:val="24"/>
                <w:szCs w:val="21"/>
                <w:highlight w:val="none"/>
                <w:lang w:val="en-US" w:eastAsia="zh-CN" w:bidi="ar-SA"/>
              </w:rPr>
              <w:t>参与本项目投标的投标人须提供按照招标人可能要求的与其投标有关的一切数据或资料（包括但不限于整个投标文件或响应文件中的企业证书原件、业绩合同（合同包括但不限于合同文本、中标通知书、发票等相关的所有资料）原件、人员证书原件），完全理解招标人不一定接受最低价的投标或收到的任何投标。具体是否提供时间以单独通知为准，不通知的视为无需提供。</w:t>
            </w:r>
          </w:p>
        </w:tc>
      </w:tr>
      <w:tr w14:paraId="1208A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94" w:hRule="atLeast"/>
        </w:trPr>
        <w:tc>
          <w:tcPr>
            <w:tcW w:w="850" w:type="dxa"/>
            <w:vMerge w:val="continue"/>
            <w:vAlign w:val="center"/>
          </w:tcPr>
          <w:p w14:paraId="7E35D96C">
            <w:pPr>
              <w:pStyle w:val="61"/>
              <w:spacing w:line="360" w:lineRule="auto"/>
              <w:rPr>
                <w:rFonts w:hint="eastAsia" w:ascii="仿宋" w:hAnsi="仿宋" w:eastAsia="仿宋" w:cs="仿宋"/>
                <w:highlight w:val="none"/>
              </w:rPr>
            </w:pPr>
          </w:p>
        </w:tc>
        <w:tc>
          <w:tcPr>
            <w:tcW w:w="1701" w:type="dxa"/>
            <w:vMerge w:val="continue"/>
          </w:tcPr>
          <w:p w14:paraId="68717E49">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3ABB5AD6">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服务期限：</w:t>
            </w:r>
          </w:p>
          <w:p w14:paraId="284033F8">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b/>
                <w:bCs/>
                <w:color w:val="auto"/>
                <w:sz w:val="24"/>
                <w:szCs w:val="24"/>
                <w:highlight w:val="none"/>
                <w:lang w:val="en-US" w:eastAsia="zh-CN"/>
              </w:rPr>
            </w:pPr>
            <w:r>
              <w:rPr>
                <w:rFonts w:hint="eastAsia" w:ascii="仿宋" w:hAnsi="仿宋" w:eastAsia="仿宋" w:cs="仿宋"/>
                <w:color w:val="auto"/>
                <w:sz w:val="24"/>
                <w:szCs w:val="24"/>
                <w:highlight w:val="none"/>
                <w:lang w:eastAsia="zh-CN"/>
              </w:rPr>
              <w:t>☑</w:t>
            </w:r>
            <w:r>
              <w:rPr>
                <w:rFonts w:hint="eastAsia" w:ascii="仿宋" w:hAnsi="仿宋" w:eastAsia="仿宋" w:cs="仿宋"/>
                <w:b w:val="0"/>
                <w:bCs w:val="0"/>
                <w:i w:val="0"/>
                <w:iCs w:val="0"/>
                <w:kern w:val="2"/>
                <w:sz w:val="24"/>
                <w:szCs w:val="24"/>
                <w:highlight w:val="none"/>
                <w:lang w:val="en-US" w:eastAsia="zh-CN" w:bidi="ar"/>
              </w:rPr>
              <w:t>本项目项目进度安排和有关要求详见需求书。</w:t>
            </w:r>
          </w:p>
          <w:p w14:paraId="4117EBDD">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b w:val="0"/>
                <w:bCs w:val="0"/>
                <w:i w:val="0"/>
                <w:iCs w:val="0"/>
                <w:kern w:val="2"/>
                <w:sz w:val="24"/>
                <w:szCs w:val="24"/>
                <w:highlight w:val="none"/>
                <w:lang w:val="en-US" w:eastAsia="zh-CN" w:bidi="ar"/>
              </w:rPr>
            </w:pPr>
            <w:r>
              <w:rPr>
                <w:rFonts w:hint="eastAsia" w:ascii="仿宋" w:hAnsi="仿宋" w:eastAsia="仿宋" w:cs="仿宋"/>
                <w:color w:val="auto"/>
                <w:sz w:val="24"/>
                <w:szCs w:val="24"/>
                <w:highlight w:val="none"/>
                <w:lang w:eastAsia="zh-CN"/>
              </w:rPr>
              <w:t>□</w:t>
            </w:r>
            <w:r>
              <w:rPr>
                <w:rFonts w:hint="eastAsia" w:ascii="仿宋" w:hAnsi="仿宋" w:eastAsia="仿宋" w:cs="仿宋"/>
                <w:b w:val="0"/>
                <w:bCs w:val="0"/>
                <w:i w:val="0"/>
                <w:iCs w:val="0"/>
                <w:kern w:val="2"/>
                <w:sz w:val="24"/>
                <w:szCs w:val="24"/>
                <w:highlight w:val="none"/>
                <w:lang w:val="en-US" w:eastAsia="zh-CN" w:bidi="ar"/>
              </w:rPr>
              <w:t>本项目服务周期：</w:t>
            </w:r>
            <w:r>
              <w:rPr>
                <w:rFonts w:hint="eastAsia" w:ascii="仿宋" w:hAnsi="仿宋" w:eastAsia="仿宋" w:cs="仿宋"/>
                <w:b w:val="0"/>
                <w:bCs w:val="0"/>
                <w:i w:val="0"/>
                <w:iCs w:val="0"/>
                <w:kern w:val="2"/>
                <w:sz w:val="24"/>
                <w:szCs w:val="24"/>
                <w:highlight w:val="none"/>
                <w:u w:val="single"/>
                <w:lang w:val="en-US" w:eastAsia="zh-CN" w:bidi="ar"/>
              </w:rPr>
              <w:t xml:space="preserve">   </w:t>
            </w:r>
            <w:r>
              <w:rPr>
                <w:rFonts w:hint="eastAsia" w:ascii="仿宋" w:hAnsi="仿宋" w:eastAsia="仿宋" w:cs="仿宋"/>
                <w:b w:val="0"/>
                <w:bCs w:val="0"/>
                <w:i w:val="0"/>
                <w:iCs w:val="0"/>
                <w:kern w:val="2"/>
                <w:sz w:val="24"/>
                <w:szCs w:val="24"/>
                <w:highlight w:val="none"/>
                <w:lang w:val="en-US" w:eastAsia="zh-CN" w:bidi="ar"/>
              </w:rPr>
              <w:t xml:space="preserve">个月。合同签订方式:一签 </w:t>
            </w:r>
            <w:r>
              <w:rPr>
                <w:rFonts w:hint="eastAsia" w:ascii="仿宋" w:hAnsi="仿宋" w:eastAsia="仿宋" w:cs="仿宋"/>
                <w:b w:val="0"/>
                <w:bCs w:val="0"/>
                <w:i w:val="0"/>
                <w:iCs w:val="0"/>
                <w:kern w:val="2"/>
                <w:sz w:val="24"/>
                <w:szCs w:val="24"/>
                <w:highlight w:val="none"/>
                <w:u w:val="single"/>
                <w:lang w:val="en-US" w:eastAsia="zh-CN" w:bidi="ar"/>
              </w:rPr>
              <w:t xml:space="preserve">  </w:t>
            </w:r>
            <w:r>
              <w:rPr>
                <w:rFonts w:hint="eastAsia" w:ascii="仿宋" w:hAnsi="仿宋" w:eastAsia="仿宋" w:cs="仿宋"/>
                <w:b w:val="0"/>
                <w:bCs w:val="0"/>
                <w:i w:val="0"/>
                <w:iCs w:val="0"/>
                <w:kern w:val="2"/>
                <w:sz w:val="24"/>
                <w:szCs w:val="24"/>
                <w:highlight w:val="none"/>
                <w:lang w:val="en-US" w:eastAsia="zh-CN" w:bidi="ar"/>
              </w:rPr>
              <w:t>月。</w:t>
            </w:r>
          </w:p>
          <w:p w14:paraId="6D979FB5">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b w:val="0"/>
                <w:bCs w:val="0"/>
                <w:i w:val="0"/>
                <w:iCs w:val="0"/>
                <w:kern w:val="2"/>
                <w:sz w:val="24"/>
                <w:szCs w:val="24"/>
                <w:highlight w:val="none"/>
                <w:lang w:val="en-US" w:eastAsia="zh-CN" w:bidi="ar"/>
              </w:rPr>
            </w:pPr>
            <w:r>
              <w:rPr>
                <w:rFonts w:hint="eastAsia" w:ascii="仿宋" w:hAnsi="仿宋" w:eastAsia="仿宋" w:cs="仿宋"/>
                <w:color w:val="auto"/>
                <w:sz w:val="24"/>
                <w:szCs w:val="24"/>
                <w:highlight w:val="none"/>
                <w:lang w:eastAsia="zh-CN"/>
              </w:rPr>
              <w:t>□</w:t>
            </w:r>
            <w:r>
              <w:rPr>
                <w:rFonts w:hint="eastAsia" w:ascii="仿宋" w:hAnsi="仿宋" w:eastAsia="仿宋" w:cs="仿宋"/>
                <w:b w:val="0"/>
                <w:bCs w:val="0"/>
                <w:i w:val="0"/>
                <w:iCs w:val="0"/>
                <w:kern w:val="2"/>
                <w:sz w:val="24"/>
                <w:szCs w:val="24"/>
                <w:highlight w:val="none"/>
                <w:lang w:val="en-US" w:eastAsia="zh-CN" w:bidi="ar"/>
              </w:rPr>
              <w:t>首次服务期限：</w:t>
            </w:r>
            <w:r>
              <w:rPr>
                <w:rFonts w:hint="eastAsia" w:ascii="仿宋" w:hAnsi="仿宋" w:eastAsia="仿宋" w:cs="仿宋"/>
                <w:b w:val="0"/>
                <w:bCs w:val="0"/>
                <w:i w:val="0"/>
                <w:iCs w:val="0"/>
                <w:kern w:val="2"/>
                <w:sz w:val="24"/>
                <w:szCs w:val="24"/>
                <w:highlight w:val="none"/>
                <w:u w:val="single"/>
                <w:lang w:val="en-US" w:eastAsia="zh-CN" w:bidi="ar"/>
              </w:rPr>
              <w:t xml:space="preserve">   </w:t>
            </w:r>
            <w:r>
              <w:rPr>
                <w:rFonts w:hint="eastAsia" w:ascii="仿宋" w:hAnsi="仿宋" w:eastAsia="仿宋" w:cs="仿宋"/>
                <w:b w:val="0"/>
                <w:bCs w:val="0"/>
                <w:i w:val="0"/>
                <w:iCs w:val="0"/>
                <w:kern w:val="2"/>
                <w:sz w:val="24"/>
                <w:szCs w:val="24"/>
                <w:highlight w:val="none"/>
                <w:lang w:val="en-US" w:eastAsia="zh-CN" w:bidi="ar"/>
              </w:rPr>
              <w:t>个月。服务期满且双方均无异议的，可书面续签下一个服务周期合同。根据招标人预算批复金额及项目开展情况，招标人有权确定续签合同的服务期限，可多次续签，整体服务期限最长不超过</w:t>
            </w:r>
            <w:r>
              <w:rPr>
                <w:rFonts w:hint="eastAsia" w:ascii="仿宋" w:hAnsi="仿宋" w:eastAsia="仿宋" w:cs="仿宋"/>
                <w:b w:val="0"/>
                <w:bCs w:val="0"/>
                <w:i w:val="0"/>
                <w:iCs w:val="0"/>
                <w:kern w:val="2"/>
                <w:sz w:val="24"/>
                <w:szCs w:val="24"/>
                <w:highlight w:val="none"/>
                <w:u w:val="single"/>
                <w:lang w:val="en-US" w:eastAsia="zh-CN" w:bidi="ar"/>
              </w:rPr>
              <w:t xml:space="preserve">   </w:t>
            </w:r>
            <w:r>
              <w:rPr>
                <w:rFonts w:hint="eastAsia" w:ascii="仿宋" w:hAnsi="仿宋" w:eastAsia="仿宋" w:cs="仿宋"/>
                <w:b w:val="0"/>
                <w:bCs w:val="0"/>
                <w:i w:val="0"/>
                <w:iCs w:val="0"/>
                <w:kern w:val="2"/>
                <w:sz w:val="24"/>
                <w:szCs w:val="24"/>
                <w:highlight w:val="none"/>
                <w:lang w:val="en-US" w:eastAsia="zh-CN" w:bidi="ar"/>
              </w:rPr>
              <w:t>个月。</w:t>
            </w:r>
          </w:p>
        </w:tc>
      </w:tr>
      <w:tr w14:paraId="774CD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37" w:hRule="atLeast"/>
        </w:trPr>
        <w:tc>
          <w:tcPr>
            <w:tcW w:w="850" w:type="dxa"/>
            <w:vMerge w:val="continue"/>
            <w:vAlign w:val="center"/>
          </w:tcPr>
          <w:p w14:paraId="3BAD3240">
            <w:pPr>
              <w:pStyle w:val="61"/>
              <w:spacing w:line="360" w:lineRule="auto"/>
              <w:rPr>
                <w:rFonts w:hint="eastAsia" w:ascii="仿宋" w:hAnsi="仿宋" w:eastAsia="仿宋" w:cs="仿宋"/>
                <w:highlight w:val="none"/>
              </w:rPr>
            </w:pPr>
          </w:p>
        </w:tc>
        <w:tc>
          <w:tcPr>
            <w:tcW w:w="1701" w:type="dxa"/>
            <w:vMerge w:val="continue"/>
          </w:tcPr>
          <w:p w14:paraId="6E00D613">
            <w:pPr>
              <w:pStyle w:val="61"/>
              <w:spacing w:line="360" w:lineRule="auto"/>
              <w:ind w:left="720" w:hanging="720" w:hangingChars="300"/>
              <w:rPr>
                <w:rFonts w:hint="eastAsia" w:ascii="仿宋" w:hAnsi="仿宋" w:eastAsia="仿宋" w:cs="仿宋"/>
                <w:color w:val="FF0000"/>
                <w:highlight w:val="none"/>
              </w:rPr>
            </w:pPr>
          </w:p>
        </w:tc>
        <w:tc>
          <w:tcPr>
            <w:tcW w:w="7230" w:type="dxa"/>
            <w:vAlign w:val="center"/>
          </w:tcPr>
          <w:p w14:paraId="1B80899E">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b w:val="0"/>
                <w:bCs w:val="0"/>
                <w:i w:val="0"/>
                <w:iCs w:val="0"/>
                <w:kern w:val="2"/>
                <w:sz w:val="24"/>
                <w:szCs w:val="24"/>
                <w:highlight w:val="none"/>
                <w:lang w:val="en-US" w:eastAsia="zh-CN" w:bidi="ar"/>
              </w:rPr>
            </w:pPr>
            <w:r>
              <w:rPr>
                <w:rFonts w:hint="eastAsia" w:ascii="仿宋" w:hAnsi="仿宋" w:eastAsia="仿宋" w:cs="仿宋"/>
                <w:b w:val="0"/>
                <w:bCs w:val="0"/>
                <w:i w:val="0"/>
                <w:iCs w:val="0"/>
                <w:kern w:val="2"/>
                <w:sz w:val="24"/>
                <w:szCs w:val="24"/>
                <w:highlight w:val="none"/>
                <w:lang w:val="en-US" w:eastAsia="zh-CN" w:bidi="ar"/>
              </w:rPr>
              <w:t>如出现招标人需求取消、预算削减(取消)、中标人/入围供应商出现履约质量问题或其他违约情形，或发生相关政策变化等情况，招标人有权单方提前终止合同/框架/定点协议，经招标人书面通知中标人/入围供应商后合同/框架/定点协议终止。</w:t>
            </w:r>
          </w:p>
          <w:p w14:paraId="1214B210">
            <w:pPr>
              <w:pStyle w:val="11"/>
              <w:keepNext w:val="0"/>
              <w:keepLines w:val="0"/>
              <w:numPr>
                <w:ilvl w:val="-1"/>
                <w:numId w:val="0"/>
              </w:numPr>
              <w:suppressLineNumbers w:val="0"/>
              <w:spacing w:before="0" w:beforeAutospacing="0" w:after="0" w:afterAutospacing="0"/>
              <w:ind w:left="0" w:leftChars="0" w:right="0" w:rightChars="0" w:firstLine="0" w:firstLineChars="0"/>
              <w:rPr>
                <w:rFonts w:hint="eastAsia" w:ascii="仿宋" w:hAnsi="仿宋" w:eastAsia="仿宋" w:cs="仿宋"/>
                <w:color w:val="auto"/>
                <w:kern w:val="2"/>
                <w:sz w:val="24"/>
                <w:szCs w:val="21"/>
                <w:highlight w:val="none"/>
                <w:lang w:val="en-US" w:eastAsia="zh-CN" w:bidi="ar-SA"/>
              </w:rPr>
            </w:pPr>
            <w:r>
              <w:rPr>
                <w:rFonts w:hint="eastAsia" w:ascii="仿宋" w:hAnsi="仿宋" w:eastAsia="仿宋" w:cs="仿宋"/>
                <w:b w:val="0"/>
                <w:bCs w:val="0"/>
                <w:i w:val="0"/>
                <w:iCs w:val="0"/>
                <w:kern w:val="2"/>
                <w:sz w:val="24"/>
                <w:szCs w:val="24"/>
                <w:highlight w:val="none"/>
                <w:lang w:val="en-US" w:eastAsia="zh-CN" w:bidi="ar"/>
              </w:rPr>
              <w:t>如本项目签署框架/定点协议，协议有效期内，招标人根据市场变化可在协议价格标准上向下议价，招标人不承诺具体项目实施金额。</w:t>
            </w:r>
          </w:p>
        </w:tc>
      </w:tr>
      <w:tr w14:paraId="217A83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restart"/>
            <w:vAlign w:val="center"/>
          </w:tcPr>
          <w:p w14:paraId="4D3AD145">
            <w:pPr>
              <w:pStyle w:val="61"/>
              <w:spacing w:line="360" w:lineRule="auto"/>
              <w:rPr>
                <w:rFonts w:hint="eastAsia" w:ascii="仿宋" w:hAnsi="仿宋" w:eastAsia="仿宋" w:cs="仿宋"/>
                <w:highlight w:val="none"/>
                <w:lang w:val="en-US" w:eastAsia="zh-CN"/>
              </w:rPr>
            </w:pPr>
            <w:r>
              <w:rPr>
                <w:rFonts w:hint="eastAsia" w:ascii="仿宋" w:hAnsi="仿宋" w:eastAsia="仿宋" w:cs="仿宋"/>
                <w:highlight w:val="none"/>
                <w:lang w:val="en-US" w:eastAsia="zh-CN"/>
              </w:rPr>
              <w:t>10.2</w:t>
            </w:r>
          </w:p>
        </w:tc>
        <w:tc>
          <w:tcPr>
            <w:tcW w:w="1701" w:type="dxa"/>
            <w:vMerge w:val="restart"/>
          </w:tcPr>
          <w:p w14:paraId="0E3A6BB6">
            <w:pPr>
              <w:pStyle w:val="61"/>
              <w:spacing w:line="360" w:lineRule="auto"/>
              <w:ind w:left="720" w:hanging="720" w:hangingChars="300"/>
              <w:rPr>
                <w:rFonts w:hint="eastAsia" w:ascii="仿宋" w:hAnsi="仿宋" w:eastAsia="仿宋" w:cs="仿宋"/>
                <w:color w:val="FF0000"/>
                <w:highlight w:val="none"/>
                <w:lang w:val="en-US" w:eastAsia="zh-CN"/>
              </w:rPr>
            </w:pPr>
            <w:r>
              <w:rPr>
                <w:rFonts w:hint="eastAsia" w:ascii="仿宋" w:hAnsi="仿宋" w:eastAsia="仿宋" w:cs="仿宋"/>
                <w:color w:val="auto"/>
                <w:highlight w:val="none"/>
                <w:lang w:val="en-US" w:eastAsia="zh-CN"/>
              </w:rPr>
              <w:t>其他</w:t>
            </w:r>
          </w:p>
        </w:tc>
        <w:tc>
          <w:tcPr>
            <w:tcW w:w="7230" w:type="dxa"/>
            <w:vAlign w:val="center"/>
          </w:tcPr>
          <w:p w14:paraId="61F3B782">
            <w:pPr>
              <w:spacing w:line="276" w:lineRule="auto"/>
              <w:jc w:val="left"/>
              <w:rPr>
                <w:rFonts w:hint="eastAsia" w:ascii="仿宋" w:hAnsi="仿宋" w:eastAsia="仿宋" w:cs="仿宋"/>
                <w:b/>
                <w:bCs/>
                <w:i w:val="0"/>
                <w:iCs w:val="0"/>
                <w:color w:val="auto"/>
                <w:kern w:val="2"/>
                <w:sz w:val="24"/>
                <w:szCs w:val="24"/>
                <w:highlight w:val="none"/>
                <w:u w:val="none"/>
                <w:lang w:val="en-US" w:eastAsia="zh-CN" w:bidi="ar-SA"/>
              </w:rPr>
            </w:pPr>
            <w:r>
              <w:rPr>
                <w:rFonts w:hint="eastAsia" w:ascii="仿宋" w:hAnsi="仿宋" w:eastAsia="仿宋" w:cs="仿宋"/>
                <w:b/>
                <w:bCs/>
                <w:i w:val="0"/>
                <w:iCs w:val="0"/>
                <w:color w:val="auto"/>
                <w:kern w:val="2"/>
                <w:sz w:val="24"/>
                <w:szCs w:val="24"/>
                <w:highlight w:val="none"/>
                <w:u w:val="none"/>
                <w:lang w:val="en-US" w:eastAsia="zh-CN" w:bidi="ar-SA"/>
              </w:rPr>
              <w:t>鼓励中标人在北京银行的分支机构开立结算账户与招标人进行本项目结算。</w:t>
            </w:r>
          </w:p>
        </w:tc>
      </w:tr>
      <w:tr w14:paraId="5961A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Merge w:val="continue"/>
            <w:vAlign w:val="center"/>
          </w:tcPr>
          <w:p w14:paraId="78F467A3">
            <w:pPr>
              <w:pStyle w:val="61"/>
              <w:spacing w:line="360" w:lineRule="auto"/>
              <w:rPr>
                <w:rFonts w:hint="eastAsia" w:ascii="仿宋" w:hAnsi="仿宋" w:eastAsia="仿宋" w:cs="仿宋"/>
                <w:highlight w:val="none"/>
                <w:lang w:val="en-US" w:eastAsia="zh-CN"/>
              </w:rPr>
            </w:pPr>
          </w:p>
        </w:tc>
        <w:tc>
          <w:tcPr>
            <w:tcW w:w="1701" w:type="dxa"/>
            <w:vMerge w:val="continue"/>
          </w:tcPr>
          <w:p w14:paraId="25C1F069">
            <w:pPr>
              <w:pStyle w:val="61"/>
              <w:spacing w:line="360" w:lineRule="auto"/>
              <w:ind w:left="720" w:hanging="720" w:hangingChars="300"/>
              <w:rPr>
                <w:rFonts w:hint="eastAsia" w:ascii="仿宋" w:hAnsi="仿宋" w:eastAsia="仿宋" w:cs="仿宋"/>
                <w:color w:val="FF0000"/>
                <w:highlight w:val="none"/>
                <w:lang w:val="en-US" w:eastAsia="zh-CN"/>
              </w:rPr>
            </w:pPr>
          </w:p>
        </w:tc>
        <w:tc>
          <w:tcPr>
            <w:tcW w:w="7230" w:type="dxa"/>
            <w:vAlign w:val="center"/>
          </w:tcPr>
          <w:p w14:paraId="51F23E46">
            <w:pPr>
              <w:spacing w:line="276" w:lineRule="auto"/>
              <w:jc w:val="left"/>
              <w:rPr>
                <w:rFonts w:hint="eastAsia" w:ascii="仿宋" w:hAnsi="仿宋" w:eastAsia="仿宋" w:cs="仿宋"/>
                <w:b/>
                <w:bCs/>
                <w:i w:val="0"/>
                <w:iCs w:val="0"/>
                <w:color w:val="auto"/>
                <w:kern w:val="2"/>
                <w:sz w:val="24"/>
                <w:szCs w:val="24"/>
                <w:highlight w:val="none"/>
                <w:u w:val="none"/>
                <w:lang w:val="en-US" w:eastAsia="zh-CN" w:bidi="ar-SA"/>
              </w:rPr>
            </w:pPr>
            <w:r>
              <w:rPr>
                <w:rFonts w:hint="eastAsia" w:ascii="仿宋" w:hAnsi="仿宋" w:eastAsia="仿宋" w:cs="仿宋"/>
                <w:b/>
                <w:bCs/>
                <w:kern w:val="2"/>
                <w:szCs w:val="24"/>
                <w:highlight w:val="none"/>
              </w:rPr>
              <w:t>参与本项目投标的</w:t>
            </w:r>
            <w:r>
              <w:rPr>
                <w:rFonts w:hint="eastAsia" w:ascii="仿宋" w:hAnsi="仿宋" w:eastAsia="仿宋" w:cs="仿宋"/>
                <w:b/>
                <w:bCs/>
                <w:kern w:val="2"/>
                <w:szCs w:val="24"/>
                <w:highlight w:val="none"/>
                <w:lang w:val="en-US" w:eastAsia="zh-CN"/>
              </w:rPr>
              <w:t>投标人</w:t>
            </w:r>
            <w:r>
              <w:rPr>
                <w:rFonts w:hint="eastAsia" w:ascii="仿宋" w:hAnsi="仿宋" w:eastAsia="仿宋" w:cs="仿宋"/>
                <w:b/>
                <w:bCs/>
                <w:kern w:val="2"/>
                <w:szCs w:val="24"/>
                <w:highlight w:val="none"/>
              </w:rPr>
              <w:t>，需在</w:t>
            </w:r>
            <w:r>
              <w:rPr>
                <w:rFonts w:hint="eastAsia" w:ascii="仿宋" w:hAnsi="仿宋" w:eastAsia="仿宋" w:cs="仿宋"/>
                <w:b/>
                <w:bCs/>
                <w:kern w:val="2"/>
                <w:szCs w:val="24"/>
                <w:highlight w:val="none"/>
                <w:lang w:val="en-US" w:eastAsia="zh-CN"/>
              </w:rPr>
              <w:t>投标</w:t>
            </w:r>
            <w:r>
              <w:rPr>
                <w:rFonts w:hint="eastAsia" w:ascii="仿宋" w:hAnsi="仿宋" w:eastAsia="仿宋" w:cs="仿宋"/>
                <w:b/>
                <w:bCs/>
                <w:kern w:val="2"/>
                <w:szCs w:val="24"/>
                <w:highlight w:val="none"/>
              </w:rPr>
              <w:t>文件递交截止时间前，完成供应商管理系统供应商注册提交，注册网址为 https://login-cpm-xt.bankofbeijing.com.cn/sup/sysLogin ，注册流程详见供应商管理系统登录界面右上角《供应商系统操作手册》。如有问题请及时与招标代理机构联系，联系人：高金婵、柳建林，联系电话：18701390392。系统操作中有任何问题，供应商登录系统后，使用企业微信联系系统客服人员处理。</w:t>
            </w:r>
          </w:p>
        </w:tc>
      </w:tr>
    </w:tbl>
    <w:p w14:paraId="22F886FD">
      <w:pPr>
        <w:spacing w:line="360" w:lineRule="auto"/>
        <w:ind w:firstLine="480"/>
        <w:rPr>
          <w:rFonts w:hint="eastAsia" w:ascii="仿宋" w:hAnsi="仿宋" w:eastAsia="仿宋" w:cs="仿宋"/>
          <w:highlight w:val="none"/>
        </w:rPr>
      </w:pPr>
    </w:p>
    <w:p w14:paraId="330C4C48">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br w:type="page"/>
      </w:r>
    </w:p>
    <w:p w14:paraId="31D7A1FF">
      <w:pPr>
        <w:pStyle w:val="85"/>
        <w:spacing w:line="360" w:lineRule="auto"/>
        <w:rPr>
          <w:rFonts w:hint="eastAsia" w:ascii="仿宋" w:hAnsi="仿宋" w:eastAsia="仿宋" w:cs="仿宋"/>
          <w:highlight w:val="none"/>
        </w:rPr>
      </w:pPr>
      <w:bookmarkStart w:id="36" w:name="_Toc21231"/>
      <w:r>
        <w:rPr>
          <w:rFonts w:hint="eastAsia" w:ascii="仿宋" w:hAnsi="仿宋" w:eastAsia="仿宋" w:cs="仿宋"/>
          <w:highlight w:val="none"/>
        </w:rPr>
        <w:t>总则</w:t>
      </w:r>
      <w:bookmarkEnd w:id="36"/>
    </w:p>
    <w:p w14:paraId="688202EB">
      <w:pPr>
        <w:pStyle w:val="52"/>
        <w:spacing w:line="360" w:lineRule="auto"/>
        <w:rPr>
          <w:rFonts w:hint="eastAsia" w:ascii="仿宋" w:hAnsi="仿宋" w:eastAsia="仿宋" w:cs="仿宋"/>
          <w:highlight w:val="none"/>
        </w:rPr>
      </w:pPr>
      <w:r>
        <w:rPr>
          <w:rFonts w:hint="eastAsia" w:ascii="仿宋" w:hAnsi="仿宋" w:eastAsia="仿宋" w:cs="仿宋"/>
          <w:highlight w:val="none"/>
        </w:rPr>
        <w:t>投标人</w:t>
      </w:r>
    </w:p>
    <w:p w14:paraId="5FC57B25">
      <w:pPr>
        <w:pStyle w:val="53"/>
        <w:spacing w:line="360" w:lineRule="auto"/>
        <w:rPr>
          <w:rFonts w:hint="eastAsia" w:ascii="仿宋" w:hAnsi="仿宋" w:eastAsia="仿宋" w:cs="仿宋"/>
          <w:highlight w:val="none"/>
        </w:rPr>
      </w:pPr>
      <w:bookmarkStart w:id="37" w:name="_Ref469991841"/>
      <w:bookmarkStart w:id="38" w:name="_Ref471394067"/>
      <w:r>
        <w:rPr>
          <w:rFonts w:hint="eastAsia" w:ascii="仿宋" w:hAnsi="仿宋" w:eastAsia="仿宋" w:cs="仿宋"/>
          <w:highlight w:val="none"/>
        </w:rPr>
        <w:t>“投标人”系指响应招标、参加本次投标竞争的法人、其他组织。</w:t>
      </w:r>
      <w:bookmarkEnd w:id="37"/>
    </w:p>
    <w:bookmarkEnd w:id="38"/>
    <w:p w14:paraId="04A8F7C9">
      <w:pPr>
        <w:pStyle w:val="53"/>
        <w:spacing w:line="360" w:lineRule="auto"/>
        <w:rPr>
          <w:rFonts w:hint="eastAsia" w:ascii="仿宋" w:hAnsi="仿宋" w:eastAsia="仿宋" w:cs="仿宋"/>
          <w:highlight w:val="none"/>
        </w:rPr>
      </w:pPr>
      <w:bookmarkStart w:id="39" w:name="_Ref51260873"/>
      <w:r>
        <w:rPr>
          <w:rFonts w:hint="eastAsia" w:ascii="仿宋" w:hAnsi="仿宋" w:eastAsia="仿宋" w:cs="仿宋"/>
          <w:highlight w:val="none"/>
        </w:rPr>
        <w:t>投标人须知前附表规定接受联合体投标的，对联合体的具体要求见</w:t>
      </w:r>
      <w:r>
        <w:rPr>
          <w:rStyle w:val="80"/>
          <w:rFonts w:hint="eastAsia" w:ascii="仿宋" w:hAnsi="仿宋" w:eastAsia="仿宋" w:cs="仿宋"/>
          <w:highlight w:val="none"/>
        </w:rPr>
        <w:t>投标人须知前附表</w:t>
      </w:r>
      <w:r>
        <w:rPr>
          <w:rFonts w:hint="eastAsia" w:ascii="仿宋" w:hAnsi="仿宋" w:eastAsia="仿宋" w:cs="仿宋"/>
          <w:highlight w:val="none"/>
        </w:rPr>
        <w:t>。联合体是指两个以上的法人或者其他组织可以组成一个联合体，以一个投标人的身份共同投标。</w:t>
      </w:r>
      <w:bookmarkEnd w:id="39"/>
    </w:p>
    <w:p w14:paraId="44B40FCA">
      <w:pPr>
        <w:pStyle w:val="52"/>
        <w:spacing w:line="360" w:lineRule="auto"/>
        <w:rPr>
          <w:rFonts w:hint="eastAsia" w:ascii="仿宋" w:hAnsi="仿宋" w:eastAsia="仿宋" w:cs="仿宋"/>
          <w:highlight w:val="none"/>
        </w:rPr>
      </w:pPr>
      <w:r>
        <w:rPr>
          <w:rFonts w:hint="eastAsia" w:ascii="仿宋" w:hAnsi="仿宋" w:eastAsia="仿宋" w:cs="仿宋"/>
          <w:highlight w:val="none"/>
        </w:rPr>
        <w:t>费用承担</w:t>
      </w:r>
    </w:p>
    <w:p w14:paraId="5E28176A">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投标人准备和参加投标活动发生的费用自理，不论投标的结果如何，招标代理机构和招标人在任何情况下均无义务和责任承担这些费用。</w:t>
      </w:r>
    </w:p>
    <w:p w14:paraId="4C1E159E">
      <w:pPr>
        <w:pStyle w:val="52"/>
        <w:spacing w:line="360" w:lineRule="auto"/>
        <w:rPr>
          <w:rFonts w:hint="eastAsia" w:ascii="仿宋" w:hAnsi="仿宋" w:eastAsia="仿宋" w:cs="仿宋"/>
          <w:highlight w:val="none"/>
        </w:rPr>
      </w:pPr>
      <w:r>
        <w:rPr>
          <w:rFonts w:hint="eastAsia" w:ascii="仿宋" w:hAnsi="仿宋" w:eastAsia="仿宋" w:cs="仿宋"/>
          <w:highlight w:val="none"/>
        </w:rPr>
        <w:t>通知</w:t>
      </w:r>
    </w:p>
    <w:p w14:paraId="57E3229C">
      <w:pPr>
        <w:pStyle w:val="53"/>
        <w:spacing w:line="360" w:lineRule="auto"/>
        <w:rPr>
          <w:rFonts w:hint="eastAsia" w:ascii="仿宋" w:hAnsi="仿宋" w:eastAsia="仿宋" w:cs="仿宋"/>
          <w:highlight w:val="none"/>
        </w:rPr>
      </w:pPr>
      <w:r>
        <w:rPr>
          <w:rFonts w:hint="eastAsia" w:ascii="仿宋" w:hAnsi="仿宋" w:eastAsia="仿宋" w:cs="仿宋"/>
          <w:highlight w:val="none"/>
        </w:rPr>
        <w:t>对与本项目有关的需要向潜在投标人发出的通知，通知发出的电子邮箱、传真和手机号码以潜在投标人购买招标文件时的平台登记信息为准。因信息登记有误、传真线路故障或其他任何意外情形，导致所发出的通知延迟送达或无法到达投标人，除非有适当的证据表明招标代理机构已经明知该项应当通知的事项并未实际有效到达且招标代理机构认为仍有条件和必要及时地再次补发通知而故意拖延或不予补发通知，招标代理机构不因此承担任何责任，有关的招标活动可以继续有效地进行。</w:t>
      </w:r>
    </w:p>
    <w:p w14:paraId="5EFDB69E">
      <w:pPr>
        <w:pStyle w:val="52"/>
        <w:spacing w:line="360" w:lineRule="auto"/>
        <w:rPr>
          <w:rFonts w:hint="eastAsia" w:ascii="仿宋" w:hAnsi="仿宋" w:eastAsia="仿宋" w:cs="仿宋"/>
          <w:highlight w:val="none"/>
        </w:rPr>
      </w:pPr>
      <w:r>
        <w:rPr>
          <w:rFonts w:hint="eastAsia" w:ascii="仿宋" w:hAnsi="仿宋" w:eastAsia="仿宋" w:cs="仿宋"/>
          <w:highlight w:val="none"/>
        </w:rPr>
        <w:t>语言文字</w:t>
      </w:r>
    </w:p>
    <w:p w14:paraId="4637EFDE">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提交的投标文件（包括技术文件、电子投标文件和投标资料、图纸中的说明等）以及投标人与招标人或招标代理机构就有关投标的所有来往函电均应使用中文。投标人提交的支持材料或已印刷的文献可以用另一种语言，但相应内容应附有中文翻译本，在解释投标文件时以中文翻译本为准，未附中文翻译本或翻译本中文内容明显与外文内容不一致的不利后果均由投标人自行承担。（说明：投标涉及的人员为外籍人士的，其打印姓名、签字和身份证明不必翻译；不适宜以中文表述或者已经形成国际惯例的标准、范本、证书证件名称不必翻译。）在解释投标文件时以中文翻译本为准，但不得明显错误翻译，否则，该明显翻译错误的内容视为无效内容，评标时不予考虑。</w:t>
      </w:r>
    </w:p>
    <w:p w14:paraId="50D020A0">
      <w:pPr>
        <w:pStyle w:val="52"/>
        <w:spacing w:line="360" w:lineRule="auto"/>
        <w:rPr>
          <w:rFonts w:hint="eastAsia" w:ascii="仿宋" w:hAnsi="仿宋" w:eastAsia="仿宋" w:cs="仿宋"/>
          <w:highlight w:val="none"/>
        </w:rPr>
      </w:pPr>
      <w:r>
        <w:rPr>
          <w:rFonts w:hint="eastAsia" w:ascii="仿宋" w:hAnsi="仿宋" w:eastAsia="仿宋" w:cs="仿宋"/>
          <w:highlight w:val="none"/>
        </w:rPr>
        <w:t>计量单位</w:t>
      </w:r>
    </w:p>
    <w:p w14:paraId="52EFEB07">
      <w:pPr>
        <w:pStyle w:val="53"/>
        <w:spacing w:line="360" w:lineRule="auto"/>
        <w:rPr>
          <w:rFonts w:hint="eastAsia" w:ascii="仿宋" w:hAnsi="仿宋" w:eastAsia="仿宋" w:cs="仿宋"/>
          <w:highlight w:val="none"/>
        </w:rPr>
      </w:pPr>
      <w:r>
        <w:rPr>
          <w:rFonts w:hint="eastAsia" w:ascii="仿宋" w:hAnsi="仿宋" w:eastAsia="仿宋" w:cs="仿宋"/>
          <w:highlight w:val="none"/>
        </w:rPr>
        <w:t>所有计量单位均采用中华人民共和国法定计量单位，但招标文件需求书中已使用了法定之外计量单位的情况除外。</w:t>
      </w:r>
    </w:p>
    <w:p w14:paraId="2C42EA81">
      <w:pPr>
        <w:pStyle w:val="52"/>
        <w:spacing w:line="360" w:lineRule="auto"/>
        <w:rPr>
          <w:rFonts w:hint="eastAsia" w:ascii="仿宋" w:hAnsi="仿宋" w:eastAsia="仿宋" w:cs="仿宋"/>
          <w:highlight w:val="none"/>
        </w:rPr>
      </w:pPr>
      <w:r>
        <w:rPr>
          <w:rFonts w:hint="eastAsia" w:ascii="仿宋" w:hAnsi="仿宋" w:eastAsia="仿宋" w:cs="仿宋"/>
          <w:highlight w:val="none"/>
        </w:rPr>
        <w:t>踏勘现场</w:t>
      </w:r>
    </w:p>
    <w:p w14:paraId="662B438D">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投标人须知前附表规定组织踏勘现场的，招标人按投标人须知前附表规定的时间、地点组织投标人踏勘项目现场。部分投标人未按时参加踏勘现场的，不影响踏勘现场的正常进行。</w:t>
      </w:r>
    </w:p>
    <w:p w14:paraId="693E564A">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投标人踏勘现场发生的费用自理。</w:t>
      </w:r>
    </w:p>
    <w:p w14:paraId="7CFEA5CE">
      <w:pPr>
        <w:pStyle w:val="53"/>
        <w:spacing w:line="360" w:lineRule="auto"/>
        <w:rPr>
          <w:rFonts w:hint="eastAsia" w:ascii="仿宋" w:hAnsi="仿宋" w:eastAsia="仿宋" w:cs="仿宋"/>
          <w:highlight w:val="none"/>
        </w:rPr>
      </w:pPr>
      <w:r>
        <w:rPr>
          <w:rFonts w:hint="eastAsia" w:ascii="仿宋" w:hAnsi="仿宋" w:eastAsia="仿宋" w:cs="仿宋"/>
          <w:highlight w:val="none"/>
        </w:rPr>
        <w:t>除招标人的原因外，投标人自行负责在踏勘现场中所发生的人员伤亡和财产损失。</w:t>
      </w:r>
    </w:p>
    <w:p w14:paraId="113D2866">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招标人在踏勘现场中介绍的相关情况，供投标人在编制投标文件时参考，招标人不对投标人据此作出的判断和决策负责。</w:t>
      </w:r>
    </w:p>
    <w:p w14:paraId="2FA395CA">
      <w:pPr>
        <w:pStyle w:val="52"/>
        <w:spacing w:line="360" w:lineRule="auto"/>
        <w:rPr>
          <w:rFonts w:hint="eastAsia" w:ascii="仿宋" w:hAnsi="仿宋" w:eastAsia="仿宋" w:cs="仿宋"/>
          <w:highlight w:val="none"/>
        </w:rPr>
      </w:pPr>
      <w:r>
        <w:rPr>
          <w:rFonts w:hint="eastAsia" w:ascii="仿宋" w:hAnsi="仿宋" w:eastAsia="仿宋" w:cs="仿宋"/>
          <w:highlight w:val="none"/>
        </w:rPr>
        <w:t>投标预备会</w:t>
      </w:r>
    </w:p>
    <w:p w14:paraId="1F358B80">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投标人须知前附表规定召开投标预备会的，招标人按投标人须知前附表规定的时间和地点召开投标预备会，澄清投标人提出的问题。</w:t>
      </w:r>
    </w:p>
    <w:p w14:paraId="2F1304A8">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投标人应按投标人须知前附表规定的时间和形式将提出的问题送达招标人，以便招标人在会议期间澄清。</w:t>
      </w:r>
    </w:p>
    <w:p w14:paraId="383484D0">
      <w:pPr>
        <w:pStyle w:val="52"/>
        <w:spacing w:line="360" w:lineRule="auto"/>
        <w:rPr>
          <w:rFonts w:hint="eastAsia" w:ascii="仿宋" w:hAnsi="仿宋" w:eastAsia="仿宋" w:cs="仿宋"/>
          <w:highlight w:val="none"/>
        </w:rPr>
      </w:pPr>
      <w:r>
        <w:rPr>
          <w:rFonts w:hint="eastAsia" w:ascii="仿宋" w:hAnsi="仿宋" w:eastAsia="仿宋" w:cs="仿宋"/>
          <w:highlight w:val="none"/>
        </w:rPr>
        <w:t>分包</w:t>
      </w:r>
    </w:p>
    <w:p w14:paraId="1C92E101">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拟在中标后将中标项目的非主体、非关键性工作进行分包的，应符合投标人须知前附表规定的分包内容、分包金额和资质要求等限制性条件，除投标人须知前附表规定的非主体、非关键性工作外，其他工作不得分包。</w:t>
      </w:r>
    </w:p>
    <w:p w14:paraId="102151C7">
      <w:pPr>
        <w:pStyle w:val="53"/>
        <w:spacing w:line="360" w:lineRule="auto"/>
        <w:rPr>
          <w:rFonts w:hint="eastAsia" w:ascii="仿宋" w:hAnsi="仿宋" w:eastAsia="仿宋" w:cs="仿宋"/>
          <w:highlight w:val="none"/>
        </w:rPr>
      </w:pPr>
      <w:r>
        <w:rPr>
          <w:rFonts w:hint="eastAsia" w:ascii="仿宋" w:hAnsi="仿宋" w:eastAsia="仿宋" w:cs="仿宋"/>
          <w:highlight w:val="none"/>
        </w:rPr>
        <w:t>中标人不得向他人转让中标项目，接受分包的人不得再次分包。中标人应当就分包项目向招标人负责，接受分包的人就分包项目承担连带责任。</w:t>
      </w:r>
    </w:p>
    <w:p w14:paraId="4EA3C088">
      <w:pPr>
        <w:pStyle w:val="52"/>
        <w:spacing w:line="360" w:lineRule="auto"/>
        <w:rPr>
          <w:rFonts w:hint="eastAsia" w:ascii="仿宋" w:hAnsi="仿宋" w:eastAsia="仿宋" w:cs="仿宋"/>
          <w:highlight w:val="none"/>
        </w:rPr>
      </w:pPr>
      <w:r>
        <w:rPr>
          <w:rFonts w:hint="eastAsia" w:ascii="仿宋" w:hAnsi="仿宋" w:eastAsia="仿宋" w:cs="仿宋"/>
          <w:highlight w:val="none"/>
        </w:rPr>
        <w:t>响应和偏差</w:t>
      </w:r>
    </w:p>
    <w:p w14:paraId="5D08C39D">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投标文件应当对招标文件的实质性要求和条件作出满足性或更有利于招标人的响应，否则，投标人的投标将被否决。实质性要求和条件见投标人须知前附表。</w:t>
      </w:r>
    </w:p>
    <w:p w14:paraId="2B636730">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投标人应根据招标文件的要求提供投标响应方案等内容以对招标文件作出响应。</w:t>
      </w:r>
    </w:p>
    <w:p w14:paraId="7094249F">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投标人须知前附表允许投标文件偏离招标文件某些要求的，偏差应当符合招标文件规定的偏差范围和幅度。</w:t>
      </w:r>
    </w:p>
    <w:p w14:paraId="4CE78705">
      <w:pPr>
        <w:pStyle w:val="85"/>
        <w:spacing w:line="360" w:lineRule="auto"/>
        <w:rPr>
          <w:rFonts w:hint="eastAsia" w:ascii="仿宋" w:hAnsi="仿宋" w:eastAsia="仿宋" w:cs="仿宋"/>
          <w:highlight w:val="none"/>
        </w:rPr>
      </w:pPr>
      <w:bookmarkStart w:id="40" w:name="_Toc21400"/>
      <w:r>
        <w:rPr>
          <w:rFonts w:hint="eastAsia" w:ascii="仿宋" w:hAnsi="仿宋" w:eastAsia="仿宋" w:cs="仿宋"/>
          <w:highlight w:val="none"/>
        </w:rPr>
        <w:t>招标文件</w:t>
      </w:r>
      <w:bookmarkEnd w:id="40"/>
    </w:p>
    <w:p w14:paraId="65001EC2">
      <w:pPr>
        <w:pStyle w:val="52"/>
        <w:spacing w:line="360" w:lineRule="auto"/>
        <w:rPr>
          <w:rFonts w:hint="eastAsia" w:ascii="仿宋" w:hAnsi="仿宋" w:eastAsia="仿宋" w:cs="仿宋"/>
          <w:highlight w:val="none"/>
        </w:rPr>
      </w:pPr>
      <w:r>
        <w:rPr>
          <w:rFonts w:hint="eastAsia" w:ascii="仿宋" w:hAnsi="仿宋" w:eastAsia="仿宋" w:cs="仿宋"/>
          <w:highlight w:val="none"/>
        </w:rPr>
        <w:t>招标文件构成</w:t>
      </w:r>
    </w:p>
    <w:p w14:paraId="1F00C393">
      <w:pPr>
        <w:pStyle w:val="53"/>
        <w:spacing w:line="360" w:lineRule="auto"/>
        <w:rPr>
          <w:rFonts w:hint="eastAsia" w:ascii="仿宋" w:hAnsi="仿宋" w:eastAsia="仿宋" w:cs="仿宋"/>
          <w:highlight w:val="none"/>
        </w:rPr>
      </w:pPr>
      <w:r>
        <w:rPr>
          <w:rFonts w:hint="eastAsia" w:ascii="仿宋" w:hAnsi="仿宋" w:eastAsia="仿宋" w:cs="仿宋"/>
          <w:highlight w:val="none"/>
        </w:rPr>
        <w:t>本招标文件包括：</w:t>
      </w:r>
    </w:p>
    <w:p w14:paraId="44ABED5B">
      <w:pPr>
        <w:pStyle w:val="57"/>
        <w:spacing w:line="360" w:lineRule="auto"/>
        <w:ind w:firstLine="480"/>
        <w:rPr>
          <w:rFonts w:hint="eastAsia" w:ascii="仿宋" w:hAnsi="仿宋" w:eastAsia="仿宋" w:cs="仿宋"/>
          <w:highlight w:val="none"/>
          <w:lang w:eastAsia="zh-CN"/>
        </w:rPr>
      </w:pPr>
      <w:r>
        <w:rPr>
          <w:rFonts w:hint="eastAsia" w:ascii="仿宋" w:hAnsi="仿宋" w:eastAsia="仿宋" w:cs="仿宋"/>
          <w:highlight w:val="none"/>
        </w:rPr>
        <w:t>（1）</w:t>
      </w:r>
      <w:r>
        <w:rPr>
          <w:rFonts w:hint="eastAsia" w:ascii="仿宋" w:hAnsi="仿宋" w:eastAsia="仿宋" w:cs="仿宋"/>
          <w:highlight w:val="none"/>
          <w:lang w:eastAsia="zh-CN"/>
        </w:rPr>
        <w:t>招标公告</w:t>
      </w:r>
    </w:p>
    <w:p w14:paraId="064B283A">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（2）投标人须知</w:t>
      </w:r>
    </w:p>
    <w:p w14:paraId="2800ACDA">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（3）评标办法</w:t>
      </w:r>
    </w:p>
    <w:p w14:paraId="2C4415F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（4）合同条款及格式</w:t>
      </w:r>
    </w:p>
    <w:p w14:paraId="33AE0DD0">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（5）需求书</w:t>
      </w:r>
    </w:p>
    <w:p w14:paraId="4F6B8D6B">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（6）投标文件格式</w:t>
      </w:r>
    </w:p>
    <w:p w14:paraId="7A9BA76A">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（7）投标人须知前附表规定的其他资料</w:t>
      </w:r>
    </w:p>
    <w:p w14:paraId="71F5816B">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根据本章第 2.3 款对招标文件所作的澄清、修改内容，构成招标文件的组成部分。</w:t>
      </w:r>
    </w:p>
    <w:p w14:paraId="3B912A7B">
      <w:pPr>
        <w:pStyle w:val="52"/>
        <w:spacing w:line="360" w:lineRule="auto"/>
        <w:rPr>
          <w:rFonts w:hint="eastAsia" w:ascii="仿宋" w:hAnsi="仿宋" w:eastAsia="仿宋" w:cs="仿宋"/>
          <w:color w:val="0070C0"/>
          <w:highlight w:val="none"/>
        </w:rPr>
      </w:pPr>
      <w:bookmarkStart w:id="41" w:name="_Toc163975834"/>
      <w:bookmarkStart w:id="42" w:name="_Toc238962527"/>
      <w:bookmarkStart w:id="43" w:name="_Toc163975691"/>
      <w:bookmarkStart w:id="44" w:name="_Toc50895795"/>
      <w:bookmarkStart w:id="45" w:name="_Toc50985579"/>
      <w:bookmarkStart w:id="46" w:name="_Toc509110867"/>
      <w:bookmarkStart w:id="47" w:name="_Toc524089158"/>
      <w:bookmarkStart w:id="48" w:name="_Toc524092470"/>
      <w:bookmarkStart w:id="49" w:name="_Toc167105214"/>
      <w:bookmarkStart w:id="50" w:name="_Toc163975528"/>
      <w:bookmarkStart w:id="51" w:name="_Toc527379468"/>
      <w:bookmarkStart w:id="52" w:name="_Toc185151089"/>
      <w:bookmarkStart w:id="53" w:name="_Toc185326868"/>
      <w:bookmarkStart w:id="54" w:name="_Toc509111828"/>
      <w:bookmarkStart w:id="55" w:name="_Toc288679103"/>
      <w:bookmarkStart w:id="56" w:name="_Toc50985447"/>
      <w:bookmarkStart w:id="57" w:name="_Toc163975953"/>
      <w:bookmarkStart w:id="58" w:name="_Toc423683172"/>
      <w:bookmarkStart w:id="59" w:name="_Toc516328202"/>
      <w:bookmarkStart w:id="60" w:name="_Toc86550740"/>
      <w:bookmarkStart w:id="61" w:name="_Toc524092276"/>
      <w:bookmarkStart w:id="62" w:name="_Toc163976136"/>
      <w:bookmarkStart w:id="63" w:name="_Toc8845530"/>
      <w:bookmarkStart w:id="64" w:name="_Toc524088994"/>
      <w:bookmarkStart w:id="65" w:name="_Toc52175447"/>
      <w:bookmarkStart w:id="66" w:name="_Toc524092743"/>
      <w:bookmarkStart w:id="67" w:name="_Toc509109280"/>
      <w:bookmarkStart w:id="68" w:name="_Toc163975896"/>
      <w:bookmarkStart w:id="69" w:name="_Toc516327940"/>
      <w:bookmarkStart w:id="70" w:name="_Toc8845614"/>
      <w:bookmarkStart w:id="71" w:name="_Toc184437961"/>
      <w:bookmarkStart w:id="72" w:name="_Toc8845687"/>
      <w:bookmarkStart w:id="73" w:name="_Toc239591151"/>
      <w:bookmarkStart w:id="74" w:name="_Toc50985711"/>
      <w:bookmarkStart w:id="75" w:name="_Toc509381396"/>
      <w:bookmarkStart w:id="76" w:name="_Toc235608890"/>
      <w:bookmarkStart w:id="77" w:name="_Toc509381473"/>
      <w:bookmarkStart w:id="78" w:name="_Toc516329168"/>
      <w:r>
        <w:rPr>
          <w:rFonts w:hint="eastAsia" w:ascii="仿宋" w:hAnsi="仿宋" w:eastAsia="仿宋" w:cs="仿宋"/>
          <w:highlight w:val="none"/>
        </w:rPr>
        <w:t>要求澄清招标文件</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1A75531">
      <w:pPr>
        <w:pStyle w:val="53"/>
        <w:spacing w:line="360" w:lineRule="auto"/>
        <w:rPr>
          <w:rFonts w:hint="eastAsia" w:ascii="仿宋" w:hAnsi="仿宋" w:eastAsia="仿宋" w:cs="仿宋"/>
          <w:highlight w:val="none"/>
        </w:rPr>
      </w:pPr>
      <w:r>
        <w:rPr>
          <w:rFonts w:hint="eastAsia" w:ascii="仿宋" w:hAnsi="仿宋" w:eastAsia="仿宋" w:cs="仿宋"/>
          <w:highlight w:val="none"/>
        </w:rPr>
        <w:t>任何已从</w:t>
      </w:r>
      <w:r>
        <w:rPr>
          <w:rFonts w:hint="eastAsia" w:ascii="仿宋" w:hAnsi="仿宋" w:eastAsia="仿宋" w:cs="仿宋"/>
          <w:highlight w:val="none"/>
          <w:lang w:eastAsia="zh-CN"/>
        </w:rPr>
        <w:t>招标公告</w:t>
      </w:r>
      <w:r>
        <w:rPr>
          <w:rFonts w:hint="eastAsia" w:ascii="仿宋" w:hAnsi="仿宋" w:eastAsia="仿宋" w:cs="仿宋"/>
          <w:highlight w:val="none"/>
        </w:rPr>
        <w:t>中规定渠道获取了招标文件并向招标代理机构进行了登记的潜在投标人（以下简称“获取了招标文件的潜在投标人”）应仔细阅读和检查招标文件的全部内容。如发现缺页或附件不全，应及时向招标人提出，以便补齐。对招标文件如有疑问，应按投标人须知前附表规定的时间和形式将提出的问题送达招标人，要求招标人对招标文件予以澄清。</w:t>
      </w:r>
    </w:p>
    <w:p w14:paraId="6F442B90">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招标人或招标代理机构将在收到上述澄清要求后以适当形式予以答复，并在必要时将答复以澄清形式抄送并书面通知给每个获取了招标文件的潜在投标人(答复中不包括问题的来源)。</w:t>
      </w:r>
    </w:p>
    <w:p w14:paraId="00EFE3B2">
      <w:pPr>
        <w:pStyle w:val="52"/>
        <w:spacing w:line="360" w:lineRule="auto"/>
        <w:rPr>
          <w:rFonts w:hint="eastAsia" w:ascii="仿宋" w:hAnsi="仿宋" w:eastAsia="仿宋" w:cs="仿宋"/>
          <w:highlight w:val="none"/>
        </w:rPr>
      </w:pPr>
      <w:bookmarkStart w:id="79" w:name="_Ref492030544"/>
      <w:r>
        <w:rPr>
          <w:rFonts w:hint="eastAsia" w:ascii="仿宋" w:hAnsi="仿宋" w:eastAsia="仿宋" w:cs="仿宋"/>
          <w:highlight w:val="none"/>
        </w:rPr>
        <w:t>招标文件的澄清和修改</w:t>
      </w:r>
      <w:bookmarkEnd w:id="79"/>
    </w:p>
    <w:p w14:paraId="689B2E8A">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可以对已发出的招标文件进行必要的澄清或者修改。招标文件的澄清或修改以投标人须知前附表规定的形式发送给所有获取了招标文件的潜在投标人。澄清或修改发出的时间距本章第4.2.1款规定的投标截止时间不足15日的，并且澄清或修改内容可能影响投标文件编制的，将相应延长投标截止时间。</w:t>
      </w:r>
    </w:p>
    <w:p w14:paraId="65EC933D">
      <w:pPr>
        <w:pStyle w:val="53"/>
        <w:spacing w:line="360" w:lineRule="auto"/>
        <w:rPr>
          <w:rFonts w:hint="eastAsia" w:ascii="仿宋" w:hAnsi="仿宋" w:eastAsia="仿宋" w:cs="仿宋"/>
          <w:highlight w:val="none"/>
        </w:rPr>
      </w:pPr>
      <w:r>
        <w:rPr>
          <w:rFonts w:hint="eastAsia" w:ascii="仿宋" w:hAnsi="仿宋" w:eastAsia="仿宋" w:cs="仿宋"/>
          <w:highlight w:val="none"/>
        </w:rPr>
        <w:t>获取了招标文件的潜在投标人在收到澄清或修改后，应按投标人须知前附表规定的时间和形式通知招标人，确认已收到该澄清或修改，但是获取了招标文件的潜在投标人的确认不作为其收到上述通知的唯一证据。</w:t>
      </w:r>
    </w:p>
    <w:p w14:paraId="091E96C3">
      <w:pPr>
        <w:pStyle w:val="53"/>
        <w:spacing w:line="360" w:lineRule="auto"/>
        <w:rPr>
          <w:rFonts w:hint="eastAsia" w:ascii="仿宋" w:hAnsi="仿宋" w:eastAsia="仿宋" w:cs="仿宋"/>
          <w:highlight w:val="none"/>
        </w:rPr>
      </w:pPr>
      <w:r>
        <w:rPr>
          <w:rFonts w:hint="eastAsia" w:ascii="仿宋" w:hAnsi="仿宋" w:eastAsia="仿宋" w:cs="仿宋"/>
          <w:highlight w:val="none"/>
        </w:rPr>
        <w:t>除非招标人认为确有必要答复，否则，招标人有权拒绝回复获取了招标文件的潜在投标人在本章第 2.2.1 款规定的时间后的任何澄清要求。</w:t>
      </w:r>
    </w:p>
    <w:p w14:paraId="12C555A8">
      <w:pPr>
        <w:pStyle w:val="53"/>
        <w:spacing w:line="360" w:lineRule="auto"/>
        <w:rPr>
          <w:rFonts w:hint="eastAsia" w:ascii="仿宋" w:hAnsi="仿宋" w:eastAsia="仿宋" w:cs="仿宋"/>
          <w:highlight w:val="none"/>
        </w:rPr>
      </w:pPr>
      <w:r>
        <w:rPr>
          <w:rFonts w:hint="eastAsia" w:ascii="仿宋" w:hAnsi="仿宋" w:eastAsia="仿宋" w:cs="仿宋"/>
          <w:highlight w:val="none"/>
        </w:rPr>
        <w:t>招标文件的澄清或者修改的内容为招标文件的组成部分，并对所有获取了招标文件的潜在投标人具有约束力。</w:t>
      </w:r>
    </w:p>
    <w:p w14:paraId="25820632">
      <w:pPr>
        <w:pStyle w:val="52"/>
        <w:spacing w:line="360" w:lineRule="auto"/>
        <w:rPr>
          <w:rFonts w:hint="eastAsia" w:ascii="仿宋" w:hAnsi="仿宋" w:eastAsia="仿宋" w:cs="仿宋"/>
          <w:highlight w:val="none"/>
        </w:rPr>
      </w:pPr>
      <w:r>
        <w:rPr>
          <w:rFonts w:hint="eastAsia" w:ascii="仿宋" w:hAnsi="仿宋" w:eastAsia="仿宋" w:cs="仿宋"/>
          <w:highlight w:val="none"/>
        </w:rPr>
        <w:t>招标文件的异议</w:t>
      </w:r>
    </w:p>
    <w:p w14:paraId="03BE5EF3">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投标人或者其他利害关系人对招标文件有异议的，应当在投标截止时间10 日前以书面形式提出。招标人将在收到异议之日起 3日内作出答复；作出答复前，将暂停招标投标活动。</w:t>
      </w:r>
    </w:p>
    <w:p w14:paraId="7D596841">
      <w:pPr>
        <w:pStyle w:val="85"/>
        <w:spacing w:line="360" w:lineRule="auto"/>
        <w:rPr>
          <w:rFonts w:hint="eastAsia" w:ascii="仿宋" w:hAnsi="仿宋" w:eastAsia="仿宋" w:cs="仿宋"/>
          <w:highlight w:val="none"/>
        </w:rPr>
      </w:pPr>
      <w:bookmarkStart w:id="80" w:name="_Toc3428"/>
      <w:r>
        <w:rPr>
          <w:rFonts w:hint="eastAsia" w:ascii="仿宋" w:hAnsi="仿宋" w:eastAsia="仿宋" w:cs="仿宋"/>
          <w:highlight w:val="none"/>
        </w:rPr>
        <w:t>投标文件</w:t>
      </w:r>
      <w:bookmarkEnd w:id="80"/>
    </w:p>
    <w:p w14:paraId="2609303E">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投标文件的组成</w:t>
      </w:r>
    </w:p>
    <w:p w14:paraId="060EE8CC">
      <w:pPr>
        <w:pStyle w:val="53"/>
        <w:spacing w:line="360" w:lineRule="auto"/>
        <w:rPr>
          <w:rFonts w:hint="eastAsia" w:ascii="仿宋" w:hAnsi="仿宋" w:eastAsia="仿宋" w:cs="仿宋"/>
          <w:highlight w:val="none"/>
        </w:rPr>
      </w:pPr>
      <w:bookmarkStart w:id="81" w:name="_Ref51264055"/>
      <w:r>
        <w:rPr>
          <w:rFonts w:hint="eastAsia" w:ascii="仿宋" w:hAnsi="仿宋" w:eastAsia="仿宋" w:cs="仿宋"/>
          <w:highlight w:val="none"/>
        </w:rPr>
        <w:t>投标文件应包括下列内容</w:t>
      </w:r>
    </w:p>
    <w:p w14:paraId="5D3A91A3">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（1）投标函</w:t>
      </w:r>
    </w:p>
    <w:p w14:paraId="7052F50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lang w:val="en-US" w:eastAsia="zh-CN"/>
        </w:rPr>
        <w:t>开标一览表</w:t>
      </w:r>
      <w:r>
        <w:rPr>
          <w:rFonts w:hint="eastAsia" w:ascii="仿宋" w:hAnsi="仿宋" w:eastAsia="仿宋" w:cs="仿宋"/>
          <w:highlight w:val="none"/>
        </w:rPr>
        <w:t>；</w:t>
      </w:r>
    </w:p>
    <w:p w14:paraId="565E346F">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w:t>
      </w:r>
      <w:r>
        <w:rPr>
          <w:rFonts w:hint="eastAsia" w:ascii="仿宋" w:hAnsi="仿宋" w:eastAsia="仿宋" w:cs="仿宋"/>
          <w:highlight w:val="none"/>
          <w:lang w:val="en-US" w:eastAsia="zh-CN"/>
        </w:rPr>
        <w:t>分项报价表</w:t>
      </w:r>
      <w:r>
        <w:rPr>
          <w:rFonts w:hint="eastAsia" w:ascii="仿宋" w:hAnsi="仿宋" w:eastAsia="仿宋" w:cs="仿宋"/>
          <w:highlight w:val="none"/>
        </w:rPr>
        <w:t>；</w:t>
      </w:r>
    </w:p>
    <w:p w14:paraId="4B700E04">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w:t>
      </w:r>
      <w:r>
        <w:rPr>
          <w:rFonts w:hint="eastAsia" w:ascii="仿宋" w:hAnsi="仿宋" w:eastAsia="仿宋" w:cs="仿宋"/>
          <w:highlight w:val="none"/>
          <w:lang w:val="en-US" w:eastAsia="zh-CN"/>
        </w:rPr>
        <w:t>明细表</w:t>
      </w:r>
      <w:r>
        <w:rPr>
          <w:rFonts w:hint="eastAsia" w:ascii="仿宋" w:hAnsi="仿宋" w:eastAsia="仿宋" w:cs="仿宋"/>
          <w:highlight w:val="none"/>
        </w:rPr>
        <w:t>；</w:t>
      </w:r>
    </w:p>
    <w:p w14:paraId="6AB87A3D">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（5）</w:t>
      </w:r>
      <w:r>
        <w:rPr>
          <w:rFonts w:hint="eastAsia" w:ascii="仿宋" w:hAnsi="仿宋" w:eastAsia="仿宋" w:cs="仿宋"/>
          <w:highlight w:val="none"/>
          <w:lang w:val="en-US" w:eastAsia="zh-CN"/>
        </w:rPr>
        <w:t>法定代表人身份证明、法定代表人授权委托书</w:t>
      </w:r>
      <w:r>
        <w:rPr>
          <w:rFonts w:hint="eastAsia" w:ascii="仿宋" w:hAnsi="仿宋" w:eastAsia="仿宋" w:cs="仿宋"/>
          <w:highlight w:val="none"/>
        </w:rPr>
        <w:t>；</w:t>
      </w:r>
    </w:p>
    <w:p w14:paraId="52663D0D">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（6）</w:t>
      </w:r>
      <w:r>
        <w:rPr>
          <w:rFonts w:hint="eastAsia" w:ascii="仿宋" w:hAnsi="仿宋" w:eastAsia="仿宋" w:cs="仿宋"/>
          <w:highlight w:val="none"/>
          <w:lang w:val="en-US" w:eastAsia="zh-CN"/>
        </w:rPr>
        <w:t>投标保证金缴纳凭证</w:t>
      </w:r>
      <w:r>
        <w:rPr>
          <w:rFonts w:hint="eastAsia" w:ascii="仿宋" w:hAnsi="仿宋" w:eastAsia="仿宋" w:cs="仿宋"/>
          <w:highlight w:val="none"/>
        </w:rPr>
        <w:t>；</w:t>
      </w:r>
    </w:p>
    <w:p w14:paraId="69954E2C">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rPr>
        <w:t>（7）</w:t>
      </w:r>
      <w:r>
        <w:rPr>
          <w:rFonts w:hint="eastAsia" w:ascii="仿宋" w:hAnsi="仿宋" w:eastAsia="仿宋" w:cs="仿宋"/>
          <w:highlight w:val="none"/>
          <w:lang w:val="en-US" w:eastAsia="zh-CN"/>
        </w:rPr>
        <w:t>技术规格偏离表</w:t>
      </w:r>
      <w:r>
        <w:rPr>
          <w:rFonts w:hint="eastAsia" w:ascii="仿宋" w:hAnsi="仿宋" w:eastAsia="仿宋" w:cs="仿宋"/>
          <w:highlight w:val="none"/>
          <w:lang w:eastAsia="zh-CN"/>
        </w:rPr>
        <w:t>；</w:t>
      </w:r>
    </w:p>
    <w:p w14:paraId="42E56689">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8</w:t>
      </w:r>
      <w:r>
        <w:rPr>
          <w:rFonts w:hint="eastAsia" w:ascii="仿宋" w:hAnsi="仿宋" w:eastAsia="仿宋" w:cs="仿宋"/>
          <w:highlight w:val="none"/>
          <w:lang w:eastAsia="zh-CN"/>
        </w:rPr>
        <w:t>）</w:t>
      </w:r>
      <w:r>
        <w:rPr>
          <w:rFonts w:hint="eastAsia" w:ascii="仿宋" w:hAnsi="仿宋" w:eastAsia="仿宋" w:cs="仿宋"/>
          <w:highlight w:val="none"/>
          <w:lang w:val="en-US" w:eastAsia="zh-CN"/>
        </w:rPr>
        <w:t>商务条款偏离表；</w:t>
      </w:r>
    </w:p>
    <w:p w14:paraId="47EE2F6F">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val="en-US" w:eastAsia="zh-CN"/>
        </w:rPr>
        <w:t>（9）基本情况表；</w:t>
      </w:r>
    </w:p>
    <w:p w14:paraId="402650A1">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lang w:val="en-US" w:eastAsia="zh-CN"/>
        </w:rPr>
        <w:t>（10）</w:t>
      </w:r>
      <w:r>
        <w:rPr>
          <w:rFonts w:hint="eastAsia" w:ascii="仿宋" w:hAnsi="仿宋" w:eastAsia="仿宋" w:cs="仿宋"/>
          <w:i w:val="0"/>
          <w:iCs w:val="0"/>
          <w:color w:val="auto"/>
          <w:sz w:val="24"/>
          <w:highlight w:val="none"/>
        </w:rPr>
        <w:t>投标人拟参加本项目的项目经理及主要人员介绍和对应资质证明</w:t>
      </w:r>
      <w:r>
        <w:rPr>
          <w:rFonts w:hint="eastAsia" w:ascii="仿宋" w:hAnsi="仿宋" w:eastAsia="仿宋" w:cs="仿宋"/>
          <w:highlight w:val="none"/>
        </w:rPr>
        <w:t>；</w:t>
      </w:r>
    </w:p>
    <w:p w14:paraId="7A8C26B5">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11</w:t>
      </w:r>
      <w:r>
        <w:rPr>
          <w:rFonts w:hint="eastAsia" w:ascii="仿宋" w:hAnsi="仿宋" w:eastAsia="仿宋" w:cs="仿宋"/>
          <w:highlight w:val="none"/>
        </w:rPr>
        <w:t>）</w:t>
      </w:r>
      <w:r>
        <w:rPr>
          <w:rFonts w:hint="eastAsia" w:ascii="仿宋" w:hAnsi="仿宋" w:eastAsia="仿宋" w:cs="仿宋"/>
          <w:i w:val="0"/>
          <w:iCs w:val="0"/>
          <w:color w:val="auto"/>
          <w:sz w:val="24"/>
          <w:highlight w:val="none"/>
          <w:lang w:val="en-US" w:eastAsia="zh-CN"/>
        </w:rPr>
        <w:t>资格证明文件</w:t>
      </w:r>
      <w:r>
        <w:rPr>
          <w:rFonts w:hint="eastAsia" w:ascii="仿宋" w:hAnsi="仿宋" w:eastAsia="仿宋" w:cs="仿宋"/>
          <w:highlight w:val="none"/>
        </w:rPr>
        <w:t>；</w:t>
      </w:r>
    </w:p>
    <w:p w14:paraId="1381C62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12</w:t>
      </w:r>
      <w:r>
        <w:rPr>
          <w:rFonts w:hint="eastAsia" w:ascii="仿宋" w:hAnsi="仿宋" w:eastAsia="仿宋" w:cs="仿宋"/>
          <w:highlight w:val="none"/>
        </w:rPr>
        <w:t>）招标服务费承诺书；</w:t>
      </w:r>
    </w:p>
    <w:p w14:paraId="3B32D4F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lang w:val="en-US" w:eastAsia="zh-CN"/>
        </w:rPr>
        <w:t>3</w:t>
      </w:r>
      <w:r>
        <w:rPr>
          <w:rFonts w:hint="eastAsia" w:ascii="仿宋" w:hAnsi="仿宋" w:eastAsia="仿宋" w:cs="仿宋"/>
          <w:highlight w:val="none"/>
        </w:rPr>
        <w:t>）</w:t>
      </w:r>
      <w:r>
        <w:rPr>
          <w:rFonts w:hint="eastAsia" w:ascii="仿宋" w:hAnsi="仿宋" w:eastAsia="仿宋" w:cs="仿宋"/>
          <w:highlight w:val="none"/>
          <w:lang w:val="en-US" w:eastAsia="zh-CN"/>
        </w:rPr>
        <w:t>制造商对产品授权及售后服务的承诺</w:t>
      </w:r>
      <w:r>
        <w:rPr>
          <w:rFonts w:hint="eastAsia" w:ascii="仿宋" w:hAnsi="仿宋" w:eastAsia="仿宋" w:cs="仿宋"/>
          <w:highlight w:val="none"/>
        </w:rPr>
        <w:t>。</w:t>
      </w:r>
    </w:p>
    <w:p w14:paraId="2268FA6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lang w:val="en-US" w:eastAsia="zh-CN"/>
        </w:rPr>
        <w:t>4</w:t>
      </w:r>
      <w:r>
        <w:rPr>
          <w:rFonts w:hint="eastAsia" w:ascii="仿宋" w:hAnsi="仿宋" w:eastAsia="仿宋" w:cs="仿宋"/>
          <w:highlight w:val="none"/>
        </w:rPr>
        <w:t>）</w:t>
      </w:r>
      <w:r>
        <w:rPr>
          <w:rFonts w:hint="eastAsia" w:ascii="仿宋" w:hAnsi="仿宋" w:eastAsia="仿宋" w:cs="仿宋"/>
          <w:highlight w:val="none"/>
          <w:lang w:val="en-US" w:eastAsia="zh-CN"/>
        </w:rPr>
        <w:t>后续开发过程中人员费用承诺书</w:t>
      </w:r>
      <w:r>
        <w:rPr>
          <w:rFonts w:hint="eastAsia" w:ascii="仿宋" w:hAnsi="仿宋" w:eastAsia="仿宋" w:cs="仿宋"/>
          <w:highlight w:val="none"/>
        </w:rPr>
        <w:t>；</w:t>
      </w:r>
    </w:p>
    <w:p w14:paraId="2FFC8F8C">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15</w:t>
      </w:r>
      <w:r>
        <w:rPr>
          <w:rFonts w:hint="eastAsia" w:ascii="仿宋" w:hAnsi="仿宋" w:eastAsia="仿宋" w:cs="仿宋"/>
          <w:highlight w:val="none"/>
          <w:lang w:eastAsia="zh-CN"/>
        </w:rPr>
        <w:t>）</w:t>
      </w:r>
      <w:r>
        <w:rPr>
          <w:rFonts w:hint="eastAsia" w:ascii="仿宋" w:hAnsi="仿宋" w:eastAsia="仿宋" w:cs="仿宋"/>
          <w:highlight w:val="none"/>
          <w:lang w:val="en-US" w:eastAsia="zh-CN"/>
        </w:rPr>
        <w:t>服务承诺书</w:t>
      </w:r>
      <w:r>
        <w:rPr>
          <w:rFonts w:hint="eastAsia" w:ascii="仿宋" w:hAnsi="仿宋" w:eastAsia="仿宋" w:cs="仿宋"/>
          <w:highlight w:val="none"/>
          <w:lang w:eastAsia="zh-CN"/>
        </w:rPr>
        <w:t>；</w:t>
      </w:r>
    </w:p>
    <w:p w14:paraId="2E127D17">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16</w:t>
      </w:r>
      <w:r>
        <w:rPr>
          <w:rFonts w:hint="eastAsia" w:ascii="仿宋" w:hAnsi="仿宋" w:eastAsia="仿宋" w:cs="仿宋"/>
          <w:highlight w:val="none"/>
          <w:lang w:eastAsia="zh-CN"/>
        </w:rPr>
        <w:t>）</w:t>
      </w:r>
      <w:r>
        <w:rPr>
          <w:rFonts w:hint="eastAsia" w:ascii="仿宋" w:hAnsi="仿宋" w:eastAsia="仿宋" w:cs="仿宋"/>
          <w:highlight w:val="none"/>
          <w:lang w:val="en-US" w:eastAsia="zh-CN"/>
        </w:rPr>
        <w:t>廉洁承诺书</w:t>
      </w:r>
      <w:r>
        <w:rPr>
          <w:rFonts w:hint="eastAsia" w:ascii="仿宋" w:hAnsi="仿宋" w:eastAsia="仿宋" w:cs="仿宋"/>
          <w:highlight w:val="none"/>
          <w:lang w:eastAsia="zh-CN"/>
        </w:rPr>
        <w:t>；</w:t>
      </w:r>
    </w:p>
    <w:p w14:paraId="5757C8A6">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17</w:t>
      </w:r>
      <w:r>
        <w:rPr>
          <w:rFonts w:hint="eastAsia" w:ascii="仿宋" w:hAnsi="仿宋" w:eastAsia="仿宋" w:cs="仿宋"/>
          <w:highlight w:val="none"/>
          <w:lang w:eastAsia="zh-CN"/>
        </w:rPr>
        <w:t>）</w:t>
      </w:r>
      <w:r>
        <w:rPr>
          <w:rFonts w:hint="eastAsia" w:ascii="仿宋" w:hAnsi="仿宋" w:eastAsia="仿宋" w:cs="仿宋"/>
          <w:highlight w:val="none"/>
          <w:lang w:val="en-US" w:eastAsia="zh-CN"/>
        </w:rPr>
        <w:t>类似业绩一览表</w:t>
      </w:r>
    </w:p>
    <w:p w14:paraId="41755F19">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val="en-US" w:eastAsia="zh-CN"/>
        </w:rPr>
        <w:t>（18）关于投标文件正本纸质版与投标文件电子版两者一致性的承诺书</w:t>
      </w:r>
    </w:p>
    <w:p w14:paraId="6D7F2DCC">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val="en-US" w:eastAsia="zh-CN"/>
        </w:rPr>
        <w:t>（19）其他</w:t>
      </w:r>
    </w:p>
    <w:p w14:paraId="3B986BF2">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投标人在评标过程中作出的符合法律法规和招标文件规定的澄清、说明或补正内容，构成投标文件的组成部分。</w:t>
      </w:r>
    </w:p>
    <w:p w14:paraId="3AA430CB">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投标人须知前附表规定不接受联合体投标的，或投标人没有组成联合体的，投标文件不包联合体协议书。</w:t>
      </w:r>
      <w:bookmarkEnd w:id="81"/>
    </w:p>
    <w:p w14:paraId="22F209A7">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投标人须知前附表未要求提交投标保证金的，投标文件不包括投标保证金</w:t>
      </w:r>
      <w:r>
        <w:rPr>
          <w:rFonts w:hint="eastAsia" w:ascii="仿宋" w:hAnsi="仿宋" w:eastAsia="仿宋" w:cs="仿宋"/>
          <w:highlight w:val="none"/>
          <w:lang w:val="en-US" w:eastAsia="zh-CN"/>
        </w:rPr>
        <w:t>缴纳证明材料</w:t>
      </w:r>
      <w:r>
        <w:rPr>
          <w:rFonts w:hint="eastAsia" w:ascii="仿宋" w:hAnsi="仿宋" w:eastAsia="仿宋" w:cs="仿宋"/>
          <w:highlight w:val="none"/>
        </w:rPr>
        <w:t>。</w:t>
      </w:r>
    </w:p>
    <w:p w14:paraId="1E5F93CF">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投标人应保证投标文件所提供的全部资料真实可靠，并接受评标委员会对其中任何资料进一步审查的要求。</w:t>
      </w:r>
    </w:p>
    <w:p w14:paraId="6F67784C">
      <w:pPr>
        <w:pStyle w:val="52"/>
        <w:spacing w:line="360" w:lineRule="auto"/>
        <w:rPr>
          <w:rFonts w:hint="eastAsia" w:ascii="仿宋" w:hAnsi="仿宋" w:eastAsia="仿宋" w:cs="仿宋"/>
          <w:highlight w:val="none"/>
        </w:rPr>
      </w:pPr>
      <w:bookmarkStart w:id="82" w:name="_Ref492021356"/>
      <w:r>
        <w:rPr>
          <w:rFonts w:hint="eastAsia" w:ascii="仿宋" w:hAnsi="仿宋" w:eastAsia="仿宋" w:cs="仿宋"/>
          <w:highlight w:val="none"/>
        </w:rPr>
        <w:t>投标报价</w:t>
      </w:r>
    </w:p>
    <w:p w14:paraId="48FB9AB1">
      <w:pPr>
        <w:pStyle w:val="53"/>
        <w:spacing w:line="360" w:lineRule="auto"/>
        <w:rPr>
          <w:rFonts w:hint="eastAsia" w:ascii="仿宋" w:hAnsi="仿宋" w:eastAsia="仿宋" w:cs="仿宋"/>
          <w:highlight w:val="none"/>
        </w:rPr>
      </w:pPr>
      <w:r>
        <w:rPr>
          <w:rFonts w:hint="eastAsia" w:ascii="仿宋" w:hAnsi="仿宋" w:eastAsia="仿宋" w:cs="仿宋"/>
          <w:highlight w:val="none"/>
        </w:rPr>
        <w:t>投标报价应包括国家规定的增值税税金。投标人应按第六章“投标文件格式”的要求在开标一览表中进行报价并填写分项报价表。</w:t>
      </w:r>
    </w:p>
    <w:p w14:paraId="7F800F48">
      <w:pPr>
        <w:pStyle w:val="53"/>
        <w:spacing w:line="360" w:lineRule="auto"/>
        <w:rPr>
          <w:rFonts w:hint="eastAsia" w:ascii="仿宋" w:hAnsi="仿宋" w:eastAsia="仿宋" w:cs="仿宋"/>
          <w:highlight w:val="none"/>
        </w:rPr>
      </w:pPr>
      <w:r>
        <w:rPr>
          <w:rFonts w:hint="eastAsia" w:ascii="仿宋" w:hAnsi="仿宋" w:eastAsia="仿宋" w:cs="仿宋"/>
          <w:highlight w:val="none"/>
        </w:rPr>
        <w:t>本项目的报价方式见投标人须知前附表。投标人必须对其参加的一个标段或多个标段内的所有货物和服务以标段为单位进行报价，不得将几个标段合报一个价格，也不得将一个标段中的内容拆开报价。</w:t>
      </w:r>
    </w:p>
    <w:p w14:paraId="5FFE8F6A">
      <w:pPr>
        <w:pStyle w:val="53"/>
        <w:spacing w:line="360" w:lineRule="auto"/>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招标人设有最高投标限价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招标控制价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的，投标人的投标报价不得超过最高投标限价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包括但不限于分项最高投标限价及总价最高投标限价</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招标文件没有明确</w:t>
      </w:r>
      <w:r>
        <w:rPr>
          <w:rFonts w:hint="eastAsia" w:ascii="仿宋" w:hAnsi="仿宋" w:eastAsia="仿宋" w:cs="仿宋"/>
          <w:color w:val="000000" w:themeColor="text1"/>
          <w:highlight w:val="none"/>
          <w14:textFill>
            <w14:solidFill>
              <w14:schemeClr w14:val="tx1"/>
            </w14:solidFill>
          </w14:textFill>
        </w:rPr>
        <w:t>最高投标限价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招标控制价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的，预算即为</w:t>
      </w:r>
      <w:r>
        <w:rPr>
          <w:rFonts w:hint="eastAsia" w:ascii="仿宋" w:hAnsi="仿宋" w:eastAsia="仿宋" w:cs="仿宋"/>
          <w:color w:val="000000" w:themeColor="text1"/>
          <w:highlight w:val="none"/>
          <w14:textFill>
            <w14:solidFill>
              <w14:schemeClr w14:val="tx1"/>
            </w14:solidFill>
          </w14:textFill>
        </w:rPr>
        <w:t>最高投标限价</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招标控制价</w:t>
      </w:r>
      <w:r>
        <w:rPr>
          <w:rFonts w:hint="eastAsia" w:ascii="仿宋" w:hAnsi="仿宋" w:eastAsia="仿宋" w:cs="仿宋"/>
          <w:color w:val="000000" w:themeColor="text1"/>
          <w:highlight w:val="none"/>
          <w:lang w:eastAsia="zh-CN"/>
          <w14:textFill>
            <w14:solidFill>
              <w14:schemeClr w14:val="tx1"/>
            </w14:solidFill>
          </w14:textFill>
        </w:rPr>
        <w:t>）。</w:t>
      </w:r>
    </w:p>
    <w:p w14:paraId="46642FDD">
      <w:pPr>
        <w:pStyle w:val="53"/>
        <w:spacing w:line="360" w:lineRule="auto"/>
        <w:rPr>
          <w:rFonts w:hint="eastAsia" w:ascii="仿宋" w:hAnsi="仿宋" w:eastAsia="仿宋" w:cs="仿宋"/>
          <w:highlight w:val="none"/>
        </w:rPr>
      </w:pPr>
      <w:r>
        <w:rPr>
          <w:rFonts w:hint="eastAsia" w:ascii="仿宋" w:hAnsi="仿宋" w:eastAsia="仿宋" w:cs="仿宋"/>
          <w:highlight w:val="none"/>
        </w:rPr>
        <w:t>投标报价中不得包含招标文件要求以外的内容，否则，在评标时不予核减。投标报价中也不应缺漏招标文件所要求的内容。</w:t>
      </w:r>
    </w:p>
    <w:p w14:paraId="2E5A1AD0">
      <w:pPr>
        <w:pStyle w:val="53"/>
        <w:spacing w:line="360" w:lineRule="auto"/>
        <w:rPr>
          <w:rFonts w:hint="eastAsia" w:ascii="仿宋" w:hAnsi="仿宋" w:eastAsia="仿宋" w:cs="仿宋"/>
          <w:highlight w:val="none"/>
        </w:rPr>
      </w:pPr>
      <w:r>
        <w:rPr>
          <w:rFonts w:hint="eastAsia" w:ascii="仿宋" w:hAnsi="仿宋" w:eastAsia="仿宋" w:cs="仿宋"/>
          <w:highlight w:val="none"/>
        </w:rPr>
        <w:t>投标报价的其他要求见投标人须知前附表。</w:t>
      </w:r>
    </w:p>
    <w:p w14:paraId="7D035B62">
      <w:pPr>
        <w:pStyle w:val="52"/>
        <w:spacing w:line="360" w:lineRule="auto"/>
        <w:rPr>
          <w:rFonts w:hint="eastAsia" w:ascii="仿宋" w:hAnsi="仿宋" w:eastAsia="仿宋" w:cs="仿宋"/>
          <w:highlight w:val="none"/>
        </w:rPr>
      </w:pPr>
      <w:r>
        <w:rPr>
          <w:rFonts w:hint="eastAsia" w:ascii="仿宋" w:hAnsi="仿宋" w:eastAsia="仿宋" w:cs="仿宋"/>
          <w:highlight w:val="none"/>
        </w:rPr>
        <w:t>投标有效期</w:t>
      </w:r>
    </w:p>
    <w:p w14:paraId="613405EC">
      <w:pPr>
        <w:pStyle w:val="53"/>
        <w:spacing w:line="360" w:lineRule="auto"/>
        <w:rPr>
          <w:rFonts w:hint="eastAsia" w:ascii="仿宋" w:hAnsi="仿宋" w:eastAsia="仿宋" w:cs="仿宋"/>
          <w:highlight w:val="none"/>
        </w:rPr>
      </w:pPr>
      <w:r>
        <w:rPr>
          <w:rFonts w:hint="eastAsia" w:ascii="仿宋" w:hAnsi="仿宋" w:eastAsia="仿宋" w:cs="仿宋"/>
          <w:highlight w:val="none"/>
        </w:rPr>
        <w:t>除投标人须知前附表另有规定外，投标有效期为自投标截止日起</w:t>
      </w:r>
      <w:r>
        <w:rPr>
          <w:rFonts w:hint="eastAsia" w:ascii="仿宋" w:hAnsi="仿宋" w:eastAsia="仿宋" w:cs="仿宋"/>
          <w:highlight w:val="none"/>
          <w:lang w:val="en-US" w:eastAsia="zh-CN"/>
        </w:rPr>
        <w:t>120</w:t>
      </w:r>
      <w:r>
        <w:rPr>
          <w:rFonts w:hint="eastAsia" w:ascii="仿宋" w:hAnsi="仿宋" w:eastAsia="仿宋" w:cs="仿宋"/>
          <w:highlight w:val="none"/>
        </w:rPr>
        <w:t xml:space="preserve"> 天。</w:t>
      </w:r>
    </w:p>
    <w:p w14:paraId="090663A8">
      <w:pPr>
        <w:pStyle w:val="53"/>
        <w:spacing w:line="360" w:lineRule="auto"/>
        <w:rPr>
          <w:rFonts w:hint="eastAsia" w:ascii="仿宋" w:hAnsi="仿宋" w:eastAsia="仿宋" w:cs="仿宋"/>
          <w:highlight w:val="none"/>
        </w:rPr>
      </w:pPr>
      <w:r>
        <w:rPr>
          <w:rFonts w:hint="eastAsia" w:ascii="仿宋" w:hAnsi="仿宋" w:eastAsia="仿宋" w:cs="仿宋"/>
          <w:highlight w:val="none"/>
        </w:rPr>
        <w:t>在投标有效期内，投标人撤销投标文件的，应承担招标文件和法律规定的责任。</w:t>
      </w:r>
    </w:p>
    <w:p w14:paraId="7AB2C921">
      <w:pPr>
        <w:pStyle w:val="53"/>
        <w:spacing w:line="360" w:lineRule="auto"/>
        <w:rPr>
          <w:rFonts w:hint="eastAsia" w:ascii="仿宋" w:hAnsi="仿宋" w:eastAsia="仿宋" w:cs="仿宋"/>
          <w:highlight w:val="none"/>
        </w:rPr>
      </w:pPr>
      <w:r>
        <w:rPr>
          <w:rFonts w:hint="eastAsia" w:ascii="仿宋" w:hAnsi="仿宋" w:eastAsia="仿宋" w:cs="仿宋"/>
          <w:highlight w:val="none"/>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w:t>
      </w:r>
    </w:p>
    <w:p w14:paraId="6C90AF2D">
      <w:pPr>
        <w:pStyle w:val="52"/>
        <w:spacing w:line="360" w:lineRule="auto"/>
        <w:rPr>
          <w:rFonts w:hint="eastAsia" w:ascii="仿宋" w:hAnsi="仿宋" w:eastAsia="仿宋" w:cs="仿宋"/>
          <w:highlight w:val="none"/>
        </w:rPr>
      </w:pPr>
      <w:r>
        <w:rPr>
          <w:rFonts w:hint="eastAsia" w:ascii="仿宋" w:hAnsi="仿宋" w:eastAsia="仿宋" w:cs="仿宋"/>
          <w:highlight w:val="none"/>
        </w:rPr>
        <w:t>投标保证金</w:t>
      </w:r>
    </w:p>
    <w:p w14:paraId="5B4C9B39">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投标人在递交投标文件的同时，应按投标人须知前附表规定的金额、形式和递交投标保证金，并作为其投标文件的组成部分。</w:t>
      </w:r>
    </w:p>
    <w:p w14:paraId="71FA4E6E">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投标人不按本章第 3.4.1 项要求提交投标保证金的，评标委员会将否决其投标。</w:t>
      </w:r>
    </w:p>
    <w:p w14:paraId="5058A5F6">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招标人最迟将在与中标人签订合同后5日内，向未中标的投标人和中标人退还投标保证金。</w:t>
      </w:r>
    </w:p>
    <w:p w14:paraId="03FD82A7">
      <w:pPr>
        <w:pStyle w:val="53"/>
        <w:spacing w:line="360" w:lineRule="auto"/>
        <w:rPr>
          <w:rFonts w:hint="eastAsia" w:ascii="仿宋" w:hAnsi="仿宋" w:eastAsia="仿宋" w:cs="仿宋"/>
          <w:highlight w:val="none"/>
        </w:rPr>
      </w:pPr>
      <w:r>
        <w:rPr>
          <w:rFonts w:hint="eastAsia" w:ascii="仿宋" w:hAnsi="仿宋" w:eastAsia="仿宋" w:cs="仿宋"/>
          <w:highlight w:val="none"/>
        </w:rPr>
        <w:t>有下列情形之一的，</w:t>
      </w:r>
      <w:r>
        <w:rPr>
          <w:rFonts w:hint="eastAsia" w:ascii="仿宋" w:hAnsi="仿宋" w:eastAsia="仿宋" w:cs="仿宋"/>
          <w:highlight w:val="none"/>
          <w:lang w:val="en-US" w:eastAsia="zh-CN"/>
        </w:rPr>
        <w:t>招标人将有权不进行</w:t>
      </w:r>
      <w:r>
        <w:rPr>
          <w:rFonts w:hint="eastAsia" w:ascii="仿宋" w:hAnsi="仿宋" w:eastAsia="仿宋" w:cs="仿宋"/>
          <w:highlight w:val="none"/>
        </w:rPr>
        <w:t>投标保证金退还：</w:t>
      </w:r>
    </w:p>
    <w:p w14:paraId="41B60DC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（1）在开标之日后到投标有效期满前，投标人擅自撤回投标的；</w:t>
      </w:r>
    </w:p>
    <w:p w14:paraId="6A8F75E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（2）中标人在收到中标通知书后，无正当理由不与招标人订立合同，在签订合同时向招标人提出附加条件，或者不按照招标文件要求提交履约保证金；</w:t>
      </w:r>
    </w:p>
    <w:p w14:paraId="5498F5ED">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（3）投标人通过弄虚作假、相互串通、借用资质等违法手段 谋取中标的；</w:t>
      </w:r>
    </w:p>
    <w:p w14:paraId="7AA857A6">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（4）中标人在规定期限内未按照招标文件的规定交纳招标服务费；</w:t>
      </w:r>
    </w:p>
    <w:p w14:paraId="48B91708">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（5）中标人在规定期限内未按照招标文件规定提交履约保证金；</w:t>
      </w:r>
    </w:p>
    <w:p w14:paraId="1CFF5B4C">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rPr>
        <w:t>（6）其他违反法律法规规定行为的</w:t>
      </w:r>
      <w:r>
        <w:rPr>
          <w:rFonts w:hint="eastAsia" w:ascii="仿宋" w:hAnsi="仿宋" w:eastAsia="仿宋" w:cs="仿宋"/>
          <w:highlight w:val="none"/>
          <w:lang w:eastAsia="zh-CN"/>
        </w:rPr>
        <w:t>。</w:t>
      </w:r>
    </w:p>
    <w:p w14:paraId="3DCF1E60">
      <w:pPr>
        <w:pStyle w:val="52"/>
        <w:spacing w:line="360" w:lineRule="auto"/>
        <w:rPr>
          <w:rFonts w:hint="eastAsia" w:ascii="仿宋" w:hAnsi="仿宋" w:eastAsia="仿宋" w:cs="仿宋"/>
          <w:highlight w:val="none"/>
        </w:rPr>
      </w:pPr>
      <w:r>
        <w:rPr>
          <w:rFonts w:hint="eastAsia" w:ascii="仿宋" w:hAnsi="仿宋" w:eastAsia="仿宋" w:cs="仿宋"/>
          <w:highlight w:val="none"/>
        </w:rPr>
        <w:t>资格审查资料</w:t>
      </w:r>
    </w:p>
    <w:p w14:paraId="08728DF9">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w:t>
      </w:r>
      <w:r>
        <w:rPr>
          <w:rFonts w:hint="eastAsia" w:ascii="仿宋" w:hAnsi="仿宋" w:eastAsia="仿宋" w:cs="仿宋"/>
          <w:color w:val="auto"/>
          <w:highlight w:val="none"/>
        </w:rPr>
        <w:t>应按</w:t>
      </w:r>
      <w:r>
        <w:rPr>
          <w:rFonts w:hint="eastAsia" w:ascii="仿宋" w:hAnsi="仿宋" w:eastAsia="仿宋" w:cs="仿宋"/>
          <w:color w:val="auto"/>
          <w:highlight w:val="none"/>
          <w:lang w:val="en-US" w:eastAsia="zh-CN"/>
        </w:rPr>
        <w:t>招标文件</w:t>
      </w:r>
      <w:r>
        <w:rPr>
          <w:rFonts w:hint="eastAsia" w:ascii="仿宋" w:hAnsi="仿宋" w:eastAsia="仿宋" w:cs="仿宋"/>
          <w:color w:val="auto"/>
          <w:highlight w:val="none"/>
        </w:rPr>
        <w:t>规定提供资格审</w:t>
      </w:r>
      <w:r>
        <w:rPr>
          <w:rFonts w:hint="eastAsia" w:ascii="仿宋" w:hAnsi="仿宋" w:eastAsia="仿宋" w:cs="仿宋"/>
          <w:highlight w:val="none"/>
        </w:rPr>
        <w:t>查资料。</w:t>
      </w:r>
    </w:p>
    <w:p w14:paraId="686EC548">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投标人以联合体形式投标的，联合体各成员须提交的资格审查资料见投标人须知前附表。</w:t>
      </w:r>
    </w:p>
    <w:p w14:paraId="351A6700">
      <w:pPr>
        <w:pStyle w:val="52"/>
        <w:spacing w:line="360" w:lineRule="auto"/>
        <w:rPr>
          <w:rFonts w:hint="eastAsia" w:ascii="仿宋" w:hAnsi="仿宋" w:eastAsia="仿宋" w:cs="仿宋"/>
          <w:highlight w:val="none"/>
        </w:rPr>
      </w:pPr>
      <w:r>
        <w:rPr>
          <w:rFonts w:hint="eastAsia" w:ascii="仿宋" w:hAnsi="仿宋" w:eastAsia="仿宋" w:cs="仿宋"/>
          <w:highlight w:val="none"/>
        </w:rPr>
        <w:t>备选投标方案</w:t>
      </w:r>
    </w:p>
    <w:p w14:paraId="786A825C">
      <w:pPr>
        <w:pStyle w:val="53"/>
        <w:spacing w:line="360" w:lineRule="auto"/>
        <w:rPr>
          <w:rFonts w:hint="eastAsia" w:ascii="仿宋" w:hAnsi="仿宋" w:eastAsia="仿宋" w:cs="仿宋"/>
          <w:highlight w:val="none"/>
        </w:rPr>
      </w:pPr>
      <w:r>
        <w:rPr>
          <w:rFonts w:hint="eastAsia" w:ascii="仿宋" w:hAnsi="仿宋" w:eastAsia="仿宋" w:cs="仿宋"/>
          <w:highlight w:val="none"/>
        </w:rPr>
        <w:t>除投标人须知前附表规定允许外，投标人不得递交备选投标方案，否则其投标将被否决。</w:t>
      </w:r>
    </w:p>
    <w:p w14:paraId="350DDD91">
      <w:pPr>
        <w:pStyle w:val="53"/>
        <w:spacing w:line="360" w:lineRule="auto"/>
        <w:rPr>
          <w:rFonts w:hint="eastAsia" w:ascii="仿宋" w:hAnsi="仿宋" w:eastAsia="仿宋" w:cs="仿宋"/>
          <w:highlight w:val="none"/>
        </w:rPr>
      </w:pPr>
      <w:r>
        <w:rPr>
          <w:rFonts w:hint="eastAsia" w:ascii="仿宋" w:hAnsi="仿宋" w:eastAsia="仿宋" w:cs="仿宋"/>
          <w:highlight w:val="none"/>
        </w:rPr>
        <w:t>允许投标人递交备选投标方案的，只有中标人所递交的备选投标方案方可予以考虑。评标委员会认为中标人的备选投标方案优于其按照招标文件要求编制的投标方案的，招标人可以接受该备选投标方案。</w:t>
      </w:r>
    </w:p>
    <w:p w14:paraId="27D77F3A">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投标人提供两个或两个以上投标报价，或者在投标文件中提供一个报价，但同时提供两个或两个以上投标响应方案的，视为提供备选方案。</w:t>
      </w:r>
    </w:p>
    <w:p w14:paraId="1CABA5F0">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投标文件的编制</w:t>
      </w:r>
    </w:p>
    <w:p w14:paraId="61C82B3F">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幅面规格请使用A4规格纸张，按照招标文件第六章规定的顺序，统一编目编码装订，尽量采用双面印刷。由于编排混乱导致投标文件被误读或相关信息查找不到，其责任应当由投标人承担。投标文件装订建议采用胶订或线订形式进行牢固装订</w:t>
      </w:r>
      <w:r>
        <w:rPr>
          <w:rFonts w:hint="eastAsia" w:ascii="仿宋" w:hAnsi="仿宋" w:eastAsia="仿宋" w:cs="仿宋"/>
          <w:b/>
          <w:bCs/>
          <w:highlight w:val="none"/>
        </w:rPr>
        <w:t>（左侧装订）</w:t>
      </w:r>
      <w:r>
        <w:rPr>
          <w:rFonts w:hint="eastAsia" w:ascii="仿宋" w:hAnsi="仿宋" w:eastAsia="仿宋" w:cs="仿宋"/>
          <w:highlight w:val="none"/>
        </w:rPr>
        <w:t>，不得采用活页装订。</w:t>
      </w:r>
      <w:bookmarkStart w:id="83" w:name="_Hlk51746619"/>
      <w:r>
        <w:rPr>
          <w:rFonts w:hint="eastAsia" w:ascii="仿宋" w:hAnsi="仿宋" w:eastAsia="仿宋" w:cs="仿宋"/>
          <w:highlight w:val="none"/>
        </w:rPr>
        <w:t>未牢固装订的纸质材料将不作为投标文件的组成部分，不作为评审依据，但投标人在投标截止时间前提交的投标文件的</w:t>
      </w:r>
      <w:r>
        <w:rPr>
          <w:rFonts w:hint="eastAsia" w:ascii="仿宋" w:hAnsi="仿宋" w:eastAsia="仿宋" w:cs="仿宋"/>
          <w:szCs w:val="24"/>
          <w:highlight w:val="none"/>
        </w:rPr>
        <w:t>补充或修改材料以及投标人按照评标委员会要求进行的澄清、说明或补正材料除外</w:t>
      </w:r>
      <w:r>
        <w:rPr>
          <w:rFonts w:hint="eastAsia" w:ascii="仿宋" w:hAnsi="仿宋" w:eastAsia="仿宋" w:cs="仿宋"/>
          <w:highlight w:val="none"/>
        </w:rPr>
        <w:t>。</w:t>
      </w:r>
      <w:bookmarkEnd w:id="83"/>
    </w:p>
    <w:p w14:paraId="52C322A8">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投标文件应当对招标文件实质性内容作出响应。投标文件在满足招标文件实质性要求的基础上，可以提出比招标文件要求更有利于招标人的承诺。</w:t>
      </w:r>
    </w:p>
    <w:p w14:paraId="41D1A01D">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投标文件应用不褪色的材料书写或打印，在投标函中加盖公章并由投标人的法定代表人签署（</w:t>
      </w:r>
      <w:r>
        <w:rPr>
          <w:rFonts w:hint="eastAsia" w:ascii="仿宋" w:hAnsi="仿宋" w:eastAsia="仿宋" w:cs="仿宋"/>
          <w:b/>
          <w:highlight w:val="none"/>
        </w:rPr>
        <w:t>法定代表人签署说明：法定代表人签字、盖手签章或盖姓名章均为有效签署</w:t>
      </w:r>
      <w:r>
        <w:rPr>
          <w:rFonts w:hint="eastAsia" w:ascii="仿宋" w:hAnsi="仿宋" w:eastAsia="仿宋" w:cs="仿宋"/>
          <w:highlight w:val="none"/>
        </w:rPr>
        <w:t>）或者由法定代表人授权的代理人（也称“被授权人”，下同）签字后有效。由代理人签字的，应附《法定代表人授权委托书》，《法定代表人授权委托书》应符合第六章的格式要求。投标人为无法定代表人的其他团体组织等时，法定代表人则系指其负责人，下同。投标文件的副本可采用正本的复印件。（</w:t>
      </w:r>
      <w:r>
        <w:rPr>
          <w:rFonts w:hint="eastAsia" w:ascii="仿宋" w:hAnsi="仿宋" w:eastAsia="仿宋" w:cs="仿宋"/>
          <w:b/>
          <w:highlight w:val="none"/>
          <w:lang w:val="en-US" w:eastAsia="zh-CN"/>
        </w:rPr>
        <w:t>代理人</w:t>
      </w:r>
      <w:r>
        <w:rPr>
          <w:rFonts w:hint="eastAsia" w:ascii="仿宋" w:hAnsi="仿宋" w:eastAsia="仿宋" w:cs="仿宋"/>
          <w:b/>
          <w:highlight w:val="none"/>
        </w:rPr>
        <w:t>签署说明：</w:t>
      </w:r>
      <w:r>
        <w:rPr>
          <w:rFonts w:hint="eastAsia" w:ascii="仿宋" w:hAnsi="仿宋" w:eastAsia="仿宋" w:cs="仿宋"/>
          <w:b/>
          <w:highlight w:val="none"/>
          <w:lang w:val="en-US" w:eastAsia="zh-CN"/>
        </w:rPr>
        <w:t>代理人</w:t>
      </w:r>
      <w:r>
        <w:rPr>
          <w:rFonts w:hint="eastAsia" w:ascii="仿宋" w:hAnsi="仿宋" w:eastAsia="仿宋" w:cs="仿宋"/>
          <w:b/>
          <w:highlight w:val="none"/>
        </w:rPr>
        <w:t>签字、盖手签章或盖姓名章均为有效签署</w:t>
      </w:r>
      <w:r>
        <w:rPr>
          <w:rFonts w:hint="eastAsia" w:ascii="仿宋" w:hAnsi="仿宋" w:eastAsia="仿宋" w:cs="仿宋"/>
          <w:highlight w:val="none"/>
        </w:rPr>
        <w:t>）</w:t>
      </w:r>
    </w:p>
    <w:p w14:paraId="4E022CBA">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按投标人须知前附表规定的份数准备投标文件。投标文件纸质正本及副本须在封面清楚地标明“正本”或“副本”，若投标文件的《商务技术分册》有其它纸质组成部分或再分为多册装订等情况，则除了在封面清楚地标明“正本”或“副本”外，还应尽量注明该纸质文件的内容（例如“上册”、“下册”、“图纸”或“附件”等）。若投标文件副本与正本不符，以正本为准。</w:t>
      </w:r>
    </w:p>
    <w:p w14:paraId="2EBD31B8">
      <w:pPr>
        <w:pStyle w:val="53"/>
        <w:spacing w:line="360" w:lineRule="auto"/>
        <w:rPr>
          <w:rFonts w:hint="eastAsia" w:ascii="仿宋" w:hAnsi="仿宋" w:eastAsia="仿宋" w:cs="仿宋"/>
          <w:highlight w:val="none"/>
        </w:rPr>
      </w:pPr>
      <w:r>
        <w:rPr>
          <w:rFonts w:hint="eastAsia" w:ascii="仿宋" w:hAnsi="仿宋" w:eastAsia="仿宋" w:cs="仿宋"/>
          <w:szCs w:val="24"/>
          <w:highlight w:val="none"/>
        </w:rPr>
        <w:t>投标人在投标文件及相关文件的签订、履行、通知等事项的书面文件中的单位盖章、印章、公章等处均是指与当事人名称全称相一致的标准公章，</w:t>
      </w:r>
      <w:r>
        <w:rPr>
          <w:rFonts w:hint="eastAsia" w:ascii="仿宋" w:hAnsi="仿宋" w:eastAsia="仿宋" w:cs="仿宋"/>
          <w:highlight w:val="none"/>
        </w:rPr>
        <w:t>如使用投标专用章或其它印章，须提供特别说明函，明确该投标专用章或其它印章效力等同于公章(该特别说明函须同时加盖公章和投标专用章或其它印章)。</w:t>
      </w:r>
      <w:r>
        <w:rPr>
          <w:rFonts w:hint="eastAsia" w:ascii="仿宋" w:hAnsi="仿宋" w:eastAsia="仿宋" w:cs="仿宋"/>
          <w:highlight w:val="none"/>
        </w:rPr>
        <w:br w:type="textWrapping"/>
      </w:r>
      <w:r>
        <w:rPr>
          <w:rFonts w:hint="eastAsia" w:ascii="仿宋" w:hAnsi="仿宋" w:eastAsia="仿宋" w:cs="仿宋"/>
          <w:highlight w:val="none"/>
        </w:rPr>
        <w:t>投标文件应尽量避免涂改、行间插字或增删，如果出现上述情况，改动之处必须由投标人的法定代表人签署或者被授权人签字或者盖公章才有效。</w:t>
      </w:r>
    </w:p>
    <w:p w14:paraId="423E345F">
      <w:pPr>
        <w:pStyle w:val="53"/>
        <w:spacing w:line="360" w:lineRule="auto"/>
        <w:rPr>
          <w:rFonts w:hint="eastAsia" w:ascii="仿宋" w:hAnsi="仿宋" w:eastAsia="仿宋" w:cs="仿宋"/>
          <w:highlight w:val="none"/>
        </w:rPr>
      </w:pPr>
      <w:r>
        <w:rPr>
          <w:rFonts w:hint="eastAsia" w:ascii="仿宋" w:hAnsi="仿宋" w:eastAsia="仿宋" w:cs="仿宋"/>
          <w:highlight w:val="none"/>
        </w:rPr>
        <w:t>若本项目采购需求分为两个或以上标段，除非招标文件中另有规定，投标人对本项目的多个标段进行投标时，投标文件须按标段分别编制并装订提交（或上传）。</w:t>
      </w:r>
    </w:p>
    <w:p w14:paraId="7D3F272F">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投标文件编制的其他要求或注意事项见投标人须知前附表。</w:t>
      </w:r>
    </w:p>
    <w:p w14:paraId="62F3EE60">
      <w:pPr>
        <w:pStyle w:val="85"/>
        <w:spacing w:line="360" w:lineRule="auto"/>
        <w:rPr>
          <w:rFonts w:hint="eastAsia" w:ascii="仿宋" w:hAnsi="仿宋" w:eastAsia="仿宋" w:cs="仿宋"/>
          <w:highlight w:val="none"/>
        </w:rPr>
      </w:pPr>
      <w:bookmarkStart w:id="84" w:name="_Toc7576"/>
      <w:r>
        <w:rPr>
          <w:rFonts w:hint="eastAsia" w:ascii="仿宋" w:hAnsi="仿宋" w:eastAsia="仿宋" w:cs="仿宋"/>
          <w:highlight w:val="none"/>
        </w:rPr>
        <w:t>投标</w:t>
      </w:r>
      <w:bookmarkEnd w:id="84"/>
    </w:p>
    <w:p w14:paraId="39098ABA">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投标文件的包装、标记和密封</w:t>
      </w:r>
    </w:p>
    <w:p w14:paraId="203379C4">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投标文件的包装要求见投标人须知前附表。</w:t>
      </w:r>
    </w:p>
    <w:p w14:paraId="387F1FD3">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投标文件包装袋上应写明的内容见投标人须知前附表。</w:t>
      </w:r>
    </w:p>
    <w:p w14:paraId="1427523A">
      <w:pPr>
        <w:pStyle w:val="53"/>
        <w:spacing w:line="360" w:lineRule="auto"/>
        <w:rPr>
          <w:rFonts w:hint="eastAsia" w:ascii="仿宋" w:hAnsi="仿宋" w:eastAsia="仿宋" w:cs="仿宋"/>
          <w:highlight w:val="none"/>
        </w:rPr>
      </w:pPr>
      <w:r>
        <w:rPr>
          <w:rFonts w:hint="eastAsia" w:ascii="仿宋" w:hAnsi="仿宋" w:eastAsia="仿宋" w:cs="仿宋"/>
          <w:highlight w:val="none"/>
        </w:rPr>
        <w:t>投标文件的密封要求见投标人须知前附表。</w:t>
      </w:r>
    </w:p>
    <w:p w14:paraId="142A9E37">
      <w:pPr>
        <w:pStyle w:val="53"/>
        <w:spacing w:line="360" w:lineRule="auto"/>
        <w:rPr>
          <w:rFonts w:hint="eastAsia" w:ascii="仿宋" w:hAnsi="仿宋" w:eastAsia="仿宋" w:cs="仿宋"/>
          <w:highlight w:val="none"/>
        </w:rPr>
      </w:pPr>
      <w:r>
        <w:rPr>
          <w:rFonts w:hint="eastAsia" w:ascii="仿宋" w:hAnsi="仿宋" w:eastAsia="仿宋" w:cs="仿宋"/>
          <w:highlight w:val="none"/>
        </w:rPr>
        <w:t>未按本章第4.1.3项要求密封的投标文件，招标人将予以拒收。</w:t>
      </w:r>
    </w:p>
    <w:p w14:paraId="6EF25508">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投标文件的递交</w:t>
      </w:r>
    </w:p>
    <w:p w14:paraId="712E756B">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投标人应在投标人须知前附表规定的投标截止时间前递交投标文件。</w:t>
      </w:r>
    </w:p>
    <w:p w14:paraId="2B053667">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投标人递交投标文件的地点：见投标人须知前附表。</w:t>
      </w:r>
    </w:p>
    <w:p w14:paraId="4AF4E34F">
      <w:pPr>
        <w:pStyle w:val="53"/>
        <w:spacing w:line="360" w:lineRule="auto"/>
        <w:rPr>
          <w:rFonts w:hint="eastAsia" w:ascii="仿宋" w:hAnsi="仿宋" w:eastAsia="仿宋" w:cs="仿宋"/>
          <w:highlight w:val="none"/>
        </w:rPr>
      </w:pPr>
      <w:r>
        <w:rPr>
          <w:rFonts w:hint="eastAsia" w:ascii="仿宋" w:hAnsi="仿宋" w:eastAsia="仿宋" w:cs="仿宋"/>
          <w:highlight w:val="none"/>
        </w:rPr>
        <w:t>除投标人须知前附表另有规定外，投标人所递交的投标文件不予退还。</w:t>
      </w:r>
    </w:p>
    <w:p w14:paraId="3BFD4088">
      <w:pPr>
        <w:pStyle w:val="53"/>
        <w:spacing w:line="360" w:lineRule="auto"/>
        <w:rPr>
          <w:rFonts w:hint="eastAsia" w:ascii="仿宋" w:hAnsi="仿宋" w:eastAsia="仿宋" w:cs="仿宋"/>
          <w:highlight w:val="none"/>
        </w:rPr>
      </w:pPr>
      <w:r>
        <w:rPr>
          <w:rFonts w:hint="eastAsia" w:ascii="仿宋" w:hAnsi="仿宋" w:eastAsia="仿宋" w:cs="仿宋"/>
          <w:highlight w:val="none"/>
        </w:rPr>
        <w:t>逾期送达的投标文件，招标人将予以拒收。</w:t>
      </w:r>
    </w:p>
    <w:p w14:paraId="42B202FF">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投标文件的修改与撤回</w:t>
      </w:r>
    </w:p>
    <w:p w14:paraId="764CC7B6">
      <w:pPr>
        <w:pStyle w:val="53"/>
        <w:spacing w:line="360" w:lineRule="auto"/>
        <w:rPr>
          <w:rFonts w:hint="eastAsia" w:ascii="仿宋" w:hAnsi="仿宋" w:eastAsia="仿宋" w:cs="仿宋"/>
          <w:highlight w:val="none"/>
        </w:rPr>
      </w:pPr>
      <w:r>
        <w:rPr>
          <w:rFonts w:hint="eastAsia" w:ascii="仿宋" w:hAnsi="仿宋" w:eastAsia="仿宋" w:cs="仿宋"/>
          <w:highlight w:val="none"/>
        </w:rPr>
        <w:t>在本章第 4.2.1 款规定的投标截止时间前，投标人可以修改或撤回已递交的投标文件，但应以书面形式通知招标人。</w:t>
      </w:r>
    </w:p>
    <w:p w14:paraId="53CD4316">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投标人修改已递交投标文件的通知应逐页加盖公章或者逐页由投标人法定代表人签署或由被授权人签字，并应单独包装同时在包装袋上标明“投标文件修改通知”、 项目名称、项目编号、标段号、标段名称、投标人名称和“在【投标截止时间】之前不得启封”的字样，单独密封后递交。</w:t>
      </w:r>
    </w:p>
    <w:p w14:paraId="5178ABF8">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投标人撤回投标文件的通知应加盖公章或由投标人法定代表人签署或由被授权人签字。</w:t>
      </w:r>
    </w:p>
    <w:p w14:paraId="59B77CBD">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投标人撤回投标文件的，招标人自收到投标人书面撤回通知之日起5日内退还已收取的投标保证金。</w:t>
      </w:r>
    </w:p>
    <w:p w14:paraId="2E6C5CD0">
      <w:pPr>
        <w:pStyle w:val="53"/>
        <w:spacing w:line="360" w:lineRule="auto"/>
        <w:rPr>
          <w:rFonts w:hint="eastAsia" w:ascii="仿宋" w:hAnsi="仿宋" w:eastAsia="仿宋" w:cs="仿宋"/>
          <w:highlight w:val="none"/>
        </w:rPr>
      </w:pPr>
      <w:r>
        <w:rPr>
          <w:rFonts w:hint="eastAsia" w:ascii="仿宋" w:hAnsi="仿宋" w:eastAsia="仿宋" w:cs="仿宋"/>
          <w:highlight w:val="none"/>
        </w:rPr>
        <w:t>从投标截止时间起至投标有效期期满这段时间内，投标人不得撤销其投标文件，否则招标人或招标代理机构可以按照本须知第3.4.4条的规定不退还其投标保证金。</w:t>
      </w:r>
    </w:p>
    <w:p w14:paraId="1A07676B">
      <w:pPr>
        <w:pStyle w:val="85"/>
        <w:spacing w:line="360" w:lineRule="auto"/>
        <w:rPr>
          <w:rFonts w:hint="eastAsia" w:ascii="仿宋" w:hAnsi="仿宋" w:eastAsia="仿宋" w:cs="仿宋"/>
          <w:highlight w:val="none"/>
        </w:rPr>
      </w:pPr>
      <w:bookmarkStart w:id="85" w:name="_Toc8544"/>
      <w:r>
        <w:rPr>
          <w:rFonts w:hint="eastAsia" w:ascii="仿宋" w:hAnsi="仿宋" w:eastAsia="仿宋" w:cs="仿宋"/>
          <w:highlight w:val="none"/>
        </w:rPr>
        <w:t>开标</w:t>
      </w:r>
      <w:bookmarkEnd w:id="85"/>
    </w:p>
    <w:p w14:paraId="56AC6B10">
      <w:pPr>
        <w:pStyle w:val="52"/>
        <w:spacing w:line="360" w:lineRule="auto"/>
        <w:rPr>
          <w:rFonts w:hint="eastAsia" w:ascii="仿宋" w:hAnsi="仿宋" w:eastAsia="仿宋" w:cs="仿宋"/>
          <w:highlight w:val="none"/>
        </w:rPr>
      </w:pPr>
      <w:r>
        <w:rPr>
          <w:rFonts w:hint="eastAsia" w:ascii="仿宋" w:hAnsi="仿宋" w:eastAsia="仿宋" w:cs="仿宋"/>
          <w:highlight w:val="none"/>
        </w:rPr>
        <w:t>开标时间和地点</w:t>
      </w:r>
    </w:p>
    <w:p w14:paraId="60696530">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招标人在本章第 4.2.1 款规定的投标截止时间（开标时间）和投标人须知前附表规定的地点公开开标，并邀请所有投标人的法定代表人（单位负责人）或其委托代理人准时参加。</w:t>
      </w:r>
      <w:r>
        <w:rPr>
          <w:rFonts w:hint="eastAsia" w:ascii="仿宋" w:hAnsi="仿宋" w:eastAsia="仿宋" w:cs="仿宋"/>
          <w:sz w:val="24"/>
          <w:szCs w:val="24"/>
          <w:highlight w:val="none"/>
          <w:lang w:val="en-US" w:eastAsia="zh-CN"/>
        </w:rPr>
        <w:t>投标人未派代表参加的，视为默认开标结果。</w:t>
      </w:r>
    </w:p>
    <w:p w14:paraId="4FA5AC2B">
      <w:pPr>
        <w:pStyle w:val="52"/>
        <w:spacing w:line="360" w:lineRule="auto"/>
        <w:rPr>
          <w:rFonts w:hint="eastAsia" w:ascii="仿宋" w:hAnsi="仿宋" w:eastAsia="仿宋" w:cs="仿宋"/>
          <w:highlight w:val="none"/>
        </w:rPr>
      </w:pPr>
      <w:r>
        <w:rPr>
          <w:rFonts w:hint="eastAsia" w:ascii="仿宋" w:hAnsi="仿宋" w:eastAsia="仿宋" w:cs="仿宋"/>
          <w:highlight w:val="none"/>
        </w:rPr>
        <w:t>开标程序</w:t>
      </w:r>
    </w:p>
    <w:p w14:paraId="6331DEB3">
      <w:pPr>
        <w:pStyle w:val="53"/>
        <w:spacing w:line="360" w:lineRule="auto"/>
        <w:rPr>
          <w:rFonts w:hint="eastAsia" w:ascii="仿宋" w:hAnsi="仿宋" w:eastAsia="仿宋" w:cs="仿宋"/>
          <w:highlight w:val="none"/>
        </w:rPr>
      </w:pPr>
      <w:r>
        <w:rPr>
          <w:rFonts w:hint="eastAsia" w:ascii="仿宋" w:hAnsi="仿宋" w:eastAsia="仿宋" w:cs="仿宋"/>
          <w:highlight w:val="none"/>
        </w:rPr>
        <w:t>按下列程序进行开标：</w:t>
      </w:r>
    </w:p>
    <w:p w14:paraId="7168A7CF">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color w:val="000000" w:themeColor="text1"/>
          <w:highlight w:val="none"/>
          <w14:textFill>
            <w14:solidFill>
              <w14:schemeClr w14:val="tx1"/>
            </w14:solidFill>
          </w14:textFill>
        </w:rPr>
        <w:t>主持人</w:t>
      </w:r>
      <w:r>
        <w:rPr>
          <w:rFonts w:hint="eastAsia" w:ascii="仿宋" w:hAnsi="仿宋" w:eastAsia="仿宋" w:cs="仿宋"/>
          <w:highlight w:val="none"/>
        </w:rPr>
        <w:t>公布在投标截止时间前递交投标文件的投标人名称；</w:t>
      </w:r>
    </w:p>
    <w:p w14:paraId="4B52913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sz w:val="24"/>
          <w:szCs w:val="24"/>
          <w:highlight w:val="none"/>
        </w:rPr>
        <w:t>由投标人或者其推选的代表检查投标文件的密封情况</w:t>
      </w:r>
      <w:r>
        <w:rPr>
          <w:rFonts w:hint="eastAsia" w:ascii="仿宋" w:hAnsi="仿宋" w:eastAsia="仿宋" w:cs="仿宋"/>
          <w:highlight w:val="none"/>
        </w:rPr>
        <w:t>，按照投标人须知前附表规定的开标顺序当众开标，公布招标项目名称、投标人名称、投标保证金的递交情况、投标报价及开标一览表</w:t>
      </w:r>
      <w:r>
        <w:rPr>
          <w:rFonts w:hint="eastAsia" w:ascii="仿宋" w:hAnsi="仿宋" w:eastAsia="仿宋" w:cs="仿宋"/>
          <w:highlight w:val="none"/>
          <w:lang w:val="en-US" w:eastAsia="zh-CN"/>
        </w:rPr>
        <w:t>表明需要公布的</w:t>
      </w:r>
      <w:r>
        <w:rPr>
          <w:rFonts w:hint="eastAsia" w:ascii="仿宋" w:hAnsi="仿宋" w:eastAsia="仿宋" w:cs="仿宋"/>
          <w:highlight w:val="none"/>
        </w:rPr>
        <w:t>所列其他内容，并记录在案；</w:t>
      </w:r>
    </w:p>
    <w:p w14:paraId="5AE874F6">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（3）投标人代表等有关人员确认开标记录；</w:t>
      </w:r>
    </w:p>
    <w:p w14:paraId="1D138954">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（4）开标结束。</w:t>
      </w:r>
    </w:p>
    <w:p w14:paraId="60D0B299">
      <w:pPr>
        <w:pStyle w:val="52"/>
        <w:spacing w:line="360" w:lineRule="auto"/>
        <w:rPr>
          <w:rFonts w:hint="eastAsia" w:ascii="仿宋" w:hAnsi="仿宋" w:eastAsia="仿宋" w:cs="仿宋"/>
          <w:highlight w:val="none"/>
        </w:rPr>
      </w:pPr>
      <w:r>
        <w:rPr>
          <w:rFonts w:hint="eastAsia" w:ascii="仿宋" w:hAnsi="仿宋" w:eastAsia="仿宋" w:cs="仿宋"/>
          <w:highlight w:val="none"/>
        </w:rPr>
        <w:t>开标异议</w:t>
      </w:r>
    </w:p>
    <w:p w14:paraId="79D64AAE">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投标人对开标有异议的，应当在开标现场提出，招标人当场作出答复，并作记录。若投标人现场未提出异议，则认为投标人已确认招标人宣读的内容。</w:t>
      </w:r>
    </w:p>
    <w:p w14:paraId="5094F9DE">
      <w:pPr>
        <w:pStyle w:val="85"/>
        <w:spacing w:line="360" w:lineRule="auto"/>
        <w:rPr>
          <w:rFonts w:hint="eastAsia" w:ascii="仿宋" w:hAnsi="仿宋" w:eastAsia="仿宋" w:cs="仿宋"/>
          <w:highlight w:val="none"/>
        </w:rPr>
      </w:pPr>
      <w:bookmarkStart w:id="86" w:name="_Toc29005"/>
      <w:r>
        <w:rPr>
          <w:rFonts w:hint="eastAsia" w:ascii="仿宋" w:hAnsi="仿宋" w:eastAsia="仿宋" w:cs="仿宋"/>
          <w:highlight w:val="none"/>
        </w:rPr>
        <w:t>评标</w:t>
      </w:r>
      <w:bookmarkEnd w:id="86"/>
    </w:p>
    <w:p w14:paraId="2BF13CE1">
      <w:pPr>
        <w:pStyle w:val="52"/>
        <w:spacing w:line="360" w:lineRule="auto"/>
        <w:rPr>
          <w:rFonts w:hint="eastAsia" w:ascii="仿宋" w:hAnsi="仿宋" w:eastAsia="仿宋" w:cs="仿宋"/>
          <w:highlight w:val="none"/>
        </w:rPr>
      </w:pPr>
      <w:r>
        <w:rPr>
          <w:rFonts w:hint="eastAsia" w:ascii="仿宋" w:hAnsi="仿宋" w:eastAsia="仿宋" w:cs="仿宋"/>
          <w:highlight w:val="none"/>
        </w:rPr>
        <w:t>评标委员会</w:t>
      </w:r>
    </w:p>
    <w:p w14:paraId="2A2DE5E9">
      <w:pPr>
        <w:pStyle w:val="53"/>
        <w:spacing w:line="360" w:lineRule="auto"/>
        <w:rPr>
          <w:rFonts w:hint="eastAsia" w:ascii="仿宋" w:hAnsi="仿宋" w:eastAsia="仿宋" w:cs="仿宋"/>
          <w:highlight w:val="none"/>
        </w:rPr>
      </w:pPr>
      <w:r>
        <w:rPr>
          <w:rFonts w:hint="eastAsia" w:ascii="仿宋" w:hAnsi="仿宋" w:eastAsia="仿宋" w:cs="仿宋"/>
          <w:highlight w:val="none"/>
        </w:rPr>
        <w:t>评标由招标人依法组建的评标委员会负责。评标委员会由招标人或其委托的熟悉相关业务的代表，以及有关技术、经济等方面的专家组成。</w:t>
      </w:r>
    </w:p>
    <w:p w14:paraId="07C73020">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评标委员会成员有下列情形之一的，应当回避：</w:t>
      </w:r>
    </w:p>
    <w:p w14:paraId="7D4AAFD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（1）投标人或投标人主要负责人的近亲属；</w:t>
      </w:r>
    </w:p>
    <w:p w14:paraId="2125155A">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（2）项目主管部门或者行政监督部门的人员；</w:t>
      </w:r>
    </w:p>
    <w:p w14:paraId="1BAA080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（3）与投标人有经济利益关系，可能影响对投标公正评审的；</w:t>
      </w:r>
    </w:p>
    <w:p w14:paraId="7C06E25A">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（4）曾因在招标、评标以及其他与招标投标有关活动中从事违法行为而受过行政处罚或刑事处罚的；</w:t>
      </w:r>
    </w:p>
    <w:p w14:paraId="605EBD4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（5）与投标人有其他利害关系。</w:t>
      </w:r>
    </w:p>
    <w:p w14:paraId="6BD54086">
      <w:pPr>
        <w:pStyle w:val="53"/>
        <w:spacing w:line="360" w:lineRule="auto"/>
        <w:rPr>
          <w:rFonts w:hint="eastAsia" w:ascii="仿宋" w:hAnsi="仿宋" w:eastAsia="仿宋" w:cs="仿宋"/>
          <w:highlight w:val="none"/>
        </w:rPr>
      </w:pPr>
      <w:r>
        <w:rPr>
          <w:rFonts w:hint="eastAsia" w:ascii="仿宋" w:hAnsi="仿宋" w:eastAsia="仿宋" w:cs="仿宋"/>
          <w:highlight w:val="none"/>
        </w:rPr>
        <w:t>评标过程中，评标委员会成员有回避事由、擅离职守或者因健康等原因不能继续评标的，招标人有权更换。被更换的评标委员会成员作出的评审结论无效，由更换后的评标委员会成员重新进行评审。</w:t>
      </w:r>
    </w:p>
    <w:p w14:paraId="7C9BA27A">
      <w:pPr>
        <w:pStyle w:val="52"/>
        <w:spacing w:line="360" w:lineRule="auto"/>
        <w:rPr>
          <w:rFonts w:hint="eastAsia" w:ascii="仿宋" w:hAnsi="仿宋" w:eastAsia="仿宋" w:cs="仿宋"/>
          <w:highlight w:val="none"/>
        </w:rPr>
      </w:pPr>
      <w:r>
        <w:rPr>
          <w:rFonts w:hint="eastAsia" w:ascii="仿宋" w:hAnsi="仿宋" w:eastAsia="仿宋" w:cs="仿宋"/>
          <w:highlight w:val="none"/>
        </w:rPr>
        <w:t>评标原则</w:t>
      </w:r>
    </w:p>
    <w:p w14:paraId="3D908848">
      <w:pPr>
        <w:pStyle w:val="53"/>
        <w:spacing w:line="360" w:lineRule="auto"/>
        <w:rPr>
          <w:rFonts w:hint="eastAsia" w:ascii="仿宋" w:hAnsi="仿宋" w:eastAsia="仿宋" w:cs="仿宋"/>
          <w:highlight w:val="none"/>
        </w:rPr>
      </w:pPr>
      <w:r>
        <w:rPr>
          <w:rFonts w:hint="eastAsia" w:ascii="仿宋" w:hAnsi="仿宋" w:eastAsia="仿宋" w:cs="仿宋"/>
          <w:highlight w:val="none"/>
        </w:rPr>
        <w:t>评标活动遵循公平、公正、科学和择优的原则。</w:t>
      </w:r>
    </w:p>
    <w:p w14:paraId="6875465F">
      <w:pPr>
        <w:pStyle w:val="52"/>
        <w:spacing w:line="360" w:lineRule="auto"/>
        <w:rPr>
          <w:rFonts w:hint="eastAsia" w:ascii="仿宋" w:hAnsi="仿宋" w:eastAsia="仿宋" w:cs="仿宋"/>
          <w:highlight w:val="none"/>
        </w:rPr>
      </w:pPr>
      <w:r>
        <w:rPr>
          <w:rFonts w:hint="eastAsia" w:ascii="仿宋" w:hAnsi="仿宋" w:eastAsia="仿宋" w:cs="仿宋"/>
          <w:highlight w:val="none"/>
        </w:rPr>
        <w:t>评标</w:t>
      </w:r>
    </w:p>
    <w:p w14:paraId="2D55DEF1">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评标委员会按照第三章“评标办法”规定的方法、评审因素、标准和程序对投标文件进行评审。第三章“评标办法”没有规定的方法、评审因素和标准，不作为评标依据。</w:t>
      </w:r>
    </w:p>
    <w:p w14:paraId="28F13F98">
      <w:pPr>
        <w:pStyle w:val="53"/>
        <w:spacing w:line="360" w:lineRule="auto"/>
        <w:rPr>
          <w:rFonts w:hint="eastAsia" w:ascii="仿宋" w:hAnsi="仿宋" w:eastAsia="仿宋" w:cs="仿宋"/>
          <w:highlight w:val="none"/>
        </w:rPr>
      </w:pPr>
      <w:r>
        <w:rPr>
          <w:rFonts w:hint="eastAsia" w:ascii="仿宋" w:hAnsi="仿宋" w:eastAsia="仿宋" w:cs="仿宋"/>
          <w:highlight w:val="none"/>
        </w:rPr>
        <w:t>评标完成后，评标委员会应当向招标人提交书面评标报告和中标候选人名单。评标委员会推荐中标候选人的人数见投标人须知前附表。</w:t>
      </w:r>
    </w:p>
    <w:p w14:paraId="684C06BE">
      <w:pPr>
        <w:pStyle w:val="85"/>
        <w:spacing w:line="360" w:lineRule="auto"/>
        <w:rPr>
          <w:rFonts w:hint="eastAsia" w:ascii="仿宋" w:hAnsi="仿宋" w:eastAsia="仿宋" w:cs="仿宋"/>
          <w:highlight w:val="none"/>
        </w:rPr>
      </w:pPr>
      <w:bookmarkStart w:id="87" w:name="_Toc18021"/>
      <w:r>
        <w:rPr>
          <w:rFonts w:hint="eastAsia" w:ascii="仿宋" w:hAnsi="仿宋" w:eastAsia="仿宋" w:cs="仿宋"/>
          <w:highlight w:val="none"/>
        </w:rPr>
        <w:t>合同授予</w:t>
      </w:r>
      <w:bookmarkEnd w:id="87"/>
    </w:p>
    <w:p w14:paraId="699BD8EE">
      <w:pPr>
        <w:pStyle w:val="52"/>
        <w:spacing w:line="360" w:lineRule="auto"/>
        <w:rPr>
          <w:rFonts w:hint="eastAsia" w:ascii="仿宋" w:hAnsi="仿宋" w:eastAsia="仿宋" w:cs="仿宋"/>
          <w:highlight w:val="none"/>
        </w:rPr>
      </w:pPr>
      <w:r>
        <w:rPr>
          <w:rFonts w:hint="eastAsia" w:ascii="仿宋" w:hAnsi="仿宋" w:eastAsia="仿宋" w:cs="仿宋"/>
          <w:highlight w:val="none"/>
        </w:rPr>
        <w:t>中标候选人公示</w:t>
      </w:r>
    </w:p>
    <w:p w14:paraId="1878E14F">
      <w:pPr>
        <w:pStyle w:val="53"/>
        <w:spacing w:line="360" w:lineRule="auto"/>
        <w:rPr>
          <w:rFonts w:hint="eastAsia" w:ascii="仿宋" w:hAnsi="仿宋" w:eastAsia="仿宋" w:cs="仿宋"/>
          <w:highlight w:val="none"/>
        </w:rPr>
      </w:pPr>
      <w:r>
        <w:rPr>
          <w:rFonts w:hint="eastAsia" w:ascii="仿宋" w:hAnsi="仿宋" w:eastAsia="仿宋" w:cs="仿宋"/>
          <w:sz w:val="24"/>
          <w:highlight w:val="none"/>
        </w:rPr>
        <w:t>招标人在收到评标报告后</w:t>
      </w:r>
      <w:r>
        <w:rPr>
          <w:rFonts w:hint="eastAsia" w:ascii="仿宋" w:hAnsi="仿宋" w:eastAsia="仿宋" w:cs="仿宋"/>
          <w:highlight w:val="none"/>
        </w:rPr>
        <w:t>，按照投标人须知前附表规定的公示媒介和期限公示中标候选人。</w:t>
      </w:r>
    </w:p>
    <w:p w14:paraId="756AEDAD">
      <w:pPr>
        <w:pStyle w:val="52"/>
        <w:spacing w:line="360" w:lineRule="auto"/>
        <w:rPr>
          <w:rFonts w:hint="eastAsia" w:ascii="仿宋" w:hAnsi="仿宋" w:eastAsia="仿宋" w:cs="仿宋"/>
          <w:highlight w:val="none"/>
        </w:rPr>
      </w:pPr>
      <w:r>
        <w:rPr>
          <w:rFonts w:hint="eastAsia" w:ascii="仿宋" w:hAnsi="仿宋" w:eastAsia="仿宋" w:cs="仿宋"/>
          <w:highlight w:val="none"/>
        </w:rPr>
        <w:t>评标结果异议</w:t>
      </w:r>
    </w:p>
    <w:p w14:paraId="6E109B18">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投标人或者其他利害关系人对评标结果有异议的，应当在中标候选人公示期间提出。招标人将在收到异议之日起3日内作出答复；作出答复前，将暂停招标投标活动。</w:t>
      </w:r>
    </w:p>
    <w:p w14:paraId="26280957">
      <w:pPr>
        <w:pStyle w:val="52"/>
        <w:spacing w:line="360" w:lineRule="auto"/>
        <w:rPr>
          <w:rFonts w:hint="eastAsia" w:ascii="仿宋" w:hAnsi="仿宋" w:eastAsia="仿宋" w:cs="仿宋"/>
          <w:highlight w:val="none"/>
        </w:rPr>
      </w:pPr>
      <w:r>
        <w:rPr>
          <w:rFonts w:hint="eastAsia" w:ascii="仿宋" w:hAnsi="仿宋" w:eastAsia="仿宋" w:cs="仿宋"/>
          <w:highlight w:val="none"/>
        </w:rPr>
        <w:t>中标候选人履约能力审查</w:t>
      </w:r>
    </w:p>
    <w:p w14:paraId="24C391EC">
      <w:pPr>
        <w:pStyle w:val="53"/>
        <w:spacing w:line="360" w:lineRule="auto"/>
        <w:rPr>
          <w:rFonts w:hint="eastAsia" w:ascii="仿宋" w:hAnsi="仿宋" w:eastAsia="仿宋" w:cs="仿宋"/>
          <w:highlight w:val="none"/>
        </w:rPr>
      </w:pPr>
      <w:r>
        <w:rPr>
          <w:rFonts w:hint="eastAsia" w:ascii="仿宋" w:hAnsi="仿宋" w:eastAsia="仿宋" w:cs="仿宋"/>
          <w:highlight w:val="none"/>
        </w:rPr>
        <w:t>中标候选人的经营、财务状况发生较大变化或存在违法行为，招标人认为可能影响其履约能力的，将在发出中标通知书前提请原评标委员会按照招标文件规定的标准和方法进行审查确认。</w:t>
      </w:r>
    </w:p>
    <w:p w14:paraId="5A8D5ED1">
      <w:pPr>
        <w:pStyle w:val="52"/>
        <w:spacing w:line="360" w:lineRule="auto"/>
        <w:rPr>
          <w:rFonts w:hint="eastAsia" w:ascii="仿宋" w:hAnsi="仿宋" w:eastAsia="仿宋" w:cs="仿宋"/>
          <w:highlight w:val="none"/>
        </w:rPr>
      </w:pPr>
      <w:r>
        <w:rPr>
          <w:rFonts w:hint="eastAsia" w:ascii="仿宋" w:hAnsi="仿宋" w:eastAsia="仿宋" w:cs="仿宋"/>
          <w:highlight w:val="none"/>
        </w:rPr>
        <w:t>定标</w:t>
      </w:r>
    </w:p>
    <w:p w14:paraId="306A5F61">
      <w:pPr>
        <w:pStyle w:val="53"/>
        <w:spacing w:line="360" w:lineRule="auto"/>
        <w:rPr>
          <w:rFonts w:hint="eastAsia" w:ascii="仿宋" w:hAnsi="仿宋" w:eastAsia="仿宋" w:cs="仿宋"/>
          <w:highlight w:val="none"/>
        </w:rPr>
      </w:pPr>
      <w:r>
        <w:rPr>
          <w:rFonts w:hint="eastAsia" w:ascii="仿宋" w:hAnsi="仿宋" w:eastAsia="仿宋" w:cs="仿宋"/>
          <w:highlight w:val="none"/>
        </w:rPr>
        <w:t>按照投标人须知前附表的规定，招标人或招标人授权的评标委员会依法确定中标人。</w:t>
      </w:r>
    </w:p>
    <w:p w14:paraId="438D7511">
      <w:pPr>
        <w:pStyle w:val="53"/>
        <w:numPr>
          <w:ilvl w:val="-1"/>
          <w:numId w:val="0"/>
          <w:ins w:id="0" w:author="用户" w:date=""/>
        </w:numPr>
        <w:spacing w:line="360" w:lineRule="auto"/>
        <w:ind w:left="0" w:firstLine="480" w:firstLineChars="200"/>
        <w:rPr>
          <w:rFonts w:hint="eastAsia" w:ascii="仿宋" w:hAnsi="仿宋" w:eastAsia="仿宋" w:cs="仿宋"/>
          <w:highlight w:val="none"/>
        </w:rPr>
      </w:pPr>
      <w:r>
        <w:rPr>
          <w:rFonts w:hint="eastAsia" w:ascii="仿宋" w:hAnsi="仿宋" w:eastAsia="仿宋" w:cs="仿宋"/>
          <w:b w:val="0"/>
          <w:bCs w:val="0"/>
          <w:highlight w:val="none"/>
          <w:lang w:val="en-US" w:eastAsia="zh-CN"/>
        </w:rPr>
        <w:t>7.4.2常规类：确定综合排名第一的中标候选人作为中标人；入围类：入围项目按照入围规则，根据综合得分由高到低确定对应数量的中标候选人为入围供应商。（注：如中标人或入围供应商投标报价为最高投标报价，须按照内部采购规定执行相关要求后方可确定其为中标人或入围供应商。常规类：排名第一的中标候选人放弃中标、因不可抗力不能履行合同，或被查实存在影响中标结果的违法行为等情形，不符合中标条件的，可按中标候选人名单排序依次确定其他中标候选人为中标人，也可重新招标。入围类：对应入围数量排名的中标候选人放弃入围、因不可抗力不能履行合同、不按招标文件要求提交履约保证金，或被查实存在影响中标结果的违法行为等情形，不符合入围条件的，可按中标候选人名单排序依次确定其他中标候选人为入围供应商，也可重新招标。）</w:t>
      </w:r>
    </w:p>
    <w:p w14:paraId="6F66AB4C">
      <w:pPr>
        <w:pStyle w:val="52"/>
        <w:spacing w:line="360" w:lineRule="auto"/>
        <w:rPr>
          <w:rFonts w:hint="eastAsia" w:ascii="仿宋" w:hAnsi="仿宋" w:eastAsia="仿宋" w:cs="仿宋"/>
          <w:highlight w:val="none"/>
        </w:rPr>
      </w:pPr>
      <w:r>
        <w:rPr>
          <w:rFonts w:hint="eastAsia" w:ascii="仿宋" w:hAnsi="仿宋" w:eastAsia="仿宋" w:cs="仿宋"/>
          <w:highlight w:val="none"/>
        </w:rPr>
        <w:t>中标通知</w:t>
      </w:r>
    </w:p>
    <w:p w14:paraId="4D3F89FB">
      <w:pPr>
        <w:pStyle w:val="53"/>
        <w:spacing w:line="360" w:lineRule="auto"/>
        <w:rPr>
          <w:rFonts w:hint="eastAsia" w:ascii="仿宋" w:hAnsi="仿宋" w:eastAsia="仿宋" w:cs="仿宋"/>
          <w:highlight w:val="none"/>
        </w:rPr>
      </w:pPr>
      <w:r>
        <w:rPr>
          <w:rFonts w:hint="eastAsia" w:ascii="仿宋" w:hAnsi="仿宋" w:eastAsia="仿宋" w:cs="仿宋"/>
          <w:highlight w:val="none"/>
        </w:rPr>
        <w:t>在本章第3.3款规定的投标有效期内，招标人以书面形式向中标人发出中标通知书，同时将中标结果通知未中标的投标人。</w:t>
      </w:r>
    </w:p>
    <w:p w14:paraId="59D5E954">
      <w:pPr>
        <w:pStyle w:val="52"/>
        <w:spacing w:line="360" w:lineRule="auto"/>
        <w:rPr>
          <w:rFonts w:hint="eastAsia" w:ascii="仿宋" w:hAnsi="仿宋" w:eastAsia="仿宋" w:cs="仿宋"/>
          <w:highlight w:val="none"/>
        </w:rPr>
      </w:pPr>
      <w:r>
        <w:rPr>
          <w:rFonts w:hint="eastAsia" w:ascii="仿宋" w:hAnsi="仿宋" w:eastAsia="仿宋" w:cs="仿宋"/>
          <w:highlight w:val="none"/>
        </w:rPr>
        <w:t>履约保证金</w:t>
      </w:r>
    </w:p>
    <w:p w14:paraId="03AF3A43">
      <w:pPr>
        <w:pStyle w:val="53"/>
        <w:spacing w:line="360" w:lineRule="auto"/>
        <w:rPr>
          <w:rFonts w:hint="eastAsia" w:ascii="仿宋" w:hAnsi="仿宋" w:eastAsia="仿宋" w:cs="仿宋"/>
          <w:highlight w:val="none"/>
        </w:rPr>
      </w:pPr>
      <w:r>
        <w:rPr>
          <w:rFonts w:hint="eastAsia" w:ascii="仿宋" w:hAnsi="仿宋" w:eastAsia="仿宋" w:cs="仿宋"/>
          <w:highlight w:val="none"/>
        </w:rPr>
        <w:t>在签订合同前，中标人应按投标人须知前附表规定的形式、金额和招标文件第四章“合同条款及格式”规定的或者事先经过招标人书面认可的履约保证金格式向招标人提交履约保证金。联合体中标的，其履约保证金以联合体各成员或者联合体中牵头人的名义提交。</w:t>
      </w:r>
    </w:p>
    <w:p w14:paraId="23D54BE0">
      <w:pPr>
        <w:pStyle w:val="53"/>
        <w:spacing w:line="360" w:lineRule="auto"/>
        <w:rPr>
          <w:rFonts w:hint="eastAsia" w:ascii="仿宋" w:hAnsi="仿宋" w:eastAsia="仿宋" w:cs="仿宋"/>
          <w:highlight w:val="none"/>
        </w:rPr>
      </w:pPr>
      <w:r>
        <w:rPr>
          <w:rFonts w:hint="eastAsia" w:ascii="仿宋" w:hAnsi="仿宋" w:eastAsia="仿宋" w:cs="仿宋"/>
          <w:highlight w:val="none"/>
        </w:rPr>
        <w:t>中标人不能按本章第7.6.1项要求提交履约保证金的，视为放弃中标，其投标保证金不予退还，给招标人造成的损失超过投标保证金数额的，中标人还应当对超过部分予以赔偿。</w:t>
      </w:r>
    </w:p>
    <w:p w14:paraId="286C6D66">
      <w:pPr>
        <w:pStyle w:val="52"/>
        <w:spacing w:line="360" w:lineRule="auto"/>
        <w:rPr>
          <w:rFonts w:hint="eastAsia" w:ascii="仿宋" w:hAnsi="仿宋" w:eastAsia="仿宋" w:cs="仿宋"/>
          <w:highlight w:val="none"/>
        </w:rPr>
      </w:pPr>
      <w:r>
        <w:rPr>
          <w:rFonts w:hint="eastAsia" w:ascii="仿宋" w:hAnsi="仿宋" w:eastAsia="仿宋" w:cs="仿宋"/>
          <w:highlight w:val="none"/>
        </w:rPr>
        <w:t>签订合同</w:t>
      </w:r>
    </w:p>
    <w:p w14:paraId="2186A5CF">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招标人和中标人应当在中标通知书发出之日起 30 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2130D31F">
      <w:pPr>
        <w:pStyle w:val="53"/>
        <w:spacing w:line="360" w:lineRule="auto"/>
        <w:rPr>
          <w:rFonts w:hint="eastAsia" w:ascii="仿宋" w:hAnsi="仿宋" w:eastAsia="仿宋" w:cs="仿宋"/>
          <w:highlight w:val="none"/>
        </w:rPr>
      </w:pPr>
      <w:r>
        <w:rPr>
          <w:rFonts w:hint="eastAsia" w:ascii="仿宋" w:hAnsi="仿宋" w:eastAsia="仿宋" w:cs="仿宋"/>
          <w:highlight w:val="none"/>
        </w:rPr>
        <w:t>联合体中标的，联合体各成员应当共同与招标人签订合同，就中标项目向招标人承担连带责任。</w:t>
      </w:r>
    </w:p>
    <w:p w14:paraId="31BD9CFA">
      <w:pPr>
        <w:pStyle w:val="85"/>
        <w:spacing w:line="360" w:lineRule="auto"/>
        <w:rPr>
          <w:rFonts w:hint="eastAsia" w:ascii="仿宋" w:hAnsi="仿宋" w:eastAsia="仿宋" w:cs="仿宋"/>
          <w:highlight w:val="none"/>
        </w:rPr>
      </w:pPr>
      <w:bookmarkStart w:id="88" w:name="_Toc13427"/>
      <w:r>
        <w:rPr>
          <w:rFonts w:hint="eastAsia" w:ascii="仿宋" w:hAnsi="仿宋" w:eastAsia="仿宋" w:cs="仿宋"/>
          <w:highlight w:val="none"/>
        </w:rPr>
        <w:t>纪律和异议</w:t>
      </w:r>
      <w:bookmarkEnd w:id="88"/>
    </w:p>
    <w:p w14:paraId="3D5A8A2B">
      <w:pPr>
        <w:pStyle w:val="52"/>
        <w:spacing w:line="360" w:lineRule="auto"/>
        <w:rPr>
          <w:rFonts w:hint="eastAsia" w:ascii="仿宋" w:hAnsi="仿宋" w:eastAsia="仿宋" w:cs="仿宋"/>
          <w:highlight w:val="none"/>
        </w:rPr>
      </w:pPr>
      <w:r>
        <w:rPr>
          <w:rFonts w:hint="eastAsia" w:ascii="仿宋" w:hAnsi="仿宋" w:eastAsia="仿宋" w:cs="仿宋"/>
          <w:highlight w:val="none"/>
        </w:rPr>
        <w:t>对招标人的纪律要求</w:t>
      </w:r>
    </w:p>
    <w:p w14:paraId="21CA020F">
      <w:pPr>
        <w:pStyle w:val="53"/>
        <w:spacing w:line="360" w:lineRule="auto"/>
        <w:rPr>
          <w:rFonts w:hint="eastAsia" w:ascii="仿宋" w:hAnsi="仿宋" w:eastAsia="仿宋" w:cs="仿宋"/>
          <w:highlight w:val="none"/>
        </w:rPr>
      </w:pPr>
      <w:r>
        <w:rPr>
          <w:rFonts w:hint="eastAsia" w:ascii="仿宋" w:hAnsi="仿宋" w:eastAsia="仿宋" w:cs="仿宋"/>
          <w:highlight w:val="none"/>
        </w:rPr>
        <w:t>招标人不得泄露招标投标活动中应当保密的情况和资料，不得与投标人串通损害国家利益、社会公共利益或者他人合法权益。</w:t>
      </w:r>
    </w:p>
    <w:p w14:paraId="4B8A3472">
      <w:pPr>
        <w:pStyle w:val="52"/>
        <w:spacing w:line="360" w:lineRule="auto"/>
        <w:rPr>
          <w:rFonts w:hint="eastAsia" w:ascii="仿宋" w:hAnsi="仿宋" w:eastAsia="仿宋" w:cs="仿宋"/>
          <w:highlight w:val="none"/>
        </w:rPr>
      </w:pPr>
      <w:r>
        <w:rPr>
          <w:rFonts w:hint="eastAsia" w:ascii="仿宋" w:hAnsi="仿宋" w:eastAsia="仿宋" w:cs="仿宋"/>
          <w:highlight w:val="none"/>
        </w:rPr>
        <w:t>对投标人的纪律要求</w:t>
      </w:r>
    </w:p>
    <w:p w14:paraId="5901B583">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5F1F9BD4">
      <w:pPr>
        <w:pStyle w:val="52"/>
        <w:spacing w:line="360" w:lineRule="auto"/>
        <w:rPr>
          <w:rFonts w:hint="eastAsia" w:ascii="仿宋" w:hAnsi="仿宋" w:eastAsia="仿宋" w:cs="仿宋"/>
          <w:highlight w:val="none"/>
        </w:rPr>
      </w:pPr>
      <w:r>
        <w:rPr>
          <w:rFonts w:hint="eastAsia" w:ascii="仿宋" w:hAnsi="仿宋" w:eastAsia="仿宋" w:cs="仿宋"/>
          <w:highlight w:val="none"/>
        </w:rPr>
        <w:t>对评标委员会成员的纪律要求</w:t>
      </w:r>
    </w:p>
    <w:p w14:paraId="738081B3">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1E7BE4A5">
      <w:pPr>
        <w:pStyle w:val="52"/>
        <w:spacing w:line="360" w:lineRule="auto"/>
        <w:rPr>
          <w:rFonts w:hint="eastAsia" w:ascii="仿宋" w:hAnsi="仿宋" w:eastAsia="仿宋" w:cs="仿宋"/>
          <w:highlight w:val="none"/>
        </w:rPr>
      </w:pPr>
      <w:r>
        <w:rPr>
          <w:rFonts w:hint="eastAsia" w:ascii="仿宋" w:hAnsi="仿宋" w:eastAsia="仿宋" w:cs="仿宋"/>
          <w:highlight w:val="none"/>
        </w:rPr>
        <w:t>对与评标活动有关的工作人员的纪律要求</w:t>
      </w:r>
    </w:p>
    <w:p w14:paraId="5CD80B2F">
      <w:pPr>
        <w:pStyle w:val="53"/>
        <w:spacing w:line="360" w:lineRule="auto"/>
        <w:rPr>
          <w:rFonts w:hint="eastAsia" w:ascii="仿宋" w:hAnsi="仿宋" w:eastAsia="仿宋" w:cs="仿宋"/>
          <w:highlight w:val="none"/>
        </w:rPr>
      </w:pPr>
      <w:r>
        <w:rPr>
          <w:rFonts w:hint="eastAsia" w:ascii="仿宋" w:hAnsi="仿宋" w:eastAsia="仿宋" w:cs="仿宋"/>
          <w:highlight w:val="none"/>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0D61902C">
      <w:pPr>
        <w:pStyle w:val="52"/>
        <w:spacing w:line="360" w:lineRule="auto"/>
        <w:rPr>
          <w:rFonts w:hint="eastAsia" w:ascii="仿宋" w:hAnsi="仿宋" w:eastAsia="仿宋" w:cs="仿宋"/>
          <w:highlight w:val="none"/>
        </w:rPr>
      </w:pPr>
      <w:bookmarkStart w:id="89" w:name="_Ref506123196"/>
      <w:r>
        <w:rPr>
          <w:rFonts w:hint="eastAsia" w:ascii="仿宋" w:hAnsi="仿宋" w:eastAsia="仿宋" w:cs="仿宋"/>
          <w:highlight w:val="none"/>
        </w:rPr>
        <w:t>异议提出</w:t>
      </w:r>
      <w:bookmarkEnd w:id="89"/>
    </w:p>
    <w:p w14:paraId="19BAAAF9">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投标人应在法定异议期内一次性提出针对同一招标程序环节的异议，否则招标人及招标代理机构有权拒绝回复投标人对同一招标程序环节提出的新增异议。</w:t>
      </w:r>
    </w:p>
    <w:p w14:paraId="503841FE">
      <w:pPr>
        <w:pStyle w:val="53"/>
        <w:spacing w:line="360" w:lineRule="auto"/>
        <w:rPr>
          <w:rFonts w:hint="eastAsia" w:ascii="仿宋" w:hAnsi="仿宋" w:eastAsia="仿宋" w:cs="仿宋"/>
          <w:highlight w:val="none"/>
        </w:rPr>
      </w:pPr>
      <w:r>
        <w:rPr>
          <w:rFonts w:hint="eastAsia" w:ascii="仿宋" w:hAnsi="仿宋" w:eastAsia="仿宋" w:cs="仿宋"/>
          <w:highlight w:val="none"/>
        </w:rPr>
        <w:t>异议函及必要的证明材料应通过以下方式之一递交至招标代理机构：</w:t>
      </w:r>
    </w:p>
    <w:p w14:paraId="7AF52A61">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（1）当面送达原件；</w:t>
      </w:r>
    </w:p>
    <w:p w14:paraId="628D45F9">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（2）信函邮寄、快递原件，采用此方式时，招标代理机构不受理逾期送达的异议，投标人自行承担邮件误投、逾期或丢失的风险和责任；</w:t>
      </w:r>
    </w:p>
    <w:p w14:paraId="3EF6EC98">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（3）电子邮件将原件的扫描版发送至指定电子邮箱，采用此方式提出异议的，</w:t>
      </w:r>
      <w:r>
        <w:rPr>
          <w:rFonts w:hint="eastAsia" w:ascii="仿宋" w:hAnsi="仿宋" w:eastAsia="仿宋" w:cs="仿宋"/>
          <w:highlight w:val="none"/>
          <w:lang w:val="en-US" w:eastAsia="zh-CN"/>
        </w:rPr>
        <w:t>投标人</w:t>
      </w:r>
      <w:r>
        <w:rPr>
          <w:rFonts w:hint="eastAsia" w:ascii="仿宋" w:hAnsi="仿宋" w:eastAsia="仿宋" w:cs="仿宋"/>
          <w:highlight w:val="none"/>
        </w:rPr>
        <w:t>应在电子邮件发出后立即电话告知招标代理机构；</w:t>
      </w:r>
    </w:p>
    <w:p w14:paraId="3B2F7FE5">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4</w:t>
      </w:r>
      <w:r>
        <w:rPr>
          <w:rFonts w:hint="eastAsia" w:ascii="仿宋" w:hAnsi="仿宋" w:eastAsia="仿宋" w:cs="仿宋"/>
          <w:highlight w:val="none"/>
          <w:lang w:eastAsia="zh-CN"/>
        </w:rPr>
        <w:t>）</w:t>
      </w:r>
      <w:r>
        <w:rPr>
          <w:rFonts w:hint="eastAsia" w:ascii="仿宋" w:hAnsi="仿宋" w:eastAsia="仿宋" w:cs="仿宋"/>
          <w:highlight w:val="none"/>
          <w:lang w:val="en-US" w:eastAsia="zh-CN"/>
        </w:rPr>
        <w:t>对发布的公示公告另有要求的执行公告公示要求。</w:t>
      </w:r>
    </w:p>
    <w:p w14:paraId="70D125C1">
      <w:pPr>
        <w:pStyle w:val="53"/>
        <w:spacing w:line="360" w:lineRule="auto"/>
        <w:rPr>
          <w:rFonts w:hint="eastAsia" w:ascii="仿宋" w:hAnsi="仿宋" w:eastAsia="仿宋" w:cs="仿宋"/>
          <w:highlight w:val="none"/>
        </w:rPr>
      </w:pPr>
      <w:bookmarkStart w:id="90" w:name="_Ref506126714"/>
      <w:r>
        <w:rPr>
          <w:rFonts w:hint="eastAsia" w:ascii="仿宋" w:hAnsi="仿宋" w:eastAsia="仿宋" w:cs="仿宋"/>
          <w:highlight w:val="none"/>
        </w:rPr>
        <w:t>异议应当包括下列内容：</w:t>
      </w:r>
      <w:bookmarkEnd w:id="90"/>
    </w:p>
    <w:p w14:paraId="2690C03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（1）投标人或利害关系人的名称、地址、邮编、电子邮箱、联系人及联系电话；</w:t>
      </w:r>
    </w:p>
    <w:p w14:paraId="296E948F">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（2）异议项目的名称、编号、标段号、标段名称；</w:t>
      </w:r>
    </w:p>
    <w:p w14:paraId="1C069E52">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（3）具体、明确的异议事项和与异议事项相关的请求；</w:t>
      </w:r>
    </w:p>
    <w:p w14:paraId="5B0F28D4">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（4）事实依据；</w:t>
      </w:r>
    </w:p>
    <w:p w14:paraId="28C2059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（5）必要的法律依据；</w:t>
      </w:r>
    </w:p>
    <w:p w14:paraId="13BCF79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（6）提出异议的日期。</w:t>
      </w:r>
    </w:p>
    <w:p w14:paraId="34E44DD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异议函应当使用中文。异议函应当由法定代表人、主要负责人</w:t>
      </w:r>
      <w:r>
        <w:rPr>
          <w:rFonts w:hint="eastAsia" w:ascii="仿宋" w:hAnsi="仿宋" w:eastAsia="仿宋" w:cs="仿宋"/>
          <w:highlight w:val="none"/>
          <w:lang w:eastAsia="zh-CN"/>
        </w:rPr>
        <w:t>（</w:t>
      </w:r>
      <w:r>
        <w:rPr>
          <w:rFonts w:hint="eastAsia" w:ascii="仿宋" w:hAnsi="仿宋" w:eastAsia="仿宋" w:cs="仿宋"/>
          <w:highlight w:val="none"/>
          <w:lang w:val="en-US" w:eastAsia="zh-CN"/>
        </w:rPr>
        <w:t>主要负责人签署的适用于分公司或分支机构投标</w:t>
      </w:r>
      <w:r>
        <w:rPr>
          <w:rFonts w:hint="eastAsia" w:ascii="仿宋" w:hAnsi="仿宋" w:eastAsia="仿宋" w:cs="仿宋"/>
          <w:highlight w:val="none"/>
          <w:lang w:eastAsia="zh-CN"/>
        </w:rPr>
        <w:t>）</w:t>
      </w:r>
      <w:r>
        <w:rPr>
          <w:rFonts w:hint="eastAsia" w:ascii="仿宋" w:hAnsi="仿宋" w:eastAsia="仿宋" w:cs="仿宋"/>
          <w:highlight w:val="none"/>
        </w:rPr>
        <w:t>，或者其被授权人签字或者签署，并加盖公章。</w:t>
      </w:r>
    </w:p>
    <w:p w14:paraId="0E84AD88">
      <w:pPr>
        <w:pStyle w:val="85"/>
        <w:spacing w:line="360" w:lineRule="auto"/>
        <w:rPr>
          <w:rFonts w:hint="eastAsia" w:ascii="仿宋" w:hAnsi="仿宋" w:eastAsia="仿宋" w:cs="仿宋"/>
          <w:highlight w:val="none"/>
        </w:rPr>
      </w:pPr>
      <w:bookmarkStart w:id="91" w:name="_Toc11898"/>
      <w:r>
        <w:rPr>
          <w:rFonts w:hint="eastAsia" w:ascii="仿宋" w:hAnsi="仿宋" w:eastAsia="仿宋" w:cs="仿宋"/>
          <w:highlight w:val="none"/>
        </w:rPr>
        <w:t>其他</w:t>
      </w:r>
      <w:bookmarkEnd w:id="91"/>
    </w:p>
    <w:p w14:paraId="7A527391">
      <w:pPr>
        <w:pStyle w:val="52"/>
        <w:spacing w:line="360" w:lineRule="auto"/>
        <w:rPr>
          <w:rFonts w:hint="eastAsia" w:ascii="仿宋" w:hAnsi="仿宋" w:eastAsia="仿宋" w:cs="仿宋"/>
          <w:highlight w:val="none"/>
        </w:rPr>
      </w:pPr>
      <w:r>
        <w:rPr>
          <w:rFonts w:hint="eastAsia" w:ascii="仿宋" w:hAnsi="仿宋" w:eastAsia="仿宋" w:cs="仿宋"/>
          <w:highlight w:val="none"/>
        </w:rPr>
        <w:t>投标人的商业秘密</w:t>
      </w:r>
    </w:p>
    <w:p w14:paraId="0BBC477F">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投标人应在投标文件中将属于其商业秘密的内容进行明确标注，招标人、招标代理机构及其有关人员和评标委员会将对投标人的商业秘密进行保密。</w:t>
      </w:r>
    </w:p>
    <w:p w14:paraId="63D27011">
      <w:pPr>
        <w:pStyle w:val="53"/>
        <w:spacing w:line="360" w:lineRule="auto"/>
        <w:rPr>
          <w:rFonts w:hint="eastAsia" w:ascii="仿宋" w:hAnsi="仿宋" w:eastAsia="仿宋" w:cs="仿宋"/>
          <w:highlight w:val="none"/>
        </w:rPr>
      </w:pPr>
      <w:r>
        <w:rPr>
          <w:rFonts w:hint="eastAsia" w:ascii="仿宋" w:hAnsi="仿宋" w:eastAsia="仿宋" w:cs="仿宋"/>
          <w:highlight w:val="none"/>
        </w:rPr>
        <w:t>投标标的名称、规格型号、单价及合同金额等内容不得作为商业秘密。投标人也不得以商业秘密为由拒绝提供招标文件要求提供的材料或内容。</w:t>
      </w:r>
    </w:p>
    <w:p w14:paraId="3FC4AD1D">
      <w:pPr>
        <w:pStyle w:val="52"/>
        <w:spacing w:line="360" w:lineRule="auto"/>
        <w:rPr>
          <w:rFonts w:hint="eastAsia" w:ascii="仿宋" w:hAnsi="仿宋" w:eastAsia="仿宋" w:cs="仿宋"/>
          <w:highlight w:val="none"/>
        </w:rPr>
      </w:pPr>
      <w:r>
        <w:rPr>
          <w:rFonts w:hint="eastAsia" w:ascii="仿宋" w:hAnsi="仿宋" w:eastAsia="仿宋" w:cs="仿宋"/>
          <w:highlight w:val="none"/>
        </w:rPr>
        <w:t>货物和服务的质量</w:t>
      </w:r>
    </w:p>
    <w:p w14:paraId="1785A08B">
      <w:pPr>
        <w:pStyle w:val="53"/>
        <w:spacing w:line="360" w:lineRule="auto"/>
        <w:rPr>
          <w:rFonts w:hint="eastAsia" w:ascii="仿宋" w:hAnsi="仿宋" w:eastAsia="仿宋" w:cs="仿宋"/>
          <w:highlight w:val="none"/>
        </w:rPr>
      </w:pPr>
      <w:r>
        <w:rPr>
          <w:rFonts w:hint="eastAsia" w:ascii="仿宋" w:hAnsi="仿宋" w:eastAsia="仿宋" w:cs="仿宋"/>
          <w:highlight w:val="none"/>
        </w:rPr>
        <w:t>中华人民共和国法律法规如对</w:t>
      </w:r>
      <w:r>
        <w:rPr>
          <w:rFonts w:hint="eastAsia" w:ascii="仿宋" w:hAnsi="仿宋" w:eastAsia="仿宋" w:cs="仿宋"/>
          <w:highlight w:val="none"/>
          <w:lang w:val="en-US" w:eastAsia="zh-CN"/>
        </w:rPr>
        <w:t>投标人</w:t>
      </w:r>
      <w:r>
        <w:rPr>
          <w:rFonts w:hint="eastAsia" w:ascii="仿宋" w:hAnsi="仿宋" w:eastAsia="仿宋" w:cs="仿宋"/>
          <w:highlight w:val="none"/>
        </w:rPr>
        <w:t>提供的货物和服务的技术标准、质量标准和资格资质条件等有强制性规定和其他行政许可，</w:t>
      </w:r>
      <w:r>
        <w:rPr>
          <w:rFonts w:hint="eastAsia" w:ascii="仿宋" w:hAnsi="仿宋" w:eastAsia="仿宋" w:cs="仿宋"/>
          <w:highlight w:val="none"/>
          <w:lang w:val="en-US" w:eastAsia="zh-CN"/>
        </w:rPr>
        <w:t>投标人</w:t>
      </w:r>
      <w:r>
        <w:rPr>
          <w:rFonts w:hint="eastAsia" w:ascii="仿宋" w:hAnsi="仿宋" w:eastAsia="仿宋" w:cs="仿宋"/>
          <w:highlight w:val="none"/>
        </w:rPr>
        <w:t>提供的货物和服务须符合其要求。</w:t>
      </w:r>
    </w:p>
    <w:p w14:paraId="40753487">
      <w:pPr>
        <w:pStyle w:val="53"/>
        <w:spacing w:line="360" w:lineRule="auto"/>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应保证在本项目使用的任何产品和服务（包括部分使用），不会产生因第三方提出侵犯其所有权和专利权、商标权或其它知识产权而引起的法律和经济纠纷，如因所有权或知识产权瑕疵而引起法律和经济纠纷，由</w:t>
      </w:r>
      <w:r>
        <w:rPr>
          <w:rFonts w:hint="eastAsia" w:ascii="仿宋" w:hAnsi="仿宋" w:eastAsia="仿宋" w:cs="仿宋"/>
          <w:highlight w:val="none"/>
          <w:lang w:val="en-US" w:eastAsia="zh-CN"/>
        </w:rPr>
        <w:t>投标人</w:t>
      </w:r>
      <w:r>
        <w:rPr>
          <w:rFonts w:hint="eastAsia" w:ascii="仿宋" w:hAnsi="仿宋" w:eastAsia="仿宋" w:cs="仿宋"/>
          <w:highlight w:val="none"/>
        </w:rPr>
        <w:t>承担所有相关责任。</w:t>
      </w:r>
    </w:p>
    <w:p w14:paraId="2DE919B6">
      <w:pPr>
        <w:pStyle w:val="53"/>
        <w:spacing w:line="360" w:lineRule="auto"/>
        <w:rPr>
          <w:rFonts w:hint="eastAsia" w:ascii="仿宋" w:hAnsi="仿宋" w:eastAsia="仿宋" w:cs="仿宋"/>
          <w:highlight w:val="none"/>
        </w:rPr>
      </w:pPr>
      <w:r>
        <w:rPr>
          <w:rFonts w:hint="eastAsia" w:ascii="仿宋" w:hAnsi="仿宋" w:eastAsia="仿宋" w:cs="仿宋"/>
          <w:highlight w:val="none"/>
        </w:rPr>
        <w:t>代理机构和招标人在需求书中指出的参考标准以及生产厂商、品牌、型号（如有）仅起参考作用，并没有任何限制性。投标人在投标文件中可以选用替代标准、品牌或型号，但这些替代要实质上相当于或优于需求书。</w:t>
      </w:r>
    </w:p>
    <w:p w14:paraId="3D702B46">
      <w:pPr>
        <w:pStyle w:val="52"/>
        <w:spacing w:line="360" w:lineRule="auto"/>
        <w:rPr>
          <w:rFonts w:hint="eastAsia" w:ascii="仿宋" w:hAnsi="仿宋" w:eastAsia="仿宋" w:cs="仿宋"/>
          <w:highlight w:val="none"/>
        </w:rPr>
      </w:pPr>
      <w:r>
        <w:rPr>
          <w:rFonts w:hint="eastAsia" w:ascii="仿宋" w:hAnsi="仿宋" w:eastAsia="仿宋" w:cs="仿宋"/>
          <w:highlight w:val="none"/>
        </w:rPr>
        <w:t>保密条款</w:t>
      </w:r>
    </w:p>
    <w:p w14:paraId="05EA9CCD">
      <w:pPr>
        <w:pStyle w:val="53"/>
        <w:spacing w:line="360" w:lineRule="auto"/>
        <w:rPr>
          <w:rFonts w:hint="eastAsia" w:ascii="仿宋" w:hAnsi="仿宋" w:eastAsia="仿宋" w:cs="仿宋"/>
          <w:highlight w:val="none"/>
        </w:rPr>
      </w:pPr>
      <w:r>
        <w:rPr>
          <w:rFonts w:hint="eastAsia" w:ascii="仿宋" w:hAnsi="仿宋" w:eastAsia="仿宋" w:cs="仿宋"/>
          <w:highlight w:val="none"/>
        </w:rPr>
        <w:t>除了投标人为投标所雇人员外，在未经招标人书面同意的情况下，投标人不得将本项目、与项目中相关的任何内容、资料（包括纸质和电子介质资料，下同）透露给任何人。否则，投标人必须承担因此给招标人造成的一切经济损失，招标人保留追究其法律责任的权利。投标人须在对外保密的前提下，对其从事本项目投标的雇用人员提供有关情况，所提供的情况仅限于执行投标必不可少的范围内。</w:t>
      </w:r>
    </w:p>
    <w:p w14:paraId="25F94FF6">
      <w:pPr>
        <w:pStyle w:val="53"/>
        <w:spacing w:line="360" w:lineRule="auto"/>
        <w:rPr>
          <w:rFonts w:hint="eastAsia" w:ascii="仿宋" w:hAnsi="仿宋" w:eastAsia="仿宋" w:cs="仿宋"/>
          <w:highlight w:val="none"/>
        </w:rPr>
      </w:pPr>
      <w:r>
        <w:rPr>
          <w:rFonts w:hint="eastAsia" w:ascii="仿宋" w:hAnsi="仿宋" w:eastAsia="仿宋" w:cs="仿宋"/>
          <w:highlight w:val="none"/>
        </w:rPr>
        <w:t>除非执行合同需要，在事先未得到招标人书面同意的情况下，投标人不得使用本招标文件中所提供的任何文件和资料</w:t>
      </w:r>
    </w:p>
    <w:p w14:paraId="2684D766">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应保证招标人使用货物及服务或其任何一部分时，免受第三方提出侵犯其任何知识产权（但不限于专利、注册的设计、版权、商标或商品名称、工业设计权等）的起诉及索赔。若招标人受到此类索赔或起诉，则责任由投标人承担。</w:t>
      </w:r>
    </w:p>
    <w:p w14:paraId="3079350C">
      <w:pPr>
        <w:pStyle w:val="53"/>
        <w:spacing w:line="360" w:lineRule="auto"/>
        <w:rPr>
          <w:rFonts w:hint="eastAsia" w:ascii="仿宋" w:hAnsi="仿宋" w:eastAsia="仿宋" w:cs="仿宋"/>
          <w:highlight w:val="none"/>
        </w:rPr>
      </w:pPr>
      <w:r>
        <w:rPr>
          <w:rFonts w:hint="eastAsia" w:ascii="仿宋" w:hAnsi="仿宋" w:eastAsia="仿宋" w:cs="仿宋"/>
          <w:highlight w:val="none"/>
        </w:rPr>
        <w:t>投标报价已包括为履行合同，完成合同约定的责任和义务所有应支付的，对专利权和版权、设计或其他知识产权而需要向其他方支付的版税或使用许可费用等税费。</w:t>
      </w:r>
    </w:p>
    <w:p w14:paraId="6145D464">
      <w:pPr>
        <w:pStyle w:val="53"/>
        <w:spacing w:line="360" w:lineRule="auto"/>
        <w:rPr>
          <w:rFonts w:hint="eastAsia" w:ascii="仿宋" w:hAnsi="仿宋" w:eastAsia="仿宋" w:cs="仿宋"/>
          <w:highlight w:val="none"/>
        </w:rPr>
      </w:pPr>
      <w:r>
        <w:rPr>
          <w:rFonts w:hint="eastAsia" w:ascii="仿宋" w:hAnsi="仿宋" w:eastAsia="仿宋" w:cs="仿宋"/>
          <w:highlight w:val="none"/>
        </w:rPr>
        <w:t>如招标人向投标人提供图纸、详细资料、样品、模型、模件和所有其他资料，这些均被视为保密资料，除非得到招标人的同意，不能向任何第三方透露。</w:t>
      </w:r>
    </w:p>
    <w:p w14:paraId="4FC6C1B0">
      <w:pPr>
        <w:pStyle w:val="53"/>
        <w:spacing w:line="360" w:lineRule="auto"/>
        <w:rPr>
          <w:rFonts w:hint="eastAsia" w:ascii="仿宋" w:hAnsi="仿宋" w:eastAsia="仿宋" w:cs="仿宋"/>
          <w:highlight w:val="none"/>
        </w:rPr>
      </w:pPr>
      <w:r>
        <w:rPr>
          <w:rFonts w:hint="eastAsia" w:ascii="仿宋" w:hAnsi="仿宋" w:eastAsia="仿宋" w:cs="仿宋"/>
          <w:highlight w:val="none"/>
        </w:rPr>
        <w:t>在开标后，按招标人要求，投标人应及时归还所有从招标人获得的保密资料</w:t>
      </w:r>
      <w:r>
        <w:rPr>
          <w:rFonts w:hint="eastAsia" w:ascii="仿宋" w:hAnsi="仿宋" w:eastAsia="仿宋" w:cs="仿宋"/>
          <w:highlight w:val="none"/>
          <w:lang w:eastAsia="zh-CN"/>
        </w:rPr>
        <w:t>（</w:t>
      </w:r>
      <w:r>
        <w:rPr>
          <w:rFonts w:hint="eastAsia" w:ascii="仿宋" w:hAnsi="仿宋" w:eastAsia="仿宋" w:cs="仿宋"/>
          <w:highlight w:val="none"/>
          <w:lang w:val="en-US" w:eastAsia="zh-CN"/>
        </w:rPr>
        <w:t>如有</w:t>
      </w:r>
      <w:r>
        <w:rPr>
          <w:rFonts w:hint="eastAsia" w:ascii="仿宋" w:hAnsi="仿宋" w:eastAsia="仿宋" w:cs="仿宋"/>
          <w:highlight w:val="none"/>
          <w:lang w:eastAsia="zh-CN"/>
        </w:rPr>
        <w:t>）</w:t>
      </w:r>
      <w:r>
        <w:rPr>
          <w:rFonts w:hint="eastAsia" w:ascii="仿宋" w:hAnsi="仿宋" w:eastAsia="仿宋" w:cs="仿宋"/>
          <w:highlight w:val="none"/>
        </w:rPr>
        <w:t>。</w:t>
      </w:r>
    </w:p>
    <w:p w14:paraId="69DBF72D">
      <w:pPr>
        <w:pStyle w:val="85"/>
        <w:spacing w:line="360" w:lineRule="auto"/>
        <w:rPr>
          <w:rFonts w:hint="eastAsia" w:ascii="仿宋" w:hAnsi="仿宋" w:eastAsia="仿宋" w:cs="仿宋"/>
          <w:highlight w:val="none"/>
        </w:rPr>
      </w:pPr>
      <w:bookmarkStart w:id="92" w:name="_Toc3908"/>
      <w:r>
        <w:rPr>
          <w:rFonts w:hint="eastAsia" w:ascii="仿宋" w:hAnsi="仿宋" w:eastAsia="仿宋" w:cs="仿宋"/>
          <w:highlight w:val="none"/>
        </w:rPr>
        <w:t>需要补充的其他内容</w:t>
      </w:r>
      <w:bookmarkEnd w:id="92"/>
    </w:p>
    <w:p w14:paraId="6F26B580">
      <w:pPr>
        <w:pStyle w:val="52"/>
        <w:spacing w:line="360" w:lineRule="auto"/>
        <w:ind w:left="0" w:leftChars="0" w:firstLine="0" w:firstLineChars="0"/>
        <w:rPr>
          <w:rFonts w:hint="eastAsia" w:ascii="仿宋" w:hAnsi="仿宋" w:eastAsia="仿宋" w:cs="仿宋"/>
          <w:highlight w:val="none"/>
        </w:rPr>
      </w:pPr>
      <w:r>
        <w:rPr>
          <w:rFonts w:hint="eastAsia" w:ascii="仿宋" w:hAnsi="仿宋" w:eastAsia="仿宋" w:cs="仿宋"/>
          <w:highlight w:val="none"/>
        </w:rPr>
        <w:t>需要补充的其他内容：见投标人须知前附表。</w:t>
      </w:r>
      <w:r>
        <w:rPr>
          <w:rFonts w:hint="eastAsia" w:ascii="仿宋" w:hAnsi="仿宋" w:eastAsia="仿宋" w:cs="仿宋"/>
          <w:highlight w:val="none"/>
        </w:rPr>
        <w:br w:type="textWrapping"/>
      </w:r>
      <w:r>
        <w:rPr>
          <w:rFonts w:hint="eastAsia" w:ascii="仿宋" w:hAnsi="仿宋" w:eastAsia="仿宋" w:cs="仿宋"/>
          <w:highlight w:val="none"/>
          <w:lang w:val="en-US" w:eastAsia="zh-CN"/>
        </w:rPr>
        <w:t>10.2   其他；</w:t>
      </w:r>
    </w:p>
    <w:bookmarkEnd w:id="82"/>
    <w:p w14:paraId="38A4EB0F">
      <w:pPr>
        <w:widowControl/>
        <w:adjustRightInd/>
        <w:spacing w:line="360" w:lineRule="auto"/>
        <w:ind w:firstLine="480"/>
        <w:jc w:val="left"/>
        <w:rPr>
          <w:rFonts w:hint="eastAsia" w:ascii="仿宋" w:hAnsi="仿宋" w:eastAsia="仿宋" w:cs="仿宋"/>
          <w:highlight w:val="none"/>
        </w:rPr>
      </w:pPr>
      <w:r>
        <w:rPr>
          <w:rFonts w:hint="eastAsia" w:ascii="仿宋" w:hAnsi="仿宋" w:eastAsia="仿宋" w:cs="仿宋"/>
          <w:highlight w:val="none"/>
        </w:rPr>
        <w:br w:type="page"/>
      </w:r>
    </w:p>
    <w:p w14:paraId="37AA1F13">
      <w:pPr>
        <w:pStyle w:val="3"/>
        <w:spacing w:line="360" w:lineRule="auto"/>
        <w:rPr>
          <w:rFonts w:hint="eastAsia" w:ascii="仿宋" w:hAnsi="仿宋" w:eastAsia="仿宋" w:cs="仿宋"/>
          <w:highlight w:val="none"/>
        </w:rPr>
      </w:pPr>
      <w:bookmarkStart w:id="93" w:name="_Ref469992889"/>
      <w:bookmarkStart w:id="94" w:name="_Toc28149"/>
      <w:r>
        <w:rPr>
          <w:rFonts w:hint="eastAsia" w:ascii="仿宋" w:hAnsi="仿宋" w:eastAsia="仿宋" w:cs="仿宋"/>
          <w:highlight w:val="none"/>
        </w:rPr>
        <w:t xml:space="preserve">第三章  </w:t>
      </w:r>
      <w:bookmarkEnd w:id="93"/>
      <w:r>
        <w:rPr>
          <w:rFonts w:hint="eastAsia" w:ascii="仿宋" w:hAnsi="仿宋" w:eastAsia="仿宋" w:cs="仿宋"/>
          <w:highlight w:val="none"/>
        </w:rPr>
        <w:t>评标办法（综合评估法）</w:t>
      </w:r>
      <w:bookmarkEnd w:id="94"/>
    </w:p>
    <w:p w14:paraId="19C76F6E">
      <w:pPr>
        <w:pStyle w:val="4"/>
        <w:spacing w:line="360" w:lineRule="auto"/>
        <w:rPr>
          <w:rFonts w:hint="eastAsia" w:ascii="仿宋" w:hAnsi="仿宋" w:eastAsia="仿宋" w:cs="仿宋"/>
          <w:highlight w:val="none"/>
        </w:rPr>
      </w:pPr>
      <w:bookmarkStart w:id="95" w:name="_Toc17824"/>
      <w:r>
        <w:rPr>
          <w:rFonts w:hint="eastAsia" w:ascii="仿宋" w:hAnsi="仿宋" w:eastAsia="仿宋" w:cs="仿宋"/>
          <w:highlight w:val="none"/>
        </w:rPr>
        <w:t>评标办法前附表</w:t>
      </w:r>
      <w:bookmarkEnd w:id="95"/>
    </w:p>
    <w:tbl>
      <w:tblPr>
        <w:tblStyle w:val="30"/>
        <w:tblW w:w="948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50"/>
        <w:gridCol w:w="1120"/>
        <w:gridCol w:w="2268"/>
        <w:gridCol w:w="5245"/>
      </w:tblGrid>
      <w:tr w14:paraId="67D99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19" w:hRule="atLeast"/>
        </w:trPr>
        <w:tc>
          <w:tcPr>
            <w:tcW w:w="1970" w:type="dxa"/>
            <w:gridSpan w:val="2"/>
            <w:vAlign w:val="center"/>
          </w:tcPr>
          <w:p w14:paraId="5DAC0274">
            <w:pPr>
              <w:spacing w:line="360" w:lineRule="auto"/>
              <w:jc w:val="center"/>
              <w:rPr>
                <w:rFonts w:hint="eastAsia" w:ascii="仿宋" w:hAnsi="仿宋" w:eastAsia="仿宋" w:cs="仿宋"/>
                <w:b/>
                <w:highlight w:val="none"/>
              </w:rPr>
            </w:pPr>
            <w:r>
              <w:rPr>
                <w:rFonts w:hint="eastAsia" w:ascii="仿宋" w:hAnsi="仿宋" w:eastAsia="仿宋" w:cs="仿宋"/>
                <w:b/>
                <w:highlight w:val="none"/>
              </w:rPr>
              <w:t>条款号</w:t>
            </w:r>
          </w:p>
        </w:tc>
        <w:tc>
          <w:tcPr>
            <w:tcW w:w="2268" w:type="dxa"/>
            <w:tcBorders>
              <w:right w:val="single" w:color="auto" w:sz="4" w:space="0"/>
            </w:tcBorders>
          </w:tcPr>
          <w:p w14:paraId="0F440806">
            <w:pPr>
              <w:spacing w:line="360" w:lineRule="auto"/>
              <w:jc w:val="center"/>
              <w:rPr>
                <w:rFonts w:hint="eastAsia" w:ascii="仿宋" w:hAnsi="仿宋" w:eastAsia="仿宋" w:cs="仿宋"/>
                <w:b/>
                <w:highlight w:val="none"/>
              </w:rPr>
            </w:pPr>
            <w:r>
              <w:rPr>
                <w:rFonts w:hint="eastAsia" w:ascii="仿宋" w:hAnsi="仿宋" w:eastAsia="仿宋" w:cs="仿宋"/>
                <w:b/>
                <w:highlight w:val="none"/>
              </w:rPr>
              <w:t>评审因素</w:t>
            </w:r>
          </w:p>
        </w:tc>
        <w:tc>
          <w:tcPr>
            <w:tcW w:w="5245" w:type="dxa"/>
            <w:tcBorders>
              <w:left w:val="single" w:color="auto" w:sz="4" w:space="0"/>
            </w:tcBorders>
            <w:vAlign w:val="center"/>
          </w:tcPr>
          <w:p w14:paraId="65B37091">
            <w:pPr>
              <w:spacing w:line="360" w:lineRule="auto"/>
              <w:jc w:val="center"/>
              <w:rPr>
                <w:rFonts w:hint="eastAsia" w:ascii="仿宋" w:hAnsi="仿宋" w:eastAsia="仿宋" w:cs="仿宋"/>
                <w:b/>
                <w:highlight w:val="none"/>
              </w:rPr>
            </w:pPr>
            <w:r>
              <w:rPr>
                <w:rFonts w:hint="eastAsia" w:ascii="仿宋" w:hAnsi="仿宋" w:eastAsia="仿宋" w:cs="仿宋"/>
                <w:b/>
                <w:highlight w:val="none"/>
              </w:rPr>
              <w:t>评审标准</w:t>
            </w:r>
          </w:p>
        </w:tc>
      </w:tr>
      <w:tr w14:paraId="7DB9FE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19" w:hRule="atLeast"/>
        </w:trPr>
        <w:tc>
          <w:tcPr>
            <w:tcW w:w="850" w:type="dxa"/>
            <w:tcBorders>
              <w:right w:val="single" w:color="auto" w:sz="4" w:space="0"/>
            </w:tcBorders>
            <w:vAlign w:val="center"/>
          </w:tcPr>
          <w:p w14:paraId="5A15DBB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1.1</w:t>
            </w:r>
          </w:p>
        </w:tc>
        <w:tc>
          <w:tcPr>
            <w:tcW w:w="1120" w:type="dxa"/>
            <w:vAlign w:val="center"/>
          </w:tcPr>
          <w:p w14:paraId="2FDA382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评标方法</w:t>
            </w:r>
          </w:p>
        </w:tc>
        <w:tc>
          <w:tcPr>
            <w:tcW w:w="2268" w:type="dxa"/>
            <w:tcBorders>
              <w:right w:val="single" w:color="auto" w:sz="4" w:space="0"/>
            </w:tcBorders>
            <w:vAlign w:val="center"/>
          </w:tcPr>
          <w:p w14:paraId="47F82014">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综合评分相等时，中标候选人排序方法</w:t>
            </w:r>
          </w:p>
        </w:tc>
        <w:tc>
          <w:tcPr>
            <w:tcW w:w="5245" w:type="dxa"/>
            <w:tcBorders>
              <w:left w:val="single" w:color="auto" w:sz="4" w:space="0"/>
            </w:tcBorders>
            <w:vAlign w:val="center"/>
          </w:tcPr>
          <w:p w14:paraId="4155E39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综</w:t>
            </w:r>
            <w:r>
              <w:rPr>
                <w:rFonts w:hint="eastAsia" w:ascii="仿宋" w:hAnsi="仿宋" w:eastAsia="仿宋" w:cs="仿宋"/>
                <w:color w:val="auto"/>
                <w:highlight w:val="none"/>
              </w:rPr>
              <w:t>合评估最终得分相等的，投标报价得分高者排列在前。投标报价得分仍相同，技术部分得分高者排列在前；投标报价、技术部分得分</w:t>
            </w:r>
            <w:r>
              <w:rPr>
                <w:rFonts w:hint="eastAsia" w:ascii="仿宋" w:hAnsi="仿宋" w:eastAsia="仿宋" w:cs="仿宋"/>
                <w:color w:val="auto"/>
                <w:highlight w:val="none"/>
                <w:lang w:val="en-US" w:eastAsia="zh-CN"/>
              </w:rPr>
              <w:t>都</w:t>
            </w:r>
            <w:r>
              <w:rPr>
                <w:rFonts w:hint="eastAsia" w:ascii="仿宋" w:hAnsi="仿宋" w:eastAsia="仿宋" w:cs="仿宋"/>
                <w:color w:val="auto"/>
                <w:highlight w:val="none"/>
              </w:rPr>
              <w:t>相同</w:t>
            </w:r>
            <w:r>
              <w:rPr>
                <w:rFonts w:hint="eastAsia" w:ascii="仿宋" w:hAnsi="仿宋" w:eastAsia="仿宋" w:cs="仿宋"/>
                <w:color w:val="auto"/>
                <w:highlight w:val="none"/>
                <w:lang w:val="en-US" w:eastAsia="zh-CN"/>
              </w:rPr>
              <w:t>的</w:t>
            </w:r>
            <w:r>
              <w:rPr>
                <w:rFonts w:hint="eastAsia" w:ascii="仿宋" w:hAnsi="仿宋" w:eastAsia="仿宋" w:cs="仿宋"/>
                <w:color w:val="auto"/>
                <w:highlight w:val="none"/>
              </w:rPr>
              <w:t>，</w:t>
            </w:r>
            <w:r>
              <w:rPr>
                <w:rFonts w:hint="eastAsia" w:ascii="仿宋" w:hAnsi="仿宋" w:eastAsia="仿宋" w:cs="仿宋"/>
                <w:color w:val="auto"/>
                <w:highlight w:val="none"/>
                <w:lang w:val="en-US"/>
              </w:rPr>
              <w:t>由评标委员会讨论确定一名候选人排列在前</w:t>
            </w:r>
            <w:r>
              <w:rPr>
                <w:rFonts w:hint="eastAsia" w:ascii="仿宋" w:hAnsi="仿宋" w:eastAsia="仿宋" w:cs="仿宋"/>
                <w:color w:val="auto"/>
                <w:highlight w:val="none"/>
              </w:rPr>
              <w:t>。</w:t>
            </w:r>
          </w:p>
        </w:tc>
      </w:tr>
      <w:tr w14:paraId="13F98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restart"/>
            <w:vAlign w:val="center"/>
          </w:tcPr>
          <w:p w14:paraId="1F318D7F">
            <w:pPr>
              <w:pStyle w:val="60"/>
              <w:spacing w:line="360" w:lineRule="auto"/>
              <w:ind w:left="0" w:firstLine="0"/>
              <w:rPr>
                <w:rFonts w:hint="eastAsia" w:ascii="仿宋" w:hAnsi="仿宋" w:eastAsia="仿宋" w:cs="仿宋"/>
                <w:highlight w:val="none"/>
                <w:lang w:eastAsia="zh-CN"/>
              </w:rPr>
            </w:pPr>
            <w:r>
              <w:rPr>
                <w:rFonts w:hint="eastAsia" w:ascii="仿宋" w:hAnsi="仿宋" w:eastAsia="仿宋" w:cs="仿宋"/>
                <w:highlight w:val="none"/>
              </w:rPr>
              <w:t>2.1.</w:t>
            </w:r>
            <w:r>
              <w:rPr>
                <w:rFonts w:hint="eastAsia" w:ascii="仿宋" w:hAnsi="仿宋" w:eastAsia="仿宋" w:cs="仿宋"/>
                <w:highlight w:val="none"/>
                <w:lang w:val="en-US" w:eastAsia="zh-CN"/>
              </w:rPr>
              <w:t>1</w:t>
            </w:r>
          </w:p>
        </w:tc>
        <w:tc>
          <w:tcPr>
            <w:tcW w:w="1120" w:type="dxa"/>
            <w:vMerge w:val="restart"/>
            <w:vAlign w:val="center"/>
          </w:tcPr>
          <w:p w14:paraId="0366048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资格评审标准</w:t>
            </w:r>
          </w:p>
        </w:tc>
        <w:tc>
          <w:tcPr>
            <w:tcW w:w="2268" w:type="dxa"/>
            <w:vAlign w:val="center"/>
          </w:tcPr>
          <w:p w14:paraId="1AE219D4">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中华人民共和国境内合法注册的独立法人或其他组织</w:t>
            </w:r>
          </w:p>
        </w:tc>
        <w:tc>
          <w:tcPr>
            <w:tcW w:w="5245" w:type="dxa"/>
          </w:tcPr>
          <w:p w14:paraId="190011A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是企业（包括合伙企业）的，应提供其有效“企业法人营业执照”的复印件；</w:t>
            </w:r>
          </w:p>
          <w:p w14:paraId="5409B69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是事业单位的，应提供其有效的“事业单位法人证书”复印件；</w:t>
            </w:r>
          </w:p>
          <w:p w14:paraId="14B477E4">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是非企业专业服务机构的，应提供其有效的“执业许可证”复印件；</w:t>
            </w:r>
          </w:p>
          <w:p w14:paraId="31473415">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是民办非企业单位的，应提供其有效的登记证书复印件；</w:t>
            </w:r>
          </w:p>
          <w:p w14:paraId="4907CC8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是个体工商户的，应提供其有效的“个体工商户营业执照”复印件；</w:t>
            </w:r>
          </w:p>
          <w:p w14:paraId="0BCB4B6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允许法人或非法人组织的分公司、分所等分支机构作为投标人直接参与投标，但分支机构的民事责任由其所属的法人或组织承担。</w:t>
            </w:r>
            <w:r>
              <w:rPr>
                <w:rFonts w:hint="eastAsia" w:ascii="仿宋" w:hAnsi="仿宋" w:eastAsia="仿宋" w:cs="仿宋"/>
                <w:highlight w:val="none"/>
                <w:lang w:val="en-US" w:eastAsia="zh-CN"/>
              </w:rPr>
              <w:t>投标人</w:t>
            </w:r>
            <w:r>
              <w:rPr>
                <w:rFonts w:hint="eastAsia" w:ascii="仿宋" w:hAnsi="仿宋" w:eastAsia="仿宋" w:cs="仿宋"/>
                <w:highlight w:val="none"/>
              </w:rPr>
              <w:t>是分公司的应提供总公司针对于本项目的唯一授权原件和</w:t>
            </w:r>
            <w:r>
              <w:rPr>
                <w:rFonts w:hint="eastAsia" w:ascii="仿宋" w:hAnsi="仿宋" w:eastAsia="仿宋" w:cs="仿宋"/>
                <w:highlight w:val="none"/>
                <w:lang w:val="en-US" w:eastAsia="zh-CN"/>
              </w:rPr>
              <w:t>总、</w:t>
            </w:r>
            <w:r>
              <w:rPr>
                <w:rFonts w:hint="eastAsia" w:ascii="仿宋" w:hAnsi="仿宋" w:eastAsia="仿宋" w:cs="仿宋"/>
                <w:highlight w:val="none"/>
              </w:rPr>
              <w:t>分公司有效</w:t>
            </w:r>
            <w:r>
              <w:rPr>
                <w:rFonts w:hint="eastAsia" w:ascii="仿宋" w:hAnsi="仿宋" w:eastAsia="仿宋" w:cs="仿宋"/>
                <w:sz w:val="24"/>
                <w:highlight w:val="none"/>
              </w:rPr>
              <w:t>上述要求证件</w:t>
            </w:r>
            <w:r>
              <w:rPr>
                <w:rFonts w:hint="eastAsia" w:ascii="仿宋" w:hAnsi="仿宋" w:eastAsia="仿宋" w:cs="仿宋"/>
                <w:highlight w:val="none"/>
              </w:rPr>
              <w:t>的复印件。（注：复印件须加盖</w:t>
            </w:r>
            <w:r>
              <w:rPr>
                <w:rFonts w:hint="eastAsia" w:ascii="仿宋" w:hAnsi="仿宋" w:eastAsia="仿宋" w:cs="仿宋"/>
                <w:highlight w:val="none"/>
                <w:lang w:val="en-US" w:eastAsia="zh-CN"/>
              </w:rPr>
              <w:t>投标人</w:t>
            </w:r>
            <w:r>
              <w:rPr>
                <w:rFonts w:hint="eastAsia" w:ascii="仿宋" w:hAnsi="仿宋" w:eastAsia="仿宋" w:cs="仿宋"/>
                <w:highlight w:val="none"/>
              </w:rPr>
              <w:t>公章）</w:t>
            </w:r>
          </w:p>
        </w:tc>
      </w:tr>
      <w:tr w14:paraId="3C044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62FE01FA">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74F9CF1E">
            <w:pPr>
              <w:pStyle w:val="60"/>
              <w:spacing w:line="360" w:lineRule="auto"/>
              <w:ind w:left="0" w:firstLine="0"/>
              <w:rPr>
                <w:rFonts w:hint="eastAsia" w:ascii="仿宋" w:hAnsi="仿宋" w:eastAsia="仿宋" w:cs="仿宋"/>
                <w:highlight w:val="none"/>
              </w:rPr>
            </w:pPr>
          </w:p>
        </w:tc>
        <w:tc>
          <w:tcPr>
            <w:tcW w:w="2268" w:type="dxa"/>
            <w:vAlign w:val="center"/>
          </w:tcPr>
          <w:p w14:paraId="4958D82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良好的商业信誉和健全的财务会计制度</w:t>
            </w:r>
          </w:p>
        </w:tc>
        <w:tc>
          <w:tcPr>
            <w:tcW w:w="5245" w:type="dxa"/>
          </w:tcPr>
          <w:p w14:paraId="28F714D2">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会计师事务所出具的</w:t>
            </w:r>
            <w:r>
              <w:rPr>
                <w:rFonts w:hint="eastAsia" w:ascii="仿宋" w:hAnsi="仿宋" w:eastAsia="仿宋" w:cs="仿宋"/>
                <w:highlight w:val="none"/>
                <w:lang w:val="en-US" w:eastAsia="zh-CN"/>
              </w:rPr>
              <w:t>2025年度</w:t>
            </w:r>
            <w:r>
              <w:rPr>
                <w:rFonts w:hint="eastAsia" w:ascii="仿宋" w:hAnsi="仿宋" w:eastAsia="仿宋" w:cs="仿宋"/>
                <w:highlight w:val="none"/>
              </w:rPr>
              <w:t>财务审计报告或</w:t>
            </w:r>
            <w:r>
              <w:rPr>
                <w:rFonts w:hint="eastAsia" w:ascii="仿宋" w:hAnsi="仿宋" w:eastAsia="仿宋" w:cs="仿宋"/>
                <w:highlight w:val="none"/>
                <w:lang w:val="en-US" w:eastAsia="zh-CN"/>
              </w:rPr>
              <w:t>近半年</w:t>
            </w:r>
            <w:r>
              <w:rPr>
                <w:rFonts w:hint="eastAsia" w:ascii="仿宋" w:hAnsi="仿宋" w:eastAsia="仿宋" w:cs="仿宋"/>
                <w:highlight w:val="none"/>
              </w:rPr>
              <w:t>银行出具的资信证明</w:t>
            </w:r>
            <w:r>
              <w:rPr>
                <w:rFonts w:hint="eastAsia" w:ascii="仿宋" w:hAnsi="仿宋" w:eastAsia="仿宋" w:cs="仿宋"/>
                <w:highlight w:val="none"/>
                <w:lang w:val="en-US" w:eastAsia="zh-CN"/>
              </w:rPr>
              <w:t>材料</w:t>
            </w:r>
          </w:p>
        </w:tc>
      </w:tr>
      <w:tr w14:paraId="50617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1939CC28">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542EDE60">
            <w:pPr>
              <w:pStyle w:val="60"/>
              <w:spacing w:line="360" w:lineRule="auto"/>
              <w:ind w:left="0" w:firstLine="0"/>
              <w:rPr>
                <w:rFonts w:hint="eastAsia" w:ascii="仿宋" w:hAnsi="仿宋" w:eastAsia="仿宋" w:cs="仿宋"/>
                <w:highlight w:val="none"/>
              </w:rPr>
            </w:pPr>
          </w:p>
        </w:tc>
        <w:tc>
          <w:tcPr>
            <w:tcW w:w="2268" w:type="dxa"/>
            <w:vAlign w:val="center"/>
          </w:tcPr>
          <w:p w14:paraId="1E8AEC5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具有依法缴纳社会保障资金的良好记录</w:t>
            </w:r>
          </w:p>
        </w:tc>
        <w:tc>
          <w:tcPr>
            <w:tcW w:w="5245" w:type="dxa"/>
          </w:tcPr>
          <w:p w14:paraId="51822F9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近一年</w:t>
            </w:r>
            <w:r>
              <w:rPr>
                <w:rFonts w:hint="eastAsia" w:ascii="仿宋" w:hAnsi="仿宋" w:eastAsia="仿宋" w:cs="仿宋"/>
                <w:highlight w:val="none"/>
              </w:rPr>
              <w:t>任意一个月内缴纳社会保障资金的有效票据凭证或由社保中心出具的缴纳社会保障资金的证明（复印件，须加盖投标人公章）； 或延迟暂缓提交的规定或证明</w:t>
            </w:r>
            <w:r>
              <w:rPr>
                <w:rFonts w:hint="eastAsia" w:ascii="仿宋" w:hAnsi="仿宋" w:eastAsia="仿宋" w:cs="仿宋"/>
                <w:highlight w:val="none"/>
                <w:lang w:eastAsia="zh-CN"/>
              </w:rPr>
              <w:t>。（依法不需要缴纳社会保障资金的应提供相应文件说明）</w:t>
            </w:r>
          </w:p>
        </w:tc>
      </w:tr>
      <w:tr w14:paraId="45B1A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38927F1F">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1FDC7924">
            <w:pPr>
              <w:pStyle w:val="60"/>
              <w:spacing w:line="360" w:lineRule="auto"/>
              <w:ind w:left="0" w:firstLine="0"/>
              <w:rPr>
                <w:rFonts w:hint="eastAsia" w:ascii="仿宋" w:hAnsi="仿宋" w:eastAsia="仿宋" w:cs="仿宋"/>
                <w:highlight w:val="none"/>
              </w:rPr>
            </w:pPr>
          </w:p>
        </w:tc>
        <w:tc>
          <w:tcPr>
            <w:tcW w:w="2268" w:type="dxa"/>
            <w:vAlign w:val="center"/>
          </w:tcPr>
          <w:p w14:paraId="31D8456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具有依法缴纳税收的良好记录</w:t>
            </w:r>
          </w:p>
        </w:tc>
        <w:tc>
          <w:tcPr>
            <w:tcW w:w="5245" w:type="dxa"/>
          </w:tcPr>
          <w:p w14:paraId="3682455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近一年</w:t>
            </w:r>
            <w:r>
              <w:rPr>
                <w:rFonts w:hint="eastAsia" w:ascii="仿宋" w:hAnsi="仿宋" w:eastAsia="仿宋" w:cs="仿宋"/>
                <w:highlight w:val="none"/>
              </w:rPr>
              <w:t>任意一个月缴纳</w:t>
            </w:r>
            <w:r>
              <w:rPr>
                <w:rFonts w:hint="eastAsia" w:ascii="仿宋" w:hAnsi="仿宋" w:eastAsia="仿宋" w:cs="仿宋"/>
                <w:highlight w:val="none"/>
                <w:lang w:val="en-US" w:eastAsia="zh-CN"/>
              </w:rPr>
              <w:t>税收</w:t>
            </w:r>
            <w:r>
              <w:rPr>
                <w:rFonts w:hint="eastAsia" w:ascii="仿宋" w:hAnsi="仿宋" w:eastAsia="仿宋" w:cs="仿宋"/>
                <w:highlight w:val="none"/>
              </w:rPr>
              <w:t>的有效凭据，或相关部门出具的依法纳税有效证明文件（复印件，须加盖投标人公章）；或延迟暂缓提交的规定或证明；或相关部门出具的免税证明</w:t>
            </w:r>
          </w:p>
        </w:tc>
      </w:tr>
      <w:tr w14:paraId="4E8E69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5009838E">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2CE7D08F">
            <w:pPr>
              <w:pStyle w:val="60"/>
              <w:spacing w:line="360" w:lineRule="auto"/>
              <w:ind w:left="0" w:firstLine="0"/>
              <w:rPr>
                <w:rFonts w:hint="eastAsia" w:ascii="仿宋" w:hAnsi="仿宋" w:eastAsia="仿宋" w:cs="仿宋"/>
                <w:highlight w:val="none"/>
              </w:rPr>
            </w:pPr>
          </w:p>
        </w:tc>
        <w:tc>
          <w:tcPr>
            <w:tcW w:w="2268" w:type="dxa"/>
            <w:vAlign w:val="center"/>
          </w:tcPr>
          <w:p w14:paraId="53AA0F9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近三年在经营活动中没有重大违法记录</w:t>
            </w:r>
          </w:p>
        </w:tc>
        <w:tc>
          <w:tcPr>
            <w:tcW w:w="5245" w:type="dxa"/>
          </w:tcPr>
          <w:p w14:paraId="4E93298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参加此次投标活动</w:t>
            </w:r>
            <w:r>
              <w:rPr>
                <w:rFonts w:hint="eastAsia" w:ascii="仿宋" w:hAnsi="仿宋" w:eastAsia="仿宋" w:cs="仿宋"/>
                <w:highlight w:val="none"/>
                <w:lang w:val="en-US" w:eastAsia="zh-CN"/>
              </w:rPr>
              <w:t>近</w:t>
            </w:r>
            <w:r>
              <w:rPr>
                <w:rFonts w:hint="eastAsia" w:ascii="仿宋" w:hAnsi="仿宋" w:eastAsia="仿宋" w:cs="仿宋"/>
                <w:highlight w:val="none"/>
              </w:rPr>
              <w:t>3年内在经营活动中没有重大违法记录的书面声明</w:t>
            </w:r>
            <w:r>
              <w:rPr>
                <w:rFonts w:hint="eastAsia" w:ascii="仿宋" w:hAnsi="仿宋" w:eastAsia="仿宋" w:cs="仿宋"/>
                <w:highlight w:val="none"/>
                <w:lang w:val="en-US" w:eastAsia="zh-CN"/>
              </w:rPr>
              <w:t>加盖公章</w:t>
            </w:r>
          </w:p>
        </w:tc>
      </w:tr>
      <w:tr w14:paraId="7572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635141D7">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16D43EEE">
            <w:pPr>
              <w:pStyle w:val="60"/>
              <w:spacing w:line="360" w:lineRule="auto"/>
              <w:ind w:left="0" w:firstLine="0"/>
              <w:rPr>
                <w:rFonts w:hint="eastAsia" w:ascii="仿宋" w:hAnsi="仿宋" w:eastAsia="仿宋" w:cs="仿宋"/>
                <w:highlight w:val="none"/>
              </w:rPr>
            </w:pPr>
          </w:p>
        </w:tc>
        <w:tc>
          <w:tcPr>
            <w:tcW w:w="2268" w:type="dxa"/>
            <w:vAlign w:val="center"/>
          </w:tcPr>
          <w:p w14:paraId="6DED0FC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具有履行合同所必需的设备和专业技术能力</w:t>
            </w:r>
          </w:p>
        </w:tc>
        <w:tc>
          <w:tcPr>
            <w:tcW w:w="5245" w:type="dxa"/>
          </w:tcPr>
          <w:p w14:paraId="7F93F1A8">
            <w:pPr>
              <w:pStyle w:val="60"/>
              <w:spacing w:line="360" w:lineRule="auto"/>
              <w:ind w:left="0" w:firstLine="0"/>
              <w:rPr>
                <w:rFonts w:hint="eastAsia" w:ascii="仿宋" w:hAnsi="仿宋" w:eastAsia="仿宋" w:cs="仿宋"/>
                <w:highlight w:val="none"/>
                <w:lang w:val="en-US"/>
              </w:rPr>
            </w:pPr>
            <w:r>
              <w:rPr>
                <w:rFonts w:hint="eastAsia" w:ascii="仿宋" w:hAnsi="仿宋" w:eastAsia="仿宋" w:cs="仿宋"/>
                <w:highlight w:val="none"/>
                <w:lang w:val="en-US" w:eastAsia="zh-CN"/>
              </w:rPr>
              <w:t>具有履行合同所必需的设备和专业技术能力的声明函加盖公章</w:t>
            </w:r>
          </w:p>
        </w:tc>
      </w:tr>
      <w:tr w14:paraId="2CA8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6E7A4F3E">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49BFC708">
            <w:pPr>
              <w:pStyle w:val="60"/>
              <w:spacing w:line="360" w:lineRule="auto"/>
              <w:ind w:left="0" w:firstLine="0"/>
              <w:rPr>
                <w:rFonts w:hint="eastAsia" w:ascii="仿宋" w:hAnsi="仿宋" w:eastAsia="仿宋" w:cs="仿宋"/>
                <w:highlight w:val="none"/>
              </w:rPr>
            </w:pPr>
          </w:p>
        </w:tc>
        <w:tc>
          <w:tcPr>
            <w:tcW w:w="2268" w:type="dxa"/>
            <w:vAlign w:val="center"/>
          </w:tcPr>
          <w:p w14:paraId="62B1C042">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投标声明函</w:t>
            </w:r>
          </w:p>
        </w:tc>
        <w:tc>
          <w:tcPr>
            <w:tcW w:w="5245" w:type="dxa"/>
          </w:tcPr>
          <w:p w14:paraId="301FABF7">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rPr>
              <w:t>投标人基本情况声明</w:t>
            </w:r>
            <w:r>
              <w:rPr>
                <w:rFonts w:hint="eastAsia" w:ascii="仿宋" w:hAnsi="仿宋" w:eastAsia="仿宋" w:cs="仿宋"/>
                <w:highlight w:val="none"/>
                <w:lang w:val="en-US" w:eastAsia="zh-CN"/>
              </w:rPr>
              <w:t>加盖公章</w:t>
            </w:r>
          </w:p>
        </w:tc>
      </w:tr>
      <w:tr w14:paraId="74C87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6C2F69D8">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660968B9">
            <w:pPr>
              <w:pStyle w:val="60"/>
              <w:spacing w:line="360" w:lineRule="auto"/>
              <w:ind w:left="0" w:firstLine="0"/>
              <w:rPr>
                <w:rFonts w:hint="eastAsia" w:ascii="仿宋" w:hAnsi="仿宋" w:eastAsia="仿宋" w:cs="仿宋"/>
                <w:highlight w:val="none"/>
              </w:rPr>
            </w:pPr>
          </w:p>
        </w:tc>
        <w:tc>
          <w:tcPr>
            <w:tcW w:w="2268" w:type="dxa"/>
            <w:vAlign w:val="center"/>
          </w:tcPr>
          <w:p w14:paraId="25B736A8">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本项目接受/不接受联合体投标</w:t>
            </w:r>
          </w:p>
        </w:tc>
        <w:tc>
          <w:tcPr>
            <w:tcW w:w="5245" w:type="dxa"/>
          </w:tcPr>
          <w:p w14:paraId="7F3705CF">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lang w:val="en-US" w:eastAsia="zh-CN"/>
              </w:rPr>
              <w:t xml:space="preserve"> 不接受</w:t>
            </w:r>
          </w:p>
        </w:tc>
      </w:tr>
      <w:tr w14:paraId="5B8C91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5E78DF16">
            <w:pPr>
              <w:pStyle w:val="60"/>
              <w:spacing w:line="360" w:lineRule="auto"/>
              <w:ind w:left="0" w:firstLine="0"/>
              <w:rPr>
                <w:rFonts w:hint="eastAsia" w:ascii="仿宋" w:hAnsi="仿宋" w:eastAsia="仿宋" w:cs="仿宋"/>
                <w:highlight w:val="none"/>
              </w:rPr>
            </w:pPr>
          </w:p>
        </w:tc>
        <w:tc>
          <w:tcPr>
            <w:tcW w:w="1120" w:type="dxa"/>
            <w:vMerge w:val="continue"/>
            <w:vAlign w:val="center"/>
          </w:tcPr>
          <w:p w14:paraId="120F0E3D">
            <w:pPr>
              <w:pStyle w:val="60"/>
              <w:spacing w:line="360" w:lineRule="auto"/>
              <w:ind w:left="0" w:firstLine="0"/>
              <w:rPr>
                <w:rFonts w:hint="eastAsia" w:ascii="仿宋" w:hAnsi="仿宋" w:eastAsia="仿宋" w:cs="仿宋"/>
                <w:highlight w:val="none"/>
              </w:rPr>
            </w:pPr>
          </w:p>
        </w:tc>
        <w:tc>
          <w:tcPr>
            <w:tcW w:w="2268" w:type="dxa"/>
            <w:vAlign w:val="center"/>
          </w:tcPr>
          <w:p w14:paraId="7303692A">
            <w:pPr>
              <w:pStyle w:val="60"/>
              <w:spacing w:line="360" w:lineRule="auto"/>
              <w:ind w:left="0" w:firstLine="0"/>
              <w:rPr>
                <w:rFonts w:hint="eastAsia" w:ascii="仿宋" w:hAnsi="仿宋" w:eastAsia="仿宋" w:cs="仿宋"/>
                <w:highlight w:val="none"/>
                <w:u w:val="none"/>
              </w:rPr>
            </w:pPr>
            <w:r>
              <w:rPr>
                <w:rFonts w:hint="eastAsia" w:ascii="仿宋" w:hAnsi="仿宋" w:eastAsia="仿宋" w:cs="仿宋"/>
                <w:highlight w:val="none"/>
                <w:u w:val="none"/>
                <w:lang w:val="en-US" w:eastAsia="zh-CN"/>
              </w:rPr>
              <w:t>本项目特定的资格条件</w:t>
            </w:r>
          </w:p>
        </w:tc>
        <w:tc>
          <w:tcPr>
            <w:tcW w:w="5245" w:type="dxa"/>
          </w:tcPr>
          <w:p w14:paraId="43AC8E80">
            <w:pPr>
              <w:pStyle w:val="60"/>
              <w:spacing w:line="360" w:lineRule="auto"/>
              <w:ind w:left="0" w:firstLine="0"/>
              <w:rPr>
                <w:rFonts w:hint="eastAsia" w:ascii="仿宋" w:hAnsi="仿宋" w:eastAsia="仿宋" w:cs="仿宋"/>
                <w:highlight w:val="none"/>
                <w:u w:val="none"/>
                <w:lang w:val="en-US"/>
              </w:rPr>
            </w:pPr>
            <w:r>
              <w:rPr>
                <w:rFonts w:hint="eastAsia" w:ascii="仿宋" w:hAnsi="仿宋" w:eastAsia="仿宋" w:cs="仿宋"/>
                <w:highlight w:val="none"/>
                <w:u w:val="none"/>
                <w:lang w:val="en-US" w:eastAsia="zh-CN"/>
              </w:rPr>
              <w:t>详见招标公告</w:t>
            </w:r>
          </w:p>
        </w:tc>
      </w:tr>
      <w:tr w14:paraId="2CBBCD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restart"/>
            <w:vAlign w:val="center"/>
          </w:tcPr>
          <w:p w14:paraId="77D7024A">
            <w:pPr>
              <w:pStyle w:val="60"/>
              <w:spacing w:line="360" w:lineRule="auto"/>
              <w:ind w:left="0" w:firstLine="0"/>
              <w:rPr>
                <w:rFonts w:hint="eastAsia" w:ascii="仿宋" w:hAnsi="仿宋" w:eastAsia="仿宋" w:cs="仿宋"/>
                <w:highlight w:val="none"/>
                <w:lang w:eastAsia="zh-CN"/>
              </w:rPr>
            </w:pPr>
            <w:r>
              <w:rPr>
                <w:rFonts w:hint="eastAsia" w:ascii="仿宋" w:hAnsi="仿宋" w:eastAsia="仿宋" w:cs="仿宋"/>
                <w:highlight w:val="none"/>
              </w:rPr>
              <w:t>2.1.</w:t>
            </w:r>
            <w:r>
              <w:rPr>
                <w:rFonts w:hint="eastAsia" w:ascii="仿宋" w:hAnsi="仿宋" w:eastAsia="仿宋" w:cs="仿宋"/>
                <w:highlight w:val="none"/>
                <w:lang w:val="en-US" w:eastAsia="zh-CN"/>
              </w:rPr>
              <w:t>2</w:t>
            </w:r>
          </w:p>
        </w:tc>
        <w:tc>
          <w:tcPr>
            <w:tcW w:w="1120" w:type="dxa"/>
            <w:vMerge w:val="restart"/>
            <w:vAlign w:val="center"/>
          </w:tcPr>
          <w:p w14:paraId="1F2C589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符合</w:t>
            </w:r>
            <w:r>
              <w:rPr>
                <w:rFonts w:hint="eastAsia" w:ascii="仿宋" w:hAnsi="仿宋" w:eastAsia="仿宋" w:cs="仿宋"/>
                <w:highlight w:val="none"/>
              </w:rPr>
              <w:t>性评审标准</w:t>
            </w:r>
          </w:p>
        </w:tc>
        <w:tc>
          <w:tcPr>
            <w:tcW w:w="2268" w:type="dxa"/>
            <w:vAlign w:val="center"/>
          </w:tcPr>
          <w:p w14:paraId="3C399C2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投标人是否提交投标保证金、投标保证金金额、形式是否符合招标文件要求</w:t>
            </w:r>
          </w:p>
        </w:tc>
        <w:tc>
          <w:tcPr>
            <w:tcW w:w="5245" w:type="dxa"/>
            <w:vAlign w:val="center"/>
          </w:tcPr>
          <w:p w14:paraId="23D683CC">
            <w:pPr>
              <w:pStyle w:val="60"/>
              <w:spacing w:line="360" w:lineRule="auto"/>
              <w:ind w:left="0" w:firstLine="0"/>
              <w:rPr>
                <w:rFonts w:hint="eastAsia" w:ascii="仿宋" w:hAnsi="仿宋" w:eastAsia="仿宋" w:cs="仿宋"/>
                <w:highlight w:val="none"/>
                <w:lang w:val="en-US" w:eastAsia="zh-CN"/>
              </w:rPr>
            </w:pPr>
            <w:r>
              <w:rPr>
                <w:rFonts w:hint="eastAsia" w:ascii="仿宋" w:hAnsi="仿宋" w:eastAsia="仿宋" w:cs="仿宋"/>
                <w:highlight w:val="none"/>
                <w:lang w:val="en-US" w:eastAsia="zh-CN"/>
              </w:rPr>
              <w:t>满足招标文件要求</w:t>
            </w:r>
          </w:p>
        </w:tc>
      </w:tr>
      <w:tr w14:paraId="433AA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38F08BD3">
            <w:pPr>
              <w:pStyle w:val="60"/>
              <w:spacing w:line="360" w:lineRule="auto"/>
              <w:ind w:left="0" w:firstLine="0"/>
              <w:rPr>
                <w:rFonts w:hint="eastAsia" w:ascii="仿宋" w:hAnsi="仿宋" w:eastAsia="仿宋" w:cs="仿宋"/>
                <w:highlight w:val="none"/>
              </w:rPr>
            </w:pPr>
          </w:p>
        </w:tc>
        <w:tc>
          <w:tcPr>
            <w:tcW w:w="1120" w:type="dxa"/>
            <w:vMerge w:val="continue"/>
          </w:tcPr>
          <w:p w14:paraId="64577546">
            <w:pPr>
              <w:pStyle w:val="60"/>
              <w:spacing w:line="360" w:lineRule="auto"/>
              <w:ind w:left="0" w:firstLine="0"/>
              <w:rPr>
                <w:rFonts w:hint="eastAsia" w:ascii="仿宋" w:hAnsi="仿宋" w:eastAsia="仿宋" w:cs="仿宋"/>
                <w:highlight w:val="none"/>
              </w:rPr>
            </w:pPr>
          </w:p>
        </w:tc>
        <w:tc>
          <w:tcPr>
            <w:tcW w:w="2268" w:type="dxa"/>
            <w:vAlign w:val="center"/>
          </w:tcPr>
          <w:p w14:paraId="60D693CB">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交货期或服务期</w:t>
            </w:r>
          </w:p>
        </w:tc>
        <w:tc>
          <w:tcPr>
            <w:tcW w:w="5245" w:type="dxa"/>
            <w:vAlign w:val="center"/>
          </w:tcPr>
          <w:p w14:paraId="4E5DB41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7351D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5849C357">
            <w:pPr>
              <w:pStyle w:val="60"/>
              <w:spacing w:line="360" w:lineRule="auto"/>
              <w:ind w:left="0" w:firstLine="0"/>
              <w:rPr>
                <w:rFonts w:hint="eastAsia" w:ascii="仿宋" w:hAnsi="仿宋" w:eastAsia="仿宋" w:cs="仿宋"/>
                <w:highlight w:val="none"/>
              </w:rPr>
            </w:pPr>
          </w:p>
        </w:tc>
        <w:tc>
          <w:tcPr>
            <w:tcW w:w="1120" w:type="dxa"/>
            <w:vMerge w:val="continue"/>
          </w:tcPr>
          <w:p w14:paraId="4E9F25AE">
            <w:pPr>
              <w:pStyle w:val="60"/>
              <w:spacing w:line="360" w:lineRule="auto"/>
              <w:ind w:left="0" w:firstLine="0"/>
              <w:rPr>
                <w:rFonts w:hint="eastAsia" w:ascii="仿宋" w:hAnsi="仿宋" w:eastAsia="仿宋" w:cs="仿宋"/>
                <w:highlight w:val="none"/>
              </w:rPr>
            </w:pPr>
          </w:p>
        </w:tc>
        <w:tc>
          <w:tcPr>
            <w:tcW w:w="2268" w:type="dxa"/>
            <w:vAlign w:val="center"/>
          </w:tcPr>
          <w:p w14:paraId="3D6AE29D">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交货地点</w:t>
            </w:r>
            <w:r>
              <w:rPr>
                <w:rFonts w:hint="eastAsia" w:ascii="仿宋" w:hAnsi="仿宋" w:eastAsia="仿宋" w:cs="仿宋"/>
                <w:highlight w:val="none"/>
                <w:lang w:val="en-US" w:eastAsia="zh-CN"/>
              </w:rPr>
              <w:t>或服务地点</w:t>
            </w:r>
          </w:p>
        </w:tc>
        <w:tc>
          <w:tcPr>
            <w:tcW w:w="5245" w:type="dxa"/>
            <w:vAlign w:val="center"/>
          </w:tcPr>
          <w:p w14:paraId="26DACFAC">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4E531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3FA062A3">
            <w:pPr>
              <w:pStyle w:val="60"/>
              <w:spacing w:line="360" w:lineRule="auto"/>
              <w:ind w:left="0" w:firstLine="0"/>
              <w:rPr>
                <w:rFonts w:hint="eastAsia" w:ascii="仿宋" w:hAnsi="仿宋" w:eastAsia="仿宋" w:cs="仿宋"/>
                <w:highlight w:val="none"/>
              </w:rPr>
            </w:pPr>
          </w:p>
        </w:tc>
        <w:tc>
          <w:tcPr>
            <w:tcW w:w="1120" w:type="dxa"/>
            <w:vMerge w:val="continue"/>
          </w:tcPr>
          <w:p w14:paraId="15D0F7C5">
            <w:pPr>
              <w:pStyle w:val="60"/>
              <w:spacing w:line="360" w:lineRule="auto"/>
              <w:ind w:left="0" w:firstLine="0"/>
              <w:rPr>
                <w:rFonts w:hint="eastAsia" w:ascii="仿宋" w:hAnsi="仿宋" w:eastAsia="仿宋" w:cs="仿宋"/>
                <w:highlight w:val="none"/>
              </w:rPr>
            </w:pPr>
          </w:p>
        </w:tc>
        <w:tc>
          <w:tcPr>
            <w:tcW w:w="2268" w:type="dxa"/>
            <w:vAlign w:val="center"/>
          </w:tcPr>
          <w:p w14:paraId="61DC0D16">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投标有效期是否满足招标文件要求</w:t>
            </w:r>
          </w:p>
        </w:tc>
        <w:tc>
          <w:tcPr>
            <w:tcW w:w="5245" w:type="dxa"/>
            <w:vAlign w:val="center"/>
          </w:tcPr>
          <w:p w14:paraId="0A03314E">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15B8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355E242B">
            <w:pPr>
              <w:pStyle w:val="60"/>
              <w:spacing w:line="360" w:lineRule="auto"/>
              <w:ind w:left="0" w:firstLine="0"/>
              <w:rPr>
                <w:rFonts w:hint="eastAsia" w:ascii="仿宋" w:hAnsi="仿宋" w:eastAsia="仿宋" w:cs="仿宋"/>
                <w:highlight w:val="none"/>
              </w:rPr>
            </w:pPr>
          </w:p>
        </w:tc>
        <w:tc>
          <w:tcPr>
            <w:tcW w:w="1120" w:type="dxa"/>
            <w:vMerge w:val="continue"/>
          </w:tcPr>
          <w:p w14:paraId="64699831">
            <w:pPr>
              <w:pStyle w:val="60"/>
              <w:spacing w:line="360" w:lineRule="auto"/>
              <w:ind w:left="0" w:firstLine="0"/>
              <w:rPr>
                <w:rFonts w:hint="eastAsia" w:ascii="仿宋" w:hAnsi="仿宋" w:eastAsia="仿宋" w:cs="仿宋"/>
                <w:highlight w:val="none"/>
              </w:rPr>
            </w:pPr>
          </w:p>
        </w:tc>
        <w:tc>
          <w:tcPr>
            <w:tcW w:w="2268" w:type="dxa"/>
            <w:vAlign w:val="center"/>
          </w:tcPr>
          <w:p w14:paraId="1641C719">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rPr>
              <w:t>投标人的投标报价是否满足招标文件要求</w:t>
            </w:r>
          </w:p>
        </w:tc>
        <w:tc>
          <w:tcPr>
            <w:tcW w:w="5245" w:type="dxa"/>
            <w:vAlign w:val="center"/>
          </w:tcPr>
          <w:p w14:paraId="4DF87AC1">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1BD92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47CEF314">
            <w:pPr>
              <w:pStyle w:val="60"/>
              <w:spacing w:line="360" w:lineRule="auto"/>
              <w:ind w:left="0" w:firstLine="0"/>
              <w:rPr>
                <w:rFonts w:hint="eastAsia" w:ascii="仿宋" w:hAnsi="仿宋" w:eastAsia="仿宋" w:cs="仿宋"/>
                <w:highlight w:val="none"/>
              </w:rPr>
            </w:pPr>
          </w:p>
        </w:tc>
        <w:tc>
          <w:tcPr>
            <w:tcW w:w="1120" w:type="dxa"/>
            <w:vMerge w:val="continue"/>
          </w:tcPr>
          <w:p w14:paraId="1D64DA77">
            <w:pPr>
              <w:pStyle w:val="60"/>
              <w:spacing w:line="360" w:lineRule="auto"/>
              <w:ind w:left="0" w:firstLine="0"/>
              <w:rPr>
                <w:rFonts w:hint="eastAsia" w:ascii="仿宋" w:hAnsi="仿宋" w:eastAsia="仿宋" w:cs="仿宋"/>
                <w:highlight w:val="none"/>
              </w:rPr>
            </w:pPr>
          </w:p>
        </w:tc>
        <w:tc>
          <w:tcPr>
            <w:tcW w:w="2268" w:type="dxa"/>
            <w:vAlign w:val="center"/>
          </w:tcPr>
          <w:p w14:paraId="39CA3763">
            <w:pPr>
              <w:rPr>
                <w:rFonts w:hint="eastAsia" w:ascii="仿宋" w:hAnsi="仿宋" w:eastAsia="仿宋" w:cs="仿宋"/>
                <w:highlight w:val="none"/>
              </w:rPr>
            </w:pPr>
            <w:r>
              <w:rPr>
                <w:rFonts w:hint="eastAsia" w:ascii="仿宋" w:hAnsi="仿宋" w:eastAsia="仿宋" w:cs="仿宋"/>
                <w:szCs w:val="21"/>
                <w:highlight w:val="none"/>
              </w:rPr>
              <w:t>是否按照招标文件规定要求签署、盖章、关键字清晰可辨认，是否按照招标文件要求提交副本。</w:t>
            </w:r>
          </w:p>
        </w:tc>
        <w:tc>
          <w:tcPr>
            <w:tcW w:w="5245" w:type="dxa"/>
            <w:vAlign w:val="center"/>
          </w:tcPr>
          <w:p w14:paraId="49D2854A">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6D81D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0C30ED08">
            <w:pPr>
              <w:pStyle w:val="60"/>
              <w:spacing w:line="360" w:lineRule="auto"/>
              <w:ind w:left="0" w:firstLine="0"/>
              <w:rPr>
                <w:rFonts w:hint="eastAsia" w:ascii="仿宋" w:hAnsi="仿宋" w:eastAsia="仿宋" w:cs="仿宋"/>
                <w:highlight w:val="none"/>
              </w:rPr>
            </w:pPr>
          </w:p>
        </w:tc>
        <w:tc>
          <w:tcPr>
            <w:tcW w:w="1120" w:type="dxa"/>
            <w:vMerge w:val="continue"/>
          </w:tcPr>
          <w:p w14:paraId="0CEB7212">
            <w:pPr>
              <w:pStyle w:val="60"/>
              <w:spacing w:line="360" w:lineRule="auto"/>
              <w:ind w:left="0" w:firstLine="0"/>
              <w:rPr>
                <w:rFonts w:hint="eastAsia" w:ascii="仿宋" w:hAnsi="仿宋" w:eastAsia="仿宋" w:cs="仿宋"/>
                <w:highlight w:val="none"/>
              </w:rPr>
            </w:pPr>
          </w:p>
        </w:tc>
        <w:tc>
          <w:tcPr>
            <w:tcW w:w="2268" w:type="dxa"/>
            <w:vAlign w:val="center"/>
          </w:tcPr>
          <w:p w14:paraId="047B6CDA">
            <w:pPr>
              <w:rPr>
                <w:rFonts w:hint="eastAsia" w:ascii="仿宋" w:hAnsi="仿宋" w:eastAsia="仿宋" w:cs="仿宋"/>
                <w:highlight w:val="none"/>
              </w:rPr>
            </w:pPr>
            <w:r>
              <w:rPr>
                <w:rFonts w:hint="eastAsia" w:ascii="仿宋" w:hAnsi="仿宋" w:eastAsia="仿宋" w:cs="仿宋"/>
                <w:highlight w:val="none"/>
              </w:rPr>
              <w:t>法定代表人或单位负责人授权书是否满足招标文件要求</w:t>
            </w:r>
          </w:p>
        </w:tc>
        <w:tc>
          <w:tcPr>
            <w:tcW w:w="5245" w:type="dxa"/>
            <w:vAlign w:val="center"/>
          </w:tcPr>
          <w:p w14:paraId="1689B1F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739F1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1037B311">
            <w:pPr>
              <w:pStyle w:val="60"/>
              <w:spacing w:line="360" w:lineRule="auto"/>
              <w:ind w:left="0" w:firstLine="0"/>
              <w:rPr>
                <w:rFonts w:hint="eastAsia" w:ascii="仿宋" w:hAnsi="仿宋" w:eastAsia="仿宋" w:cs="仿宋"/>
                <w:highlight w:val="none"/>
              </w:rPr>
            </w:pPr>
          </w:p>
        </w:tc>
        <w:tc>
          <w:tcPr>
            <w:tcW w:w="1120" w:type="dxa"/>
            <w:vMerge w:val="continue"/>
          </w:tcPr>
          <w:p w14:paraId="66FE4FD7">
            <w:pPr>
              <w:pStyle w:val="60"/>
              <w:spacing w:line="360" w:lineRule="auto"/>
              <w:ind w:left="0" w:firstLine="0"/>
              <w:rPr>
                <w:rFonts w:hint="eastAsia" w:ascii="仿宋" w:hAnsi="仿宋" w:eastAsia="仿宋" w:cs="仿宋"/>
                <w:highlight w:val="none"/>
              </w:rPr>
            </w:pPr>
          </w:p>
        </w:tc>
        <w:tc>
          <w:tcPr>
            <w:tcW w:w="2268" w:type="dxa"/>
            <w:vAlign w:val="center"/>
          </w:tcPr>
          <w:p w14:paraId="702F5CFA">
            <w:pPr>
              <w:rPr>
                <w:rFonts w:hint="eastAsia" w:ascii="仿宋" w:hAnsi="仿宋" w:eastAsia="仿宋" w:cs="仿宋"/>
                <w:highlight w:val="none"/>
              </w:rPr>
            </w:pPr>
            <w:r>
              <w:rPr>
                <w:rFonts w:hint="eastAsia" w:ascii="仿宋" w:hAnsi="仿宋" w:eastAsia="仿宋" w:cs="仿宋"/>
                <w:szCs w:val="21"/>
                <w:highlight w:val="none"/>
              </w:rPr>
              <w:t>是否具有招标人不能接受的条款</w:t>
            </w:r>
          </w:p>
        </w:tc>
        <w:tc>
          <w:tcPr>
            <w:tcW w:w="5245" w:type="dxa"/>
            <w:vAlign w:val="center"/>
          </w:tcPr>
          <w:p w14:paraId="0F7684B0">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7B149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 w:hRule="atLeast"/>
        </w:trPr>
        <w:tc>
          <w:tcPr>
            <w:tcW w:w="850" w:type="dxa"/>
            <w:vMerge w:val="continue"/>
            <w:vAlign w:val="center"/>
          </w:tcPr>
          <w:p w14:paraId="44A07DF9">
            <w:pPr>
              <w:pStyle w:val="60"/>
              <w:spacing w:line="360" w:lineRule="auto"/>
              <w:ind w:left="0" w:firstLine="0"/>
              <w:rPr>
                <w:rFonts w:hint="eastAsia" w:ascii="仿宋" w:hAnsi="仿宋" w:eastAsia="仿宋" w:cs="仿宋"/>
                <w:highlight w:val="none"/>
              </w:rPr>
            </w:pPr>
          </w:p>
        </w:tc>
        <w:tc>
          <w:tcPr>
            <w:tcW w:w="1120" w:type="dxa"/>
            <w:vMerge w:val="continue"/>
          </w:tcPr>
          <w:p w14:paraId="6C575898">
            <w:pPr>
              <w:pStyle w:val="60"/>
              <w:spacing w:line="360" w:lineRule="auto"/>
              <w:ind w:left="0" w:firstLine="0"/>
              <w:rPr>
                <w:rFonts w:hint="eastAsia" w:ascii="仿宋" w:hAnsi="仿宋" w:eastAsia="仿宋" w:cs="仿宋"/>
                <w:highlight w:val="none"/>
              </w:rPr>
            </w:pPr>
          </w:p>
        </w:tc>
        <w:tc>
          <w:tcPr>
            <w:tcW w:w="2268" w:type="dxa"/>
            <w:vAlign w:val="center"/>
          </w:tcPr>
          <w:p w14:paraId="45D10842">
            <w:pPr>
              <w:rPr>
                <w:rFonts w:hint="eastAsia" w:ascii="仿宋" w:hAnsi="仿宋" w:eastAsia="仿宋" w:cs="仿宋"/>
                <w:highlight w:val="none"/>
              </w:rPr>
            </w:pPr>
            <w:r>
              <w:rPr>
                <w:rFonts w:hint="eastAsia" w:ascii="仿宋" w:hAnsi="仿宋" w:eastAsia="仿宋" w:cs="仿宋"/>
                <w:szCs w:val="21"/>
                <w:highlight w:val="none"/>
              </w:rPr>
              <w:t>是否满足法律、法规和招标文件中规定的其他实质性要求的（包括不限于“★”或“*”条款）</w:t>
            </w:r>
          </w:p>
        </w:tc>
        <w:tc>
          <w:tcPr>
            <w:tcW w:w="5245" w:type="dxa"/>
            <w:vAlign w:val="center"/>
          </w:tcPr>
          <w:p w14:paraId="5A61AB4F">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1D9C3F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 w:hRule="atLeast"/>
        </w:trPr>
        <w:tc>
          <w:tcPr>
            <w:tcW w:w="850" w:type="dxa"/>
            <w:vMerge w:val="continue"/>
            <w:vAlign w:val="center"/>
          </w:tcPr>
          <w:p w14:paraId="273A7205">
            <w:pPr>
              <w:pStyle w:val="60"/>
              <w:spacing w:line="360" w:lineRule="auto"/>
              <w:ind w:left="0" w:firstLine="0"/>
              <w:rPr>
                <w:rFonts w:hint="eastAsia" w:ascii="仿宋" w:hAnsi="仿宋" w:eastAsia="仿宋" w:cs="仿宋"/>
                <w:highlight w:val="none"/>
              </w:rPr>
            </w:pPr>
          </w:p>
        </w:tc>
        <w:tc>
          <w:tcPr>
            <w:tcW w:w="1120" w:type="dxa"/>
            <w:vMerge w:val="continue"/>
          </w:tcPr>
          <w:p w14:paraId="6481ABE1">
            <w:pPr>
              <w:pStyle w:val="60"/>
              <w:spacing w:line="360" w:lineRule="auto"/>
              <w:ind w:left="0" w:firstLine="0"/>
              <w:rPr>
                <w:rFonts w:hint="eastAsia" w:ascii="仿宋" w:hAnsi="仿宋" w:eastAsia="仿宋" w:cs="仿宋"/>
                <w:highlight w:val="none"/>
              </w:rPr>
            </w:pPr>
          </w:p>
        </w:tc>
        <w:tc>
          <w:tcPr>
            <w:tcW w:w="2268" w:type="dxa"/>
            <w:tcBorders>
              <w:right w:val="single" w:color="auto" w:sz="4" w:space="0"/>
            </w:tcBorders>
            <w:vAlign w:val="center"/>
          </w:tcPr>
          <w:p w14:paraId="050F2270">
            <w:pPr>
              <w:rPr>
                <w:rFonts w:hint="eastAsia" w:ascii="仿宋" w:hAnsi="仿宋" w:eastAsia="仿宋" w:cs="仿宋"/>
                <w:highlight w:val="none"/>
              </w:rPr>
            </w:pPr>
            <w:r>
              <w:rPr>
                <w:rFonts w:hint="eastAsia" w:ascii="仿宋" w:hAnsi="仿宋" w:eastAsia="仿宋" w:cs="仿宋"/>
                <w:szCs w:val="21"/>
                <w:highlight w:val="none"/>
              </w:rPr>
              <w:t>投标人是否存在招标文件中无效投标情况</w:t>
            </w:r>
          </w:p>
        </w:tc>
        <w:tc>
          <w:tcPr>
            <w:tcW w:w="5245" w:type="dxa"/>
            <w:tcBorders>
              <w:left w:val="single" w:color="auto" w:sz="4" w:space="0"/>
            </w:tcBorders>
            <w:vAlign w:val="center"/>
          </w:tcPr>
          <w:p w14:paraId="3FFF7262">
            <w:pPr>
              <w:pStyle w:val="60"/>
              <w:spacing w:line="360" w:lineRule="auto"/>
              <w:ind w:left="0" w:firstLine="0"/>
              <w:rPr>
                <w:rFonts w:hint="eastAsia" w:ascii="仿宋" w:hAnsi="仿宋" w:eastAsia="仿宋" w:cs="仿宋"/>
                <w:highlight w:val="none"/>
              </w:rPr>
            </w:pPr>
            <w:r>
              <w:rPr>
                <w:rFonts w:hint="eastAsia" w:ascii="仿宋" w:hAnsi="仿宋" w:eastAsia="仿宋" w:cs="仿宋"/>
                <w:highlight w:val="none"/>
                <w:lang w:val="en-US" w:eastAsia="zh-CN"/>
              </w:rPr>
              <w:t>满足招标文件要求</w:t>
            </w:r>
          </w:p>
        </w:tc>
      </w:tr>
      <w:tr w14:paraId="69666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45" w:hRule="atLeast"/>
        </w:trPr>
        <w:tc>
          <w:tcPr>
            <w:tcW w:w="850" w:type="dxa"/>
            <w:vAlign w:val="center"/>
          </w:tcPr>
          <w:p w14:paraId="10820CB1">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3.1.2（4）</w:t>
            </w:r>
          </w:p>
        </w:tc>
        <w:tc>
          <w:tcPr>
            <w:tcW w:w="1120" w:type="dxa"/>
            <w:vAlign w:val="center"/>
          </w:tcPr>
          <w:p w14:paraId="07BE33E9">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否决投标</w:t>
            </w:r>
          </w:p>
        </w:tc>
        <w:tc>
          <w:tcPr>
            <w:tcW w:w="2268" w:type="dxa"/>
            <w:vAlign w:val="center"/>
          </w:tcPr>
          <w:p w14:paraId="02F1C5C1">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其它投标被否决情形</w:t>
            </w:r>
          </w:p>
        </w:tc>
        <w:tc>
          <w:tcPr>
            <w:tcW w:w="5245" w:type="dxa"/>
            <w:vAlign w:val="center"/>
          </w:tcPr>
          <w:p w14:paraId="45F2C4E2">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1）</w:t>
            </w:r>
            <w:r>
              <w:rPr>
                <w:rFonts w:hint="eastAsia" w:ascii="仿宋" w:hAnsi="仿宋" w:eastAsia="仿宋" w:cs="仿宋"/>
                <w:color w:val="auto"/>
                <w:highlight w:val="none"/>
              </w:rPr>
              <w:tab/>
            </w:r>
            <w:r>
              <w:rPr>
                <w:rFonts w:hint="eastAsia" w:ascii="仿宋" w:hAnsi="仿宋" w:eastAsia="仿宋" w:cs="仿宋"/>
                <w:color w:val="auto"/>
                <w:highlight w:val="none"/>
              </w:rPr>
              <w:t>投标文件含有招标人不能接受的附加条件的；</w:t>
            </w:r>
          </w:p>
          <w:p w14:paraId="0A266651">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2）</w:t>
            </w:r>
            <w:r>
              <w:rPr>
                <w:rFonts w:hint="eastAsia" w:ascii="仿宋" w:hAnsi="仿宋" w:eastAsia="仿宋" w:cs="仿宋"/>
                <w:color w:val="auto"/>
                <w:highlight w:val="none"/>
              </w:rPr>
              <w:tab/>
            </w:r>
            <w:r>
              <w:rPr>
                <w:rFonts w:hint="eastAsia" w:ascii="仿宋" w:hAnsi="仿宋" w:eastAsia="仿宋" w:cs="仿宋"/>
                <w:color w:val="auto"/>
                <w:highlight w:val="none"/>
              </w:rPr>
              <w:t>法律、法规规定的其他无效情形；</w:t>
            </w:r>
          </w:p>
          <w:p w14:paraId="72839193">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rPr>
              <w:t>3）</w:t>
            </w:r>
            <w:r>
              <w:rPr>
                <w:rFonts w:hint="eastAsia" w:ascii="仿宋" w:hAnsi="仿宋" w:eastAsia="仿宋" w:cs="仿宋"/>
                <w:color w:val="auto"/>
                <w:highlight w:val="none"/>
              </w:rPr>
              <w:tab/>
            </w:r>
            <w:r>
              <w:rPr>
                <w:rFonts w:hint="eastAsia" w:ascii="仿宋" w:hAnsi="仿宋" w:eastAsia="仿宋" w:cs="仿宋"/>
                <w:color w:val="auto"/>
                <w:highlight w:val="none"/>
              </w:rPr>
              <w:t>投标文件符合招标文件中规定投标被否决的其他条款。</w:t>
            </w:r>
          </w:p>
          <w:p w14:paraId="31CEF574">
            <w:pPr>
              <w:pStyle w:val="60"/>
              <w:spacing w:line="360" w:lineRule="auto"/>
              <w:ind w:left="667" w:hanging="667"/>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4</w:t>
            </w:r>
            <w:r>
              <w:rPr>
                <w:rFonts w:hint="eastAsia" w:ascii="仿宋" w:hAnsi="仿宋" w:eastAsia="仿宋" w:cs="仿宋"/>
                <w:color w:val="auto"/>
                <w:highlight w:val="none"/>
              </w:rPr>
              <w:t>）</w:t>
            </w:r>
            <w:r>
              <w:rPr>
                <w:rFonts w:hint="eastAsia" w:ascii="仿宋" w:hAnsi="仿宋" w:eastAsia="仿宋" w:cs="仿宋"/>
                <w:color w:val="auto"/>
                <w:highlight w:val="none"/>
              </w:rPr>
              <w:tab/>
            </w:r>
            <w:r>
              <w:rPr>
                <w:rFonts w:hint="eastAsia" w:ascii="仿宋" w:hAnsi="仿宋" w:eastAsia="仿宋" w:cs="仿宋"/>
                <w:color w:val="auto"/>
                <w:highlight w:val="none"/>
              </w:rPr>
              <w:t>货物</w:t>
            </w:r>
            <w:r>
              <w:rPr>
                <w:rFonts w:hint="eastAsia" w:ascii="仿宋" w:hAnsi="仿宋" w:eastAsia="仿宋" w:cs="仿宋"/>
                <w:color w:val="auto"/>
                <w:highlight w:val="none"/>
                <w:lang w:val="en-US" w:eastAsia="zh-CN"/>
              </w:rPr>
              <w:t>或服务</w:t>
            </w:r>
            <w:r>
              <w:rPr>
                <w:rFonts w:hint="eastAsia" w:ascii="仿宋" w:hAnsi="仿宋" w:eastAsia="仿宋" w:cs="仿宋"/>
                <w:color w:val="auto"/>
                <w:highlight w:val="none"/>
              </w:rPr>
              <w:t>招标时，投标分项报价表中对采购需求一览表中所列货物</w:t>
            </w:r>
            <w:r>
              <w:rPr>
                <w:rFonts w:hint="eastAsia" w:ascii="仿宋" w:hAnsi="仿宋" w:eastAsia="仿宋" w:cs="仿宋"/>
                <w:color w:val="auto"/>
                <w:highlight w:val="none"/>
                <w:lang w:val="en-US" w:eastAsia="zh-CN"/>
              </w:rPr>
              <w:t>或服务</w:t>
            </w:r>
            <w:r>
              <w:rPr>
                <w:rFonts w:hint="eastAsia" w:ascii="仿宋" w:hAnsi="仿宋" w:eastAsia="仿宋" w:cs="仿宋"/>
                <w:color w:val="auto"/>
                <w:highlight w:val="none"/>
              </w:rPr>
              <w:t>的缺项或数量缺少都将被视为未实质性响应招标文件。</w:t>
            </w:r>
          </w:p>
        </w:tc>
      </w:tr>
      <w:tr w14:paraId="28C59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703" w:hRule="atLeast"/>
        </w:trPr>
        <w:tc>
          <w:tcPr>
            <w:tcW w:w="850" w:type="dxa"/>
            <w:vAlign w:val="center"/>
          </w:tcPr>
          <w:p w14:paraId="4EA32D8B">
            <w:pPr>
              <w:pStyle w:val="61"/>
              <w:spacing w:line="360" w:lineRule="auto"/>
              <w:rPr>
                <w:rFonts w:hint="eastAsia" w:ascii="仿宋" w:hAnsi="仿宋" w:eastAsia="仿宋" w:cs="仿宋"/>
                <w:highlight w:val="none"/>
              </w:rPr>
            </w:pPr>
            <w:r>
              <w:rPr>
                <w:rFonts w:hint="eastAsia" w:ascii="仿宋" w:hAnsi="仿宋" w:eastAsia="仿宋" w:cs="仿宋"/>
                <w:highlight w:val="none"/>
              </w:rPr>
              <w:t>3.5.1</w:t>
            </w:r>
          </w:p>
        </w:tc>
        <w:tc>
          <w:tcPr>
            <w:tcW w:w="1120" w:type="dxa"/>
            <w:vAlign w:val="center"/>
          </w:tcPr>
          <w:p w14:paraId="64501BBA">
            <w:pPr>
              <w:pStyle w:val="61"/>
              <w:spacing w:line="360" w:lineRule="auto"/>
              <w:rPr>
                <w:rFonts w:hint="eastAsia" w:ascii="仿宋" w:hAnsi="仿宋" w:eastAsia="仿宋" w:cs="仿宋"/>
                <w:highlight w:val="none"/>
              </w:rPr>
            </w:pPr>
            <w:r>
              <w:rPr>
                <w:rFonts w:hint="eastAsia" w:ascii="仿宋" w:hAnsi="仿宋" w:eastAsia="仿宋" w:cs="仿宋"/>
                <w:highlight w:val="none"/>
              </w:rPr>
              <w:t>需要补充的其他评标程序相关事宜</w:t>
            </w:r>
          </w:p>
        </w:tc>
        <w:tc>
          <w:tcPr>
            <w:tcW w:w="2268" w:type="dxa"/>
          </w:tcPr>
          <w:p w14:paraId="1CE889BF">
            <w:pPr>
              <w:pStyle w:val="61"/>
              <w:spacing w:line="360" w:lineRule="auto"/>
              <w:ind w:left="720" w:hanging="720" w:hangingChars="300"/>
              <w:rPr>
                <w:rFonts w:hint="eastAsia" w:ascii="仿宋" w:hAnsi="仿宋" w:eastAsia="仿宋" w:cs="仿宋"/>
                <w:color w:val="auto"/>
                <w:highlight w:val="none"/>
              </w:rPr>
            </w:pPr>
            <w:r>
              <w:rPr>
                <w:rFonts w:hint="eastAsia" w:ascii="仿宋" w:hAnsi="仿宋" w:eastAsia="仿宋" w:cs="仿宋"/>
                <w:color w:val="auto"/>
                <w:highlight w:val="none"/>
              </w:rPr>
              <w:t>否决所有投标</w:t>
            </w:r>
          </w:p>
        </w:tc>
        <w:tc>
          <w:tcPr>
            <w:tcW w:w="5245" w:type="dxa"/>
            <w:vAlign w:val="center"/>
          </w:tcPr>
          <w:p w14:paraId="194B207A">
            <w:pPr>
              <w:pStyle w:val="61"/>
              <w:spacing w:line="360" w:lineRule="auto"/>
              <w:rPr>
                <w:rFonts w:hint="eastAsia" w:ascii="仿宋" w:hAnsi="仿宋" w:eastAsia="仿宋" w:cs="仿宋"/>
                <w:color w:val="auto"/>
                <w:highlight w:val="none"/>
              </w:rPr>
            </w:pPr>
            <w:r>
              <w:rPr>
                <w:rFonts w:hint="eastAsia" w:ascii="仿宋" w:hAnsi="仿宋" w:eastAsia="仿宋" w:cs="仿宋"/>
                <w:color w:val="auto"/>
                <w:highlight w:val="none"/>
              </w:rPr>
              <w:t>如发现下列情况之一的，评标委员会将否决所有投标：</w:t>
            </w:r>
          </w:p>
          <w:p w14:paraId="296AA6BB">
            <w:pPr>
              <w:pStyle w:val="61"/>
              <w:spacing w:line="360" w:lineRule="auto"/>
              <w:ind w:left="720" w:hanging="720" w:hangingChars="300"/>
              <w:rPr>
                <w:rFonts w:hint="eastAsia" w:ascii="仿宋" w:hAnsi="仿宋" w:eastAsia="仿宋" w:cs="仿宋"/>
                <w:color w:val="auto"/>
                <w:highlight w:val="none"/>
              </w:rPr>
            </w:pPr>
            <w:r>
              <w:rPr>
                <w:rFonts w:hint="eastAsia" w:ascii="仿宋" w:hAnsi="仿宋" w:eastAsia="仿宋" w:cs="仿宋"/>
                <w:color w:val="auto"/>
                <w:highlight w:val="none"/>
              </w:rPr>
              <w:t>（1）</w:t>
            </w:r>
            <w:r>
              <w:rPr>
                <w:rFonts w:hint="eastAsia" w:ascii="仿宋" w:hAnsi="仿宋" w:eastAsia="仿宋" w:cs="仿宋"/>
                <w:color w:val="auto"/>
                <w:highlight w:val="none"/>
              </w:rPr>
              <w:tab/>
            </w:r>
            <w:r>
              <w:rPr>
                <w:rFonts w:hint="eastAsia" w:ascii="仿宋" w:hAnsi="仿宋" w:eastAsia="仿宋" w:cs="仿宋"/>
                <w:color w:val="auto"/>
                <w:highlight w:val="none"/>
              </w:rPr>
              <w:t>如实质性响应招标文件的</w:t>
            </w:r>
            <w:r>
              <w:rPr>
                <w:rFonts w:hint="eastAsia" w:ascii="仿宋" w:hAnsi="仿宋" w:eastAsia="仿宋" w:cs="仿宋"/>
                <w:color w:val="auto"/>
                <w:highlight w:val="none"/>
                <w:lang w:val="en-US" w:eastAsia="zh-CN"/>
              </w:rPr>
              <w:t>投标人</w:t>
            </w:r>
            <w:r>
              <w:rPr>
                <w:rFonts w:hint="eastAsia" w:ascii="仿宋" w:hAnsi="仿宋" w:eastAsia="仿宋" w:cs="仿宋"/>
                <w:color w:val="auto"/>
                <w:highlight w:val="none"/>
              </w:rPr>
              <w:t>数量只剩两家。由评审委员会讨论确定是否有竞争性，如有竞争性，则按照原打分办法继续评分；如只剩一家单位，项目作废标处理</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第二章须知前附表有特殊要求的，执行特殊要求</w:t>
            </w:r>
            <w:r>
              <w:rPr>
                <w:rFonts w:hint="eastAsia" w:ascii="仿宋" w:hAnsi="仿宋" w:eastAsia="仿宋" w:cs="仿宋"/>
                <w:color w:val="auto"/>
                <w:highlight w:val="none"/>
                <w:lang w:eastAsia="zh-CN"/>
              </w:rPr>
              <w:t>）</w:t>
            </w:r>
            <w:r>
              <w:rPr>
                <w:rFonts w:hint="eastAsia" w:ascii="仿宋" w:hAnsi="仿宋" w:eastAsia="仿宋" w:cs="仿宋"/>
                <w:color w:val="auto"/>
                <w:highlight w:val="none"/>
              </w:rPr>
              <w:t>；</w:t>
            </w:r>
          </w:p>
          <w:p w14:paraId="0239071C">
            <w:pPr>
              <w:pStyle w:val="61"/>
              <w:spacing w:line="360" w:lineRule="auto"/>
              <w:ind w:left="720" w:hanging="720" w:hangingChars="300"/>
              <w:rPr>
                <w:rFonts w:hint="eastAsia" w:ascii="仿宋" w:hAnsi="仿宋" w:eastAsia="仿宋" w:cs="仿宋"/>
                <w:color w:val="auto"/>
                <w:highlight w:val="none"/>
              </w:rPr>
            </w:pPr>
            <w:r>
              <w:rPr>
                <w:rFonts w:hint="eastAsia" w:ascii="仿宋" w:hAnsi="仿宋" w:eastAsia="仿宋" w:cs="仿宋"/>
                <w:color w:val="auto"/>
                <w:highlight w:val="none"/>
              </w:rPr>
              <w:t>（2）</w:t>
            </w:r>
            <w:r>
              <w:rPr>
                <w:rFonts w:hint="eastAsia" w:ascii="仿宋" w:hAnsi="仿宋" w:eastAsia="仿宋" w:cs="仿宋"/>
                <w:color w:val="auto"/>
                <w:highlight w:val="none"/>
              </w:rPr>
              <w:tab/>
            </w:r>
            <w:r>
              <w:rPr>
                <w:rFonts w:hint="eastAsia" w:ascii="仿宋" w:hAnsi="仿宋" w:eastAsia="仿宋" w:cs="仿宋"/>
                <w:color w:val="auto"/>
                <w:highlight w:val="none"/>
              </w:rPr>
              <w:t>因重大变故，采购任务取消的。</w:t>
            </w:r>
          </w:p>
        </w:tc>
      </w:tr>
    </w:tbl>
    <w:p w14:paraId="2C584AF4">
      <w:pPr>
        <w:pStyle w:val="57"/>
        <w:spacing w:line="360" w:lineRule="auto"/>
        <w:ind w:firstLine="480"/>
        <w:rPr>
          <w:rFonts w:hint="eastAsia" w:ascii="仿宋" w:hAnsi="仿宋" w:eastAsia="仿宋" w:cs="仿宋"/>
          <w:color w:val="FF0000"/>
          <w:highlight w:val="none"/>
        </w:rPr>
      </w:pPr>
    </w:p>
    <w:p w14:paraId="1F97E8C8">
      <w:pPr>
        <w:pStyle w:val="85"/>
        <w:numPr>
          <w:ilvl w:val="0"/>
          <w:numId w:val="11"/>
        </w:numPr>
        <w:spacing w:line="360" w:lineRule="auto"/>
        <w:rPr>
          <w:rFonts w:hint="eastAsia" w:ascii="仿宋" w:hAnsi="仿宋" w:eastAsia="仿宋" w:cs="仿宋"/>
          <w:highlight w:val="none"/>
        </w:rPr>
      </w:pPr>
      <w:bookmarkStart w:id="96" w:name="_Toc16025"/>
      <w:r>
        <w:rPr>
          <w:rFonts w:hint="eastAsia" w:ascii="仿宋" w:hAnsi="仿宋" w:eastAsia="仿宋" w:cs="仿宋"/>
          <w:highlight w:val="none"/>
        </w:rPr>
        <w:t>评标方法</w:t>
      </w:r>
      <w:bookmarkEnd w:id="96"/>
    </w:p>
    <w:p w14:paraId="2A147FC8">
      <w:pPr>
        <w:pStyle w:val="52"/>
        <w:spacing w:line="360" w:lineRule="auto"/>
        <w:rPr>
          <w:rFonts w:hint="eastAsia" w:ascii="仿宋" w:hAnsi="仿宋" w:eastAsia="仿宋" w:cs="仿宋"/>
          <w:highlight w:val="none"/>
        </w:rPr>
      </w:pPr>
      <w:r>
        <w:rPr>
          <w:rFonts w:hint="eastAsia" w:ascii="仿宋" w:hAnsi="仿宋" w:eastAsia="仿宋" w:cs="仿宋"/>
          <w:highlight w:val="none"/>
        </w:rPr>
        <w:t>本次评标采用综合评估法。评标委员会对满足招标文件实质性要求的投标文件，按照本章规定的评分标准进行打分，并按得分由高到低顺序推荐中标候选人，或根据招标人授权直接确定中标人，但投标报价低于其成本的除外。综合评分相等时，按照评标办法前附表的规定确定中标候选人顺序。</w:t>
      </w:r>
    </w:p>
    <w:p w14:paraId="36F58E61">
      <w:pPr>
        <w:pStyle w:val="57"/>
        <w:spacing w:line="360" w:lineRule="auto"/>
        <w:ind w:firstLine="480"/>
        <w:rPr>
          <w:rFonts w:hint="eastAsia" w:ascii="仿宋" w:hAnsi="仿宋" w:eastAsia="仿宋" w:cs="仿宋"/>
          <w:color w:val="FF0000"/>
          <w:highlight w:val="none"/>
        </w:rPr>
      </w:pPr>
    </w:p>
    <w:p w14:paraId="66C56C3A">
      <w:pPr>
        <w:pStyle w:val="85"/>
        <w:spacing w:line="360" w:lineRule="auto"/>
        <w:rPr>
          <w:rFonts w:hint="eastAsia" w:ascii="仿宋" w:hAnsi="仿宋" w:eastAsia="仿宋" w:cs="仿宋"/>
          <w:highlight w:val="none"/>
        </w:rPr>
      </w:pPr>
      <w:bookmarkStart w:id="97" w:name="_Toc563"/>
      <w:r>
        <w:rPr>
          <w:rFonts w:hint="eastAsia" w:ascii="仿宋" w:hAnsi="仿宋" w:eastAsia="仿宋" w:cs="仿宋"/>
          <w:highlight w:val="none"/>
        </w:rPr>
        <w:t>评审标准</w:t>
      </w:r>
      <w:bookmarkEnd w:id="97"/>
    </w:p>
    <w:p w14:paraId="541C7136">
      <w:pPr>
        <w:pStyle w:val="52"/>
        <w:spacing w:line="360" w:lineRule="auto"/>
        <w:rPr>
          <w:rFonts w:hint="eastAsia" w:ascii="仿宋" w:hAnsi="仿宋" w:eastAsia="仿宋" w:cs="仿宋"/>
          <w:highlight w:val="none"/>
        </w:rPr>
      </w:pPr>
      <w:r>
        <w:rPr>
          <w:rFonts w:hint="eastAsia" w:ascii="仿宋" w:hAnsi="仿宋" w:eastAsia="仿宋" w:cs="仿宋"/>
          <w:highlight w:val="none"/>
        </w:rPr>
        <w:t>评分标准</w:t>
      </w:r>
    </w:p>
    <w:p w14:paraId="410DA688">
      <w:pPr>
        <w:rPr>
          <w:rFonts w:hint="eastAsia" w:ascii="仿宋" w:hAnsi="仿宋" w:eastAsia="仿宋" w:cs="仿宋"/>
          <w:highlight w:val="none"/>
          <w:lang w:val="en-US" w:eastAsia="zh-CN"/>
        </w:rPr>
      </w:pPr>
    </w:p>
    <w:p w14:paraId="4F211563">
      <w:pPr>
        <w:jc w:val="center"/>
        <w:rPr>
          <w:rFonts w:hint="eastAsia" w:ascii="仿宋" w:hAnsi="仿宋" w:eastAsia="仿宋" w:cs="仿宋"/>
          <w:highlight w:val="none"/>
          <w:lang w:val="en-US" w:eastAsia="zh-CN"/>
        </w:rPr>
      </w:pPr>
      <w:r>
        <w:rPr>
          <w:rFonts w:hint="eastAsia" w:ascii="仿宋" w:hAnsi="仿宋" w:eastAsia="仿宋" w:cs="仿宋"/>
          <w:highlight w:val="none"/>
          <w:lang w:val="en-US" w:eastAsia="zh-CN"/>
        </w:rPr>
        <w:t>详细评审表（100分）</w:t>
      </w:r>
    </w:p>
    <w:tbl>
      <w:tblPr>
        <w:tblStyle w:val="30"/>
        <w:tblW w:w="935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322"/>
        <w:gridCol w:w="1428"/>
        <w:gridCol w:w="6600"/>
      </w:tblGrid>
      <w:tr w14:paraId="647834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Align w:val="center"/>
          </w:tcPr>
          <w:p w14:paraId="502B0A6C">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评分类别</w:t>
            </w:r>
          </w:p>
        </w:tc>
        <w:tc>
          <w:tcPr>
            <w:tcW w:w="1428" w:type="dxa"/>
            <w:vAlign w:val="center"/>
          </w:tcPr>
          <w:p w14:paraId="74F9DF31">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评分内容</w:t>
            </w:r>
          </w:p>
        </w:tc>
        <w:tc>
          <w:tcPr>
            <w:tcW w:w="6600" w:type="dxa"/>
            <w:vAlign w:val="center"/>
          </w:tcPr>
          <w:p w14:paraId="4FC93FF2">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评分细则</w:t>
            </w:r>
          </w:p>
        </w:tc>
      </w:tr>
      <w:tr w14:paraId="456DE2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Align w:val="center"/>
          </w:tcPr>
          <w:p w14:paraId="1EA36CE8">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价格部分</w:t>
            </w:r>
          </w:p>
          <w:p w14:paraId="70C277C1">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（30分）</w:t>
            </w:r>
          </w:p>
        </w:tc>
        <w:tc>
          <w:tcPr>
            <w:tcW w:w="1428" w:type="dxa"/>
            <w:vAlign w:val="center"/>
          </w:tcPr>
          <w:p w14:paraId="5307C23C">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项目报价</w:t>
            </w:r>
          </w:p>
          <w:p w14:paraId="774E2930">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（30分）</w:t>
            </w:r>
          </w:p>
        </w:tc>
        <w:tc>
          <w:tcPr>
            <w:tcW w:w="6600" w:type="dxa"/>
            <w:vAlign w:val="center"/>
          </w:tcPr>
          <w:p w14:paraId="0A0A7270">
            <w:pPr>
              <w:widowControl/>
              <w:spacing w:line="360" w:lineRule="auto"/>
              <w:jc w:val="left"/>
              <w:rPr>
                <w:rFonts w:ascii="仿宋" w:hAnsi="仿宋" w:eastAsia="仿宋" w:cs="仿宋"/>
                <w:kern w:val="0"/>
                <w:sz w:val="21"/>
                <w:highlight w:val="none"/>
              </w:rPr>
            </w:pPr>
            <w:r>
              <w:rPr>
                <w:rFonts w:hint="eastAsia" w:ascii="仿宋" w:hAnsi="仿宋" w:eastAsia="仿宋" w:cs="仿宋"/>
                <w:kern w:val="0"/>
                <w:sz w:val="21"/>
                <w:highlight w:val="none"/>
              </w:rPr>
              <w:t>综合评分法中的价格分统一采用低价优先法计算，即满足招标文件要求且</w:t>
            </w:r>
            <w:r>
              <w:rPr>
                <w:rFonts w:hint="eastAsia" w:ascii="仿宋" w:hAnsi="仿宋" w:eastAsia="仿宋" w:cs="仿宋"/>
                <w:kern w:val="0"/>
                <w:sz w:val="21"/>
                <w:highlight w:val="none"/>
                <w:lang w:val="en-US" w:eastAsia="zh-CN"/>
              </w:rPr>
              <w:t>投标总价含税</w:t>
            </w:r>
            <w:r>
              <w:rPr>
                <w:rFonts w:hint="eastAsia" w:ascii="仿宋" w:hAnsi="仿宋" w:eastAsia="仿宋" w:cs="仿宋"/>
                <w:kern w:val="0"/>
                <w:sz w:val="21"/>
                <w:highlight w:val="none"/>
              </w:rPr>
              <w:t>报价最低的投标人的价格为本项评标基准价，其价格分为满分。其他投标人的价格分统一按照下列公式计算：报价得分=评标基准价／投标</w:t>
            </w:r>
            <w:r>
              <w:rPr>
                <w:rFonts w:hint="eastAsia" w:ascii="仿宋" w:hAnsi="仿宋" w:eastAsia="仿宋" w:cs="仿宋"/>
                <w:kern w:val="0"/>
                <w:sz w:val="21"/>
                <w:highlight w:val="none"/>
                <w:lang w:val="en-US" w:eastAsia="zh-CN"/>
              </w:rPr>
              <w:t>总价</w:t>
            </w:r>
            <w:r>
              <w:rPr>
                <w:rFonts w:hint="eastAsia" w:ascii="仿宋" w:hAnsi="仿宋" w:eastAsia="仿宋" w:cs="仿宋"/>
                <w:kern w:val="0"/>
                <w:sz w:val="21"/>
                <w:highlight w:val="none"/>
              </w:rPr>
              <w:t xml:space="preserve">×价格部分分值。             </w:t>
            </w:r>
          </w:p>
        </w:tc>
      </w:tr>
      <w:tr w14:paraId="63B5257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restart"/>
            <w:vAlign w:val="center"/>
          </w:tcPr>
          <w:p w14:paraId="6C0B03B7">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商务部分</w:t>
            </w:r>
          </w:p>
          <w:p w14:paraId="679253F8">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（25分）</w:t>
            </w:r>
          </w:p>
        </w:tc>
        <w:tc>
          <w:tcPr>
            <w:tcW w:w="1428" w:type="dxa"/>
            <w:vAlign w:val="center"/>
          </w:tcPr>
          <w:p w14:paraId="33515063">
            <w:pPr>
              <w:widowControl/>
              <w:spacing w:line="360" w:lineRule="auto"/>
              <w:jc w:val="center"/>
              <w:textAlignment w:val="center"/>
              <w:rPr>
                <w:rFonts w:ascii="仿宋" w:hAnsi="仿宋" w:eastAsia="仿宋" w:cs="仿宋"/>
                <w:kern w:val="0"/>
                <w:sz w:val="21"/>
                <w:highlight w:val="none"/>
                <w:lang w:bidi="ar"/>
              </w:rPr>
            </w:pPr>
            <w:r>
              <w:rPr>
                <w:rFonts w:hint="eastAsia" w:ascii="仿宋" w:hAnsi="仿宋" w:eastAsia="仿宋" w:cs="仿宋"/>
                <w:kern w:val="0"/>
                <w:sz w:val="21"/>
                <w:highlight w:val="none"/>
                <w:lang w:bidi="ar"/>
              </w:rPr>
              <w:t>综合实力</w:t>
            </w:r>
          </w:p>
          <w:p w14:paraId="2A418548">
            <w:pPr>
              <w:widowControl/>
              <w:spacing w:line="360" w:lineRule="auto"/>
              <w:jc w:val="center"/>
              <w:textAlignment w:val="center"/>
              <w:rPr>
                <w:rFonts w:ascii="仿宋" w:hAnsi="仿宋" w:eastAsia="仿宋" w:cs="仿宋"/>
                <w:kern w:val="0"/>
                <w:sz w:val="21"/>
                <w:highlight w:val="none"/>
              </w:rPr>
            </w:pPr>
            <w:r>
              <w:rPr>
                <w:rFonts w:hint="eastAsia" w:ascii="仿宋" w:hAnsi="仿宋" w:eastAsia="仿宋" w:cs="仿宋"/>
                <w:kern w:val="0"/>
                <w:sz w:val="21"/>
                <w:highlight w:val="none"/>
                <w:lang w:bidi="ar"/>
              </w:rPr>
              <w:t>（12分）</w:t>
            </w:r>
          </w:p>
        </w:tc>
        <w:tc>
          <w:tcPr>
            <w:tcW w:w="6600" w:type="dxa"/>
            <w:vAlign w:val="center"/>
          </w:tcPr>
          <w:p w14:paraId="44625C75">
            <w:pPr>
              <w:widowControl/>
              <w:numPr>
                <w:ilvl w:val="255"/>
                <w:numId w:val="0"/>
              </w:numPr>
              <w:spacing w:line="360" w:lineRule="auto"/>
              <w:jc w:val="left"/>
              <w:textAlignment w:val="center"/>
              <w:rPr>
                <w:rFonts w:ascii="仿宋" w:hAnsi="仿宋" w:eastAsia="仿宋" w:cs="仿宋"/>
                <w:kern w:val="0"/>
                <w:sz w:val="21"/>
                <w:highlight w:val="none"/>
              </w:rPr>
            </w:pPr>
            <w:r>
              <w:rPr>
                <w:rFonts w:hint="eastAsia" w:ascii="仿宋" w:hAnsi="仿宋" w:eastAsia="仿宋" w:cs="仿宋"/>
                <w:kern w:val="0"/>
                <w:sz w:val="21"/>
                <w:highlight w:val="none"/>
              </w:rPr>
              <w:t>1、根据投标人的财务经营状况、业务范围、服务优势、经营信誉等情况进行综合评分。</w:t>
            </w:r>
          </w:p>
          <w:p w14:paraId="17AFBAC7">
            <w:pPr>
              <w:widowControl/>
              <w:numPr>
                <w:ilvl w:val="255"/>
                <w:numId w:val="0"/>
              </w:numPr>
              <w:spacing w:line="360" w:lineRule="auto"/>
              <w:jc w:val="left"/>
              <w:textAlignment w:val="center"/>
              <w:rPr>
                <w:rFonts w:ascii="仿宋" w:hAnsi="仿宋" w:eastAsia="仿宋" w:cs="仿宋"/>
                <w:kern w:val="0"/>
                <w:sz w:val="21"/>
                <w:highlight w:val="none"/>
              </w:rPr>
            </w:pPr>
            <w:r>
              <w:rPr>
                <w:rFonts w:hint="eastAsia" w:ascii="仿宋" w:hAnsi="仿宋" w:eastAsia="仿宋" w:cs="仿宋"/>
                <w:kern w:val="0"/>
                <w:sz w:val="21"/>
                <w:highlight w:val="none"/>
              </w:rPr>
              <w:t>优秀得3-4分，较好得1-2分</w:t>
            </w:r>
            <w:r>
              <w:rPr>
                <w:rFonts w:hint="eastAsia" w:ascii="仿宋" w:hAnsi="仿宋" w:eastAsia="仿宋" w:cs="仿宋"/>
                <w:kern w:val="0"/>
                <w:sz w:val="21"/>
                <w:highlight w:val="none"/>
                <w:lang w:eastAsia="zh-CN"/>
              </w:rPr>
              <w:t>，</w:t>
            </w:r>
            <w:r>
              <w:rPr>
                <w:rFonts w:hint="eastAsia" w:ascii="仿宋" w:hAnsi="仿宋" w:eastAsia="仿宋" w:cs="仿宋"/>
                <w:kern w:val="0"/>
                <w:sz w:val="21"/>
                <w:highlight w:val="none"/>
              </w:rPr>
              <w:t>差得0分。</w:t>
            </w:r>
          </w:p>
          <w:p w14:paraId="33971566">
            <w:pPr>
              <w:widowControl/>
              <w:numPr>
                <w:ilvl w:val="255"/>
                <w:numId w:val="0"/>
              </w:numPr>
              <w:spacing w:line="360" w:lineRule="auto"/>
              <w:jc w:val="left"/>
              <w:textAlignment w:val="center"/>
              <w:rPr>
                <w:rFonts w:ascii="仿宋" w:hAnsi="仿宋" w:eastAsia="仿宋" w:cs="仿宋"/>
                <w:kern w:val="0"/>
                <w:sz w:val="21"/>
                <w:highlight w:val="none"/>
              </w:rPr>
            </w:pPr>
            <w:r>
              <w:rPr>
                <w:rFonts w:hint="eastAsia" w:ascii="仿宋" w:hAnsi="仿宋" w:eastAsia="仿宋" w:cs="仿宋"/>
                <w:kern w:val="0"/>
                <w:sz w:val="21"/>
                <w:highlight w:val="none"/>
              </w:rPr>
              <w:t>2、投标人具备信息技术服务管理体系认证、信息安全管理体系认证、信息安全服务资质证书、CNCERT网络安全应急服务支撑单位证书等证书。</w:t>
            </w:r>
          </w:p>
          <w:p w14:paraId="3743F805">
            <w:pPr>
              <w:widowControl/>
              <w:numPr>
                <w:ilvl w:val="255"/>
                <w:numId w:val="0"/>
              </w:numPr>
              <w:spacing w:line="360" w:lineRule="auto"/>
              <w:jc w:val="left"/>
              <w:textAlignment w:val="center"/>
              <w:rPr>
                <w:rFonts w:ascii="仿宋" w:hAnsi="仿宋" w:eastAsia="仿宋" w:cs="仿宋"/>
                <w:kern w:val="0"/>
                <w:sz w:val="21"/>
                <w:highlight w:val="none"/>
              </w:rPr>
            </w:pPr>
            <w:r>
              <w:rPr>
                <w:rFonts w:hint="eastAsia" w:ascii="仿宋" w:hAnsi="仿宋" w:eastAsia="仿宋" w:cs="仿宋"/>
                <w:kern w:val="0"/>
                <w:sz w:val="21"/>
                <w:highlight w:val="none"/>
              </w:rPr>
              <w:t>以上</w:t>
            </w:r>
            <w:r>
              <w:rPr>
                <w:rFonts w:hint="eastAsia" w:ascii="仿宋" w:hAnsi="仿宋" w:eastAsia="仿宋" w:cs="仿宋"/>
                <w:kern w:val="0"/>
                <w:sz w:val="21"/>
                <w:highlight w:val="none"/>
                <w:lang w:val="en-US" w:eastAsia="zh-CN"/>
              </w:rPr>
              <w:t>证书</w:t>
            </w:r>
            <w:r>
              <w:rPr>
                <w:rFonts w:hint="eastAsia" w:ascii="仿宋" w:hAnsi="仿宋" w:eastAsia="仿宋" w:cs="仿宋"/>
                <w:kern w:val="0"/>
                <w:sz w:val="21"/>
                <w:highlight w:val="none"/>
              </w:rPr>
              <w:t>，每一项得1分，最高4分（提供有效期内</w:t>
            </w:r>
            <w:r>
              <w:rPr>
                <w:rFonts w:hint="eastAsia" w:ascii="仿宋" w:hAnsi="仿宋" w:eastAsia="仿宋" w:cs="仿宋"/>
                <w:kern w:val="0"/>
                <w:sz w:val="21"/>
                <w:highlight w:val="none"/>
                <w:lang w:val="en-US" w:eastAsia="zh-CN"/>
              </w:rPr>
              <w:t>证书</w:t>
            </w:r>
            <w:r>
              <w:rPr>
                <w:rFonts w:hint="eastAsia" w:ascii="仿宋" w:hAnsi="仿宋" w:eastAsia="仿宋" w:cs="仿宋"/>
                <w:kern w:val="0"/>
                <w:sz w:val="21"/>
                <w:highlight w:val="none"/>
              </w:rPr>
              <w:t>复印件并加盖公章）</w:t>
            </w:r>
          </w:p>
          <w:p w14:paraId="42AF07D3">
            <w:pPr>
              <w:rPr>
                <w:rFonts w:ascii="仿宋" w:hAnsi="仿宋" w:eastAsia="仿宋" w:cs="仿宋"/>
                <w:kern w:val="0"/>
                <w:sz w:val="21"/>
                <w:highlight w:val="none"/>
              </w:rPr>
            </w:pPr>
            <w:r>
              <w:rPr>
                <w:rFonts w:hint="eastAsia" w:ascii="仿宋" w:hAnsi="仿宋" w:eastAsia="仿宋" w:cs="仿宋"/>
                <w:kern w:val="0"/>
                <w:sz w:val="21"/>
                <w:highlight w:val="none"/>
              </w:rPr>
              <w:t>3、投标人为202</w:t>
            </w:r>
            <w:r>
              <w:rPr>
                <w:rFonts w:hint="eastAsia" w:ascii="仿宋" w:hAnsi="仿宋" w:eastAsia="仿宋" w:cs="仿宋"/>
                <w:kern w:val="0"/>
                <w:sz w:val="21"/>
                <w:highlight w:val="none"/>
                <w:lang w:val="en-US" w:eastAsia="zh-CN"/>
              </w:rPr>
              <w:t>5</w:t>
            </w:r>
            <w:r>
              <w:rPr>
                <w:rFonts w:hint="eastAsia" w:ascii="仿宋" w:hAnsi="仿宋" w:eastAsia="仿宋" w:cs="仿宋"/>
                <w:kern w:val="0"/>
                <w:sz w:val="21"/>
                <w:highlight w:val="none"/>
              </w:rPr>
              <w:t>年度CNVD支撑单位工作贡献排名1-</w:t>
            </w:r>
            <w:r>
              <w:rPr>
                <w:rFonts w:hint="eastAsia" w:ascii="仿宋" w:hAnsi="仿宋" w:eastAsia="仿宋" w:cs="仿宋"/>
                <w:kern w:val="0"/>
                <w:sz w:val="21"/>
                <w:highlight w:val="none"/>
                <w:lang w:val="en-US" w:eastAsia="zh-CN"/>
              </w:rPr>
              <w:t>3</w:t>
            </w:r>
            <w:r>
              <w:rPr>
                <w:rFonts w:hint="eastAsia" w:ascii="仿宋" w:hAnsi="仿宋" w:eastAsia="仿宋" w:cs="仿宋"/>
                <w:kern w:val="0"/>
                <w:sz w:val="21"/>
                <w:highlight w:val="none"/>
              </w:rPr>
              <w:t>名的得4分；</w:t>
            </w:r>
            <w:r>
              <w:rPr>
                <w:rFonts w:hint="eastAsia" w:ascii="仿宋" w:hAnsi="仿宋" w:eastAsia="仿宋" w:cs="仿宋"/>
                <w:kern w:val="0"/>
                <w:sz w:val="21"/>
                <w:highlight w:val="none"/>
                <w:lang w:val="en-US" w:eastAsia="zh-CN"/>
              </w:rPr>
              <w:t>4</w:t>
            </w:r>
            <w:r>
              <w:rPr>
                <w:rFonts w:hint="eastAsia" w:ascii="仿宋" w:hAnsi="仿宋" w:eastAsia="仿宋" w:cs="仿宋"/>
                <w:kern w:val="0"/>
                <w:sz w:val="21"/>
                <w:highlight w:val="none"/>
              </w:rPr>
              <w:t>-</w:t>
            </w:r>
            <w:r>
              <w:rPr>
                <w:rFonts w:hint="eastAsia" w:ascii="仿宋" w:hAnsi="仿宋" w:eastAsia="仿宋" w:cs="仿宋"/>
                <w:kern w:val="0"/>
                <w:sz w:val="21"/>
                <w:highlight w:val="none"/>
                <w:lang w:val="en-US" w:eastAsia="zh-CN"/>
              </w:rPr>
              <w:t>6</w:t>
            </w:r>
            <w:r>
              <w:rPr>
                <w:rFonts w:hint="eastAsia" w:ascii="仿宋" w:hAnsi="仿宋" w:eastAsia="仿宋" w:cs="仿宋"/>
                <w:kern w:val="0"/>
                <w:sz w:val="21"/>
                <w:highlight w:val="none"/>
              </w:rPr>
              <w:t>名的得2分；</w:t>
            </w:r>
            <w:r>
              <w:rPr>
                <w:rFonts w:hint="eastAsia" w:ascii="仿宋" w:hAnsi="仿宋" w:eastAsia="仿宋" w:cs="仿宋"/>
                <w:kern w:val="0"/>
                <w:sz w:val="21"/>
                <w:highlight w:val="none"/>
                <w:lang w:val="en-US" w:eastAsia="zh-CN"/>
              </w:rPr>
              <w:t>7</w:t>
            </w:r>
            <w:r>
              <w:rPr>
                <w:rFonts w:hint="eastAsia" w:ascii="仿宋" w:hAnsi="仿宋" w:eastAsia="仿宋" w:cs="仿宋"/>
                <w:kern w:val="0"/>
                <w:sz w:val="21"/>
                <w:highlight w:val="none"/>
              </w:rPr>
              <w:t>-</w:t>
            </w:r>
            <w:r>
              <w:rPr>
                <w:rFonts w:hint="eastAsia" w:ascii="仿宋" w:hAnsi="仿宋" w:eastAsia="仿宋" w:cs="仿宋"/>
                <w:kern w:val="0"/>
                <w:sz w:val="21"/>
                <w:highlight w:val="none"/>
                <w:lang w:val="en-US" w:eastAsia="zh-CN"/>
              </w:rPr>
              <w:t>10</w:t>
            </w:r>
            <w:r>
              <w:rPr>
                <w:rFonts w:hint="eastAsia" w:ascii="仿宋" w:hAnsi="仿宋" w:eastAsia="仿宋" w:cs="仿宋"/>
                <w:kern w:val="0"/>
                <w:sz w:val="21"/>
                <w:highlight w:val="none"/>
              </w:rPr>
              <w:t>名的得1分；其他情况不得分。具体以</w:t>
            </w:r>
            <w:r>
              <w:rPr>
                <w:highlight w:val="none"/>
              </w:rPr>
              <w:fldChar w:fldCharType="begin"/>
            </w:r>
            <w:r>
              <w:rPr>
                <w:highlight w:val="none"/>
              </w:rPr>
              <w:instrText xml:space="preserve"> HYPERLINK "https://www.cnvd.org.cn/" </w:instrText>
            </w:r>
            <w:r>
              <w:rPr>
                <w:highlight w:val="none"/>
              </w:rPr>
              <w:fldChar w:fldCharType="separate"/>
            </w:r>
            <w:r>
              <w:rPr>
                <w:rFonts w:hint="eastAsia" w:ascii="仿宋" w:hAnsi="仿宋" w:eastAsia="仿宋" w:cs="仿宋"/>
                <w:kern w:val="0"/>
                <w:sz w:val="21"/>
                <w:highlight w:val="none"/>
              </w:rPr>
              <w:t>国家信息安全漏洞共享平台</w:t>
            </w:r>
            <w:r>
              <w:rPr>
                <w:rFonts w:hint="eastAsia" w:ascii="仿宋" w:hAnsi="仿宋" w:eastAsia="仿宋" w:cs="仿宋"/>
                <w:kern w:val="0"/>
                <w:sz w:val="21"/>
                <w:highlight w:val="none"/>
              </w:rPr>
              <w:fldChar w:fldCharType="end"/>
            </w:r>
            <w:r>
              <w:rPr>
                <w:rFonts w:hint="eastAsia" w:ascii="仿宋" w:hAnsi="仿宋" w:eastAsia="仿宋" w:cs="仿宋"/>
                <w:kern w:val="0"/>
                <w:sz w:val="21"/>
                <w:highlight w:val="none"/>
              </w:rPr>
              <w:t>为准https://www.cnvd.org.cn/，提供截屏加盖投标人公章。</w:t>
            </w:r>
          </w:p>
        </w:tc>
      </w:tr>
      <w:tr w14:paraId="4D45B7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379F2EDD">
            <w:pPr>
              <w:widowControl/>
              <w:spacing w:line="360" w:lineRule="auto"/>
              <w:jc w:val="center"/>
              <w:rPr>
                <w:rFonts w:ascii="仿宋" w:hAnsi="仿宋" w:eastAsia="仿宋" w:cs="仿宋"/>
                <w:kern w:val="0"/>
                <w:sz w:val="21"/>
                <w:highlight w:val="none"/>
              </w:rPr>
            </w:pPr>
          </w:p>
        </w:tc>
        <w:tc>
          <w:tcPr>
            <w:tcW w:w="1428" w:type="dxa"/>
            <w:vAlign w:val="center"/>
          </w:tcPr>
          <w:p w14:paraId="59B4F783">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业绩</w:t>
            </w:r>
          </w:p>
          <w:p w14:paraId="2069405E">
            <w:pPr>
              <w:pStyle w:val="24"/>
              <w:spacing w:line="360" w:lineRule="auto"/>
              <w:jc w:val="center"/>
              <w:rPr>
                <w:rFonts w:ascii="仿宋" w:hAnsi="仿宋" w:eastAsia="仿宋" w:cs="仿宋"/>
                <w:sz w:val="21"/>
                <w:szCs w:val="21"/>
                <w:highlight w:val="none"/>
              </w:rPr>
            </w:pPr>
            <w:r>
              <w:rPr>
                <w:rFonts w:hint="eastAsia" w:ascii="仿宋" w:hAnsi="仿宋" w:eastAsia="仿宋" w:cs="仿宋"/>
                <w:sz w:val="21"/>
                <w:szCs w:val="21"/>
                <w:highlight w:val="none"/>
              </w:rPr>
              <w:t>（13分）</w:t>
            </w:r>
          </w:p>
        </w:tc>
        <w:tc>
          <w:tcPr>
            <w:tcW w:w="6600" w:type="dxa"/>
            <w:vAlign w:val="center"/>
          </w:tcPr>
          <w:p w14:paraId="53958C3C">
            <w:pPr>
              <w:pStyle w:val="15"/>
              <w:rPr>
                <w:rFonts w:ascii="仿宋" w:hAnsi="仿宋" w:eastAsia="仿宋" w:cs="仿宋"/>
                <w:sz w:val="21"/>
                <w:highlight w:val="none"/>
              </w:rPr>
            </w:pPr>
            <w:r>
              <w:rPr>
                <w:rFonts w:hint="eastAsia" w:ascii="仿宋" w:hAnsi="仿宋" w:eastAsia="仿宋" w:cs="仿宋"/>
                <w:sz w:val="21"/>
                <w:highlight w:val="none"/>
              </w:rPr>
              <w:t>1、202</w:t>
            </w:r>
            <w:r>
              <w:rPr>
                <w:rFonts w:hint="eastAsia" w:ascii="仿宋" w:hAnsi="仿宋" w:eastAsia="仿宋" w:cs="仿宋"/>
                <w:sz w:val="21"/>
                <w:highlight w:val="none"/>
                <w:lang w:val="en-US" w:eastAsia="zh-CN"/>
              </w:rPr>
              <w:t>3</w:t>
            </w:r>
            <w:r>
              <w:rPr>
                <w:rFonts w:hint="eastAsia" w:ascii="仿宋" w:hAnsi="仿宋" w:eastAsia="仿宋" w:cs="仿宋"/>
                <w:sz w:val="21"/>
                <w:highlight w:val="none"/>
              </w:rPr>
              <w:t>年1月1日至今与系统</w:t>
            </w:r>
            <w:r>
              <w:rPr>
                <w:rFonts w:hint="eastAsia" w:ascii="仿宋" w:hAnsi="仿宋" w:eastAsia="仿宋" w:cs="仿宋"/>
                <w:sz w:val="21"/>
                <w:highlight w:val="none"/>
                <w:lang w:val="en-US" w:eastAsia="zh-CN"/>
              </w:rPr>
              <w:t>重要</w:t>
            </w:r>
            <w:r>
              <w:rPr>
                <w:rFonts w:hint="eastAsia" w:ascii="仿宋" w:hAnsi="仿宋" w:eastAsia="仿宋" w:cs="仿宋"/>
                <w:sz w:val="21"/>
                <w:highlight w:val="none"/>
              </w:rPr>
              <w:t>性银行总行开展同类业绩（类似项目：系统渗透测试项目、</w:t>
            </w:r>
            <w:r>
              <w:rPr>
                <w:rFonts w:hint="eastAsia" w:ascii="仿宋" w:hAnsi="仿宋" w:eastAsia="仿宋" w:cs="仿宋"/>
                <w:sz w:val="21"/>
                <w:highlight w:val="none"/>
                <w:lang w:val="en-US" w:eastAsia="zh-CN"/>
              </w:rPr>
              <w:t>系统</w:t>
            </w:r>
            <w:r>
              <w:rPr>
                <w:rFonts w:hint="eastAsia" w:ascii="仿宋" w:hAnsi="仿宋" w:eastAsia="仿宋" w:cs="仿宋"/>
                <w:sz w:val="21"/>
                <w:highlight w:val="none"/>
              </w:rPr>
              <w:t>安全测试项目）合作情况，每提供一个得2分；</w:t>
            </w:r>
          </w:p>
          <w:p w14:paraId="13CB7FA3">
            <w:pPr>
              <w:pStyle w:val="15"/>
              <w:rPr>
                <w:rFonts w:ascii="仿宋" w:hAnsi="仿宋" w:eastAsia="仿宋" w:cs="仿宋"/>
                <w:sz w:val="21"/>
                <w:highlight w:val="none"/>
              </w:rPr>
            </w:pPr>
            <w:r>
              <w:rPr>
                <w:rFonts w:hint="eastAsia" w:ascii="仿宋" w:hAnsi="仿宋" w:eastAsia="仿宋" w:cs="仿宋"/>
                <w:sz w:val="21"/>
                <w:highlight w:val="none"/>
              </w:rPr>
              <w:t>2、202</w:t>
            </w:r>
            <w:r>
              <w:rPr>
                <w:rFonts w:hint="eastAsia" w:ascii="仿宋" w:hAnsi="仿宋" w:eastAsia="仿宋" w:cs="仿宋"/>
                <w:sz w:val="21"/>
                <w:highlight w:val="none"/>
                <w:lang w:val="en-US" w:eastAsia="zh-CN"/>
              </w:rPr>
              <w:t>3</w:t>
            </w:r>
            <w:r>
              <w:rPr>
                <w:rFonts w:hint="eastAsia" w:ascii="仿宋" w:hAnsi="仿宋" w:eastAsia="仿宋" w:cs="仿宋"/>
                <w:sz w:val="21"/>
                <w:highlight w:val="none"/>
              </w:rPr>
              <w:t>年1月1日至今与除本条第1项外的其他</w:t>
            </w:r>
            <w:r>
              <w:rPr>
                <w:rFonts w:hint="eastAsia" w:ascii="仿宋" w:hAnsi="仿宋" w:eastAsia="仿宋" w:cs="仿宋"/>
                <w:sz w:val="21"/>
                <w:highlight w:val="none"/>
                <w:lang w:val="en-US" w:eastAsia="zh-CN"/>
              </w:rPr>
              <w:t>单位总行或</w:t>
            </w:r>
            <w:r>
              <w:rPr>
                <w:rFonts w:hint="eastAsia" w:ascii="仿宋" w:hAnsi="仿宋" w:eastAsia="仿宋" w:cs="仿宋"/>
                <w:sz w:val="21"/>
                <w:highlight w:val="none"/>
              </w:rPr>
              <w:t>总部开展同类业绩（类似项目：系统渗透测试项目、</w:t>
            </w:r>
            <w:r>
              <w:rPr>
                <w:rFonts w:hint="eastAsia" w:ascii="仿宋" w:hAnsi="仿宋" w:eastAsia="仿宋" w:cs="仿宋"/>
                <w:sz w:val="21"/>
                <w:highlight w:val="none"/>
                <w:lang w:val="en-US" w:eastAsia="zh-CN"/>
              </w:rPr>
              <w:t>系统</w:t>
            </w:r>
            <w:r>
              <w:rPr>
                <w:rFonts w:hint="eastAsia" w:ascii="仿宋" w:hAnsi="仿宋" w:eastAsia="仿宋" w:cs="仿宋"/>
                <w:sz w:val="21"/>
                <w:highlight w:val="none"/>
              </w:rPr>
              <w:t>安全测试项目）合作情况，每提供一个得1分，</w:t>
            </w:r>
          </w:p>
          <w:p w14:paraId="79BAD5D4">
            <w:pPr>
              <w:pStyle w:val="15"/>
              <w:rPr>
                <w:rFonts w:ascii="仿宋" w:hAnsi="仿宋" w:eastAsia="仿宋" w:cs="仿宋"/>
                <w:sz w:val="21"/>
                <w:highlight w:val="none"/>
              </w:rPr>
            </w:pPr>
            <w:r>
              <w:rPr>
                <w:rFonts w:hint="eastAsia" w:ascii="仿宋" w:hAnsi="仿宋" w:eastAsia="仿宋" w:cs="仿宋"/>
                <w:sz w:val="21"/>
                <w:highlight w:val="none"/>
              </w:rPr>
              <w:t>本条累计得分，最多13分。</w:t>
            </w:r>
          </w:p>
          <w:p w14:paraId="2711B3EF">
            <w:pPr>
              <w:pStyle w:val="15"/>
              <w:rPr>
                <w:rFonts w:ascii="仿宋" w:hAnsi="仿宋" w:eastAsia="仿宋" w:cs="仿宋"/>
                <w:sz w:val="21"/>
                <w:highlight w:val="none"/>
              </w:rPr>
            </w:pPr>
            <w:r>
              <w:rPr>
                <w:rFonts w:hint="eastAsia" w:ascii="仿宋" w:hAnsi="仿宋" w:eastAsia="仿宋" w:cs="仿宋"/>
                <w:sz w:val="21"/>
                <w:highlight w:val="none"/>
              </w:rPr>
              <w:t>评审依据：</w:t>
            </w:r>
          </w:p>
          <w:p w14:paraId="3D7A9D91">
            <w:pPr>
              <w:pStyle w:val="15"/>
              <w:rPr>
                <w:rFonts w:ascii="仿宋" w:hAnsi="仿宋" w:eastAsia="仿宋" w:cs="仿宋"/>
                <w:sz w:val="21"/>
                <w:highlight w:val="none"/>
              </w:rPr>
            </w:pPr>
            <w:r>
              <w:rPr>
                <w:rFonts w:hint="eastAsia" w:ascii="仿宋" w:hAnsi="仿宋" w:eastAsia="仿宋" w:cs="仿宋"/>
                <w:sz w:val="21"/>
                <w:highlight w:val="none"/>
              </w:rPr>
              <w:t>提供合同相关页（包含不限于合同首页、内容页、签字盖章页、日期页）复印件并加盖投标人公章。</w:t>
            </w:r>
          </w:p>
          <w:p w14:paraId="7F8F7C38">
            <w:pPr>
              <w:pStyle w:val="15"/>
              <w:rPr>
                <w:rFonts w:ascii="仿宋" w:hAnsi="仿宋" w:eastAsia="仿宋" w:cs="仿宋"/>
                <w:sz w:val="21"/>
                <w:highlight w:val="none"/>
              </w:rPr>
            </w:pPr>
            <w:r>
              <w:rPr>
                <w:rFonts w:hint="eastAsia" w:ascii="仿宋" w:hAnsi="仿宋" w:eastAsia="仿宋" w:cs="仿宋"/>
                <w:sz w:val="21"/>
                <w:highlight w:val="none"/>
              </w:rPr>
              <w:t>注：同一委托单位只能算一个业绩。</w:t>
            </w:r>
          </w:p>
          <w:p w14:paraId="5CDABC72">
            <w:pPr>
              <w:pStyle w:val="15"/>
              <w:rPr>
                <w:rFonts w:ascii="仿宋" w:hAnsi="仿宋" w:eastAsia="仿宋" w:cs="仿宋"/>
                <w:sz w:val="21"/>
                <w:highlight w:val="none"/>
              </w:rPr>
            </w:pPr>
            <w:r>
              <w:rPr>
                <w:rFonts w:hint="eastAsia" w:ascii="仿宋" w:hAnsi="仿宋" w:eastAsia="仿宋" w:cs="仿宋"/>
                <w:sz w:val="21"/>
                <w:highlight w:val="none"/>
              </w:rPr>
              <w:t>系统重要性银行是指：平安银行、光大银行、华夏银行、广发银行、宁波银行、上海银行、江苏银行、北京银行、</w:t>
            </w:r>
            <w:r>
              <w:rPr>
                <w:rFonts w:hint="eastAsia" w:ascii="仿宋" w:hAnsi="仿宋" w:eastAsia="仿宋" w:cs="仿宋"/>
                <w:sz w:val="21"/>
                <w:highlight w:val="none"/>
                <w:lang w:val="en-US" w:eastAsia="zh-CN"/>
              </w:rPr>
              <w:t>浙商银行、</w:t>
            </w:r>
            <w:r>
              <w:rPr>
                <w:rFonts w:hint="eastAsia" w:ascii="仿宋" w:hAnsi="仿宋" w:eastAsia="仿宋" w:cs="仿宋"/>
                <w:sz w:val="21"/>
                <w:highlight w:val="none"/>
              </w:rPr>
              <w:t>南京银行、浦发银行、中信银行、民生银行、邮储银行、交通银行、招商银行、兴业银行、工商银行、中国银行、建设银行、农业银行。</w:t>
            </w:r>
          </w:p>
        </w:tc>
      </w:tr>
      <w:tr w14:paraId="643759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restart"/>
            <w:vAlign w:val="center"/>
          </w:tcPr>
          <w:p w14:paraId="05F50D21">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技术部分</w:t>
            </w:r>
          </w:p>
          <w:p w14:paraId="5063C473">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（45分）</w:t>
            </w:r>
          </w:p>
        </w:tc>
        <w:tc>
          <w:tcPr>
            <w:tcW w:w="1428" w:type="dxa"/>
            <w:vAlign w:val="center"/>
          </w:tcPr>
          <w:p w14:paraId="36F0B412">
            <w:pPr>
              <w:pStyle w:val="15"/>
              <w:rPr>
                <w:rFonts w:ascii="仿宋" w:hAnsi="仿宋" w:eastAsia="仿宋" w:cs="仿宋"/>
                <w:sz w:val="21"/>
                <w:highlight w:val="none"/>
              </w:rPr>
            </w:pPr>
            <w:r>
              <w:rPr>
                <w:rFonts w:hint="eastAsia" w:ascii="仿宋" w:hAnsi="仿宋" w:eastAsia="仿宋" w:cs="仿宋"/>
                <w:sz w:val="21"/>
                <w:highlight w:val="none"/>
              </w:rPr>
              <w:t>项目服务方案（12分）</w:t>
            </w:r>
          </w:p>
        </w:tc>
        <w:tc>
          <w:tcPr>
            <w:tcW w:w="6600" w:type="dxa"/>
            <w:vAlign w:val="center"/>
          </w:tcPr>
          <w:p w14:paraId="20A72C34">
            <w:pPr>
              <w:pStyle w:val="15"/>
              <w:rPr>
                <w:rFonts w:ascii="仿宋" w:hAnsi="仿宋" w:eastAsia="仿宋" w:cs="仿宋"/>
                <w:sz w:val="21"/>
                <w:highlight w:val="none"/>
              </w:rPr>
            </w:pPr>
            <w:r>
              <w:rPr>
                <w:rFonts w:hint="eastAsia" w:ascii="仿宋" w:hAnsi="仿宋" w:eastAsia="仿宋" w:cs="仿宋"/>
                <w:sz w:val="21"/>
                <w:highlight w:val="none"/>
              </w:rPr>
              <w:t>投标人提供项目服务方案包括</w:t>
            </w:r>
            <w:r>
              <w:rPr>
                <w:rFonts w:hint="eastAsia" w:ascii="仿宋" w:hAnsi="仿宋" w:eastAsia="仿宋" w:cs="仿宋"/>
                <w:i w:val="0"/>
                <w:iCs w:val="0"/>
                <w:color w:val="000000"/>
                <w:kern w:val="0"/>
                <w:sz w:val="22"/>
                <w:szCs w:val="22"/>
                <w:highlight w:val="none"/>
                <w:u w:val="none"/>
                <w:lang w:val="en-US" w:eastAsia="zh-CN" w:bidi="ar"/>
              </w:rPr>
              <w:t>对招标人总分行全量互联网业务系统开展两轮渗透测试，深入挖掘系统中存在的安全漏洞，全面评估信息系统的安全状态，并对检测发现的问题提供详细整改方案，协助完成闭环整改</w:t>
            </w:r>
            <w:r>
              <w:rPr>
                <w:rFonts w:hint="eastAsia" w:ascii="仿宋" w:hAnsi="仿宋" w:eastAsia="仿宋" w:cs="仿宋"/>
                <w:sz w:val="21"/>
                <w:highlight w:val="none"/>
              </w:rPr>
              <w:t>的需求理解分析，实施内容完整性、实施计划和系统渗透测试流程合理性、测试工具先进性、项目管理方案、服务质量控制方案、重保以及重大时间节点的人员保障及协调配合方案合理性、项目风险分析及应对措施及时性、组织管理、人员安排合理性、培训内容针对性；根据项目实施方案中的具体内容进行综合比较打分。</w:t>
            </w:r>
          </w:p>
          <w:p w14:paraId="223A2B57">
            <w:pPr>
              <w:pStyle w:val="15"/>
              <w:rPr>
                <w:rFonts w:ascii="仿宋" w:hAnsi="仿宋" w:eastAsia="仿宋" w:cs="仿宋"/>
                <w:sz w:val="21"/>
                <w:highlight w:val="none"/>
              </w:rPr>
            </w:pPr>
            <w:r>
              <w:rPr>
                <w:rFonts w:hint="eastAsia" w:ascii="仿宋" w:hAnsi="仿宋" w:eastAsia="仿宋" w:cs="仿宋"/>
                <w:sz w:val="21"/>
                <w:highlight w:val="none"/>
              </w:rPr>
              <w:t>方案全面合理、可操作性强，得9-12分；</w:t>
            </w:r>
          </w:p>
          <w:p w14:paraId="3ADD4E59">
            <w:pPr>
              <w:pStyle w:val="15"/>
              <w:rPr>
                <w:rFonts w:ascii="仿宋" w:hAnsi="仿宋" w:eastAsia="仿宋" w:cs="仿宋"/>
                <w:sz w:val="21"/>
                <w:highlight w:val="none"/>
              </w:rPr>
            </w:pPr>
            <w:r>
              <w:rPr>
                <w:rFonts w:hint="eastAsia" w:ascii="仿宋" w:hAnsi="仿宋" w:eastAsia="仿宋" w:cs="仿宋"/>
                <w:sz w:val="21"/>
                <w:highlight w:val="none"/>
              </w:rPr>
              <w:t>方案全面较合理、较全面、可操作性较强，得5-8分；</w:t>
            </w:r>
          </w:p>
          <w:p w14:paraId="07B3D642">
            <w:pPr>
              <w:pStyle w:val="15"/>
              <w:rPr>
                <w:rFonts w:ascii="仿宋" w:hAnsi="仿宋" w:eastAsia="仿宋" w:cs="仿宋"/>
                <w:sz w:val="21"/>
                <w:highlight w:val="none"/>
              </w:rPr>
            </w:pPr>
            <w:r>
              <w:rPr>
                <w:rFonts w:hint="eastAsia" w:ascii="仿宋" w:hAnsi="仿宋" w:eastAsia="仿宋" w:cs="仿宋"/>
                <w:sz w:val="21"/>
                <w:highlight w:val="none"/>
              </w:rPr>
              <w:t>方案全面合理性一般、可操作性一般，得3-4分；</w:t>
            </w:r>
          </w:p>
          <w:p w14:paraId="3E24B7DD">
            <w:pPr>
              <w:pStyle w:val="15"/>
              <w:rPr>
                <w:rFonts w:ascii="仿宋" w:hAnsi="仿宋" w:eastAsia="仿宋" w:cs="仿宋"/>
                <w:sz w:val="21"/>
                <w:highlight w:val="none"/>
              </w:rPr>
            </w:pPr>
            <w:r>
              <w:rPr>
                <w:rFonts w:hint="eastAsia" w:ascii="仿宋" w:hAnsi="仿宋" w:eastAsia="仿宋" w:cs="仿宋"/>
                <w:sz w:val="21"/>
                <w:highlight w:val="none"/>
              </w:rPr>
              <w:t>方案全面合理性较差、可操作性较差，得0-2分。</w:t>
            </w:r>
          </w:p>
        </w:tc>
      </w:tr>
      <w:tr w14:paraId="1ACCC8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6A17E433">
            <w:pPr>
              <w:widowControl/>
              <w:spacing w:line="360" w:lineRule="auto"/>
              <w:jc w:val="center"/>
              <w:rPr>
                <w:rFonts w:ascii="仿宋" w:hAnsi="仿宋" w:eastAsia="仿宋" w:cs="仿宋"/>
                <w:kern w:val="0"/>
                <w:sz w:val="21"/>
                <w:highlight w:val="none"/>
              </w:rPr>
            </w:pPr>
          </w:p>
        </w:tc>
        <w:tc>
          <w:tcPr>
            <w:tcW w:w="1428" w:type="dxa"/>
            <w:vAlign w:val="center"/>
          </w:tcPr>
          <w:p w14:paraId="10ECD1E9">
            <w:pPr>
              <w:pStyle w:val="15"/>
              <w:rPr>
                <w:rFonts w:ascii="仿宋" w:hAnsi="仿宋" w:eastAsia="仿宋" w:cs="仿宋"/>
                <w:sz w:val="21"/>
                <w:highlight w:val="none"/>
              </w:rPr>
            </w:pPr>
            <w:r>
              <w:rPr>
                <w:rFonts w:hint="eastAsia" w:ascii="仿宋" w:hAnsi="仿宋" w:eastAsia="仿宋" w:cs="仿宋"/>
                <w:sz w:val="21"/>
                <w:highlight w:val="none"/>
              </w:rPr>
              <w:t>项目团队组成（15分）</w:t>
            </w:r>
          </w:p>
          <w:p w14:paraId="306EE841">
            <w:pPr>
              <w:pStyle w:val="15"/>
              <w:rPr>
                <w:rFonts w:ascii="仿宋" w:hAnsi="仿宋" w:eastAsia="仿宋" w:cs="仿宋"/>
                <w:sz w:val="21"/>
                <w:highlight w:val="none"/>
              </w:rPr>
            </w:pPr>
          </w:p>
        </w:tc>
        <w:tc>
          <w:tcPr>
            <w:tcW w:w="6600" w:type="dxa"/>
            <w:vAlign w:val="center"/>
          </w:tcPr>
          <w:p w14:paraId="3AC38D15">
            <w:pPr>
              <w:pStyle w:val="15"/>
              <w:rPr>
                <w:rFonts w:ascii="仿宋" w:hAnsi="仿宋" w:eastAsia="仿宋" w:cs="仿宋"/>
                <w:sz w:val="21"/>
                <w:highlight w:val="none"/>
              </w:rPr>
            </w:pPr>
            <w:r>
              <w:rPr>
                <w:rFonts w:hint="eastAsia" w:ascii="仿宋" w:hAnsi="仿宋" w:eastAsia="仿宋" w:cs="仿宋"/>
                <w:sz w:val="21"/>
                <w:highlight w:val="none"/>
              </w:rPr>
              <w:t>1、项目经理业绩：</w:t>
            </w:r>
            <w:r>
              <w:rPr>
                <w:rFonts w:hint="eastAsia" w:ascii="仿宋" w:hAnsi="仿宋" w:eastAsia="仿宋" w:cs="仿宋"/>
                <w:i w:val="0"/>
                <w:iCs w:val="0"/>
                <w:color w:val="000000"/>
                <w:kern w:val="0"/>
                <w:sz w:val="22"/>
                <w:szCs w:val="22"/>
                <w:highlight w:val="none"/>
                <w:u w:val="none"/>
                <w:lang w:val="en-US" w:eastAsia="zh-CN" w:bidi="ar"/>
              </w:rPr>
              <w:t>需具有3年以上安全服务项目管理经验；统筹相关工作,监督项目执行与情况汇报,控制工作质量,执行变更和应急情况管理并根据实际状况调整人员安排,以保证项目的正常高效运作</w:t>
            </w:r>
            <w:r>
              <w:rPr>
                <w:rFonts w:hint="eastAsia" w:ascii="仿宋" w:hAnsi="仿宋" w:eastAsia="仿宋" w:cs="仿宋"/>
                <w:sz w:val="21"/>
                <w:highlight w:val="none"/>
              </w:rPr>
              <w:t>。具备3个及以上同业渗透测试经验，提供合同复印件（合同首页、服务内容页、金额页、签字盖章页、项目经理任命书（合同中能体现项目经理名字的可不提供任命书）），满足得3分，否则得0分。</w:t>
            </w:r>
          </w:p>
          <w:p w14:paraId="3AE089D5">
            <w:pPr>
              <w:pStyle w:val="15"/>
              <w:rPr>
                <w:rFonts w:ascii="仿宋" w:hAnsi="仿宋" w:eastAsia="仿宋" w:cs="仿宋"/>
                <w:sz w:val="21"/>
                <w:highlight w:val="none"/>
              </w:rPr>
            </w:pPr>
            <w:r>
              <w:rPr>
                <w:rFonts w:hint="eastAsia" w:ascii="仿宋" w:hAnsi="仿宋" w:eastAsia="仿宋" w:cs="仿宋"/>
                <w:sz w:val="21"/>
                <w:highlight w:val="none"/>
              </w:rPr>
              <w:t>2、投标人应提供团队的姓名、年龄、职务、职称、学历、电话、邮箱相关项目经验情况、人员数量及实力等，提供人员</w:t>
            </w:r>
            <w:r>
              <w:rPr>
                <w:rFonts w:hint="eastAsia" w:ascii="仿宋" w:hAnsi="仿宋" w:eastAsia="仿宋" w:cs="仿宋"/>
                <w:sz w:val="21"/>
                <w:highlight w:val="none"/>
                <w:lang w:val="en-US" w:eastAsia="zh-CN"/>
              </w:rPr>
              <w:t>团队</w:t>
            </w:r>
            <w:r>
              <w:rPr>
                <w:rFonts w:hint="eastAsia" w:ascii="仿宋" w:hAnsi="仿宋" w:eastAsia="仿宋" w:cs="仿宋"/>
                <w:sz w:val="21"/>
                <w:highlight w:val="none"/>
              </w:rPr>
              <w:t>不少于</w:t>
            </w:r>
            <w:r>
              <w:rPr>
                <w:rFonts w:hint="eastAsia" w:ascii="仿宋" w:hAnsi="仿宋" w:eastAsia="仿宋" w:cs="仿宋"/>
                <w:sz w:val="21"/>
                <w:highlight w:val="none"/>
                <w:lang w:val="en-US" w:eastAsia="zh-CN"/>
              </w:rPr>
              <w:t>7</w:t>
            </w:r>
            <w:r>
              <w:rPr>
                <w:rFonts w:hint="eastAsia" w:ascii="仿宋" w:hAnsi="仿宋" w:eastAsia="仿宋" w:cs="仿宋"/>
                <w:sz w:val="21"/>
                <w:highlight w:val="none"/>
              </w:rPr>
              <w:t>人，团队成员均具备2年及以上安全行业经验</w:t>
            </w:r>
            <w:r>
              <w:rPr>
                <w:rFonts w:hint="eastAsia" w:ascii="仿宋" w:hAnsi="仿宋" w:eastAsia="仿宋" w:cs="仿宋"/>
                <w:sz w:val="21"/>
                <w:highlight w:val="none"/>
                <w:lang w:eastAsia="zh-CN"/>
              </w:rPr>
              <w:t>，</w:t>
            </w:r>
            <w:r>
              <w:rPr>
                <w:rFonts w:hint="eastAsia" w:ascii="仿宋" w:hAnsi="仿宋" w:eastAsia="仿宋" w:cs="仿宋"/>
                <w:sz w:val="21"/>
                <w:highlight w:val="none"/>
              </w:rPr>
              <w:t>具备APP hook及小程序加解密能力的安全服务</w:t>
            </w:r>
            <w:r>
              <w:rPr>
                <w:rFonts w:hint="eastAsia" w:ascii="仿宋" w:hAnsi="仿宋" w:eastAsia="仿宋" w:cs="仿宋"/>
                <w:sz w:val="21"/>
                <w:highlight w:val="none"/>
                <w:lang w:val="en-US" w:eastAsia="zh-CN"/>
              </w:rPr>
              <w:t>能力</w:t>
            </w:r>
            <w:r>
              <w:rPr>
                <w:rFonts w:hint="eastAsia" w:ascii="仿宋" w:hAnsi="仿宋" w:eastAsia="仿宋" w:cs="仿宋"/>
                <w:sz w:val="21"/>
                <w:highlight w:val="none"/>
              </w:rPr>
              <w:t>，团队应具备WEB及APP的渗透测试分析能力，成员应熟悉渗透测试步骤、方法、流程，能够熟练使用各种常见的渗透测试工具（BurpSuite、Yakit、Nmap等）。</w:t>
            </w:r>
          </w:p>
          <w:p w14:paraId="7A8AAF0B">
            <w:pPr>
              <w:pStyle w:val="15"/>
              <w:rPr>
                <w:rFonts w:ascii="仿宋" w:hAnsi="仿宋" w:eastAsia="仿宋" w:cs="仿宋"/>
                <w:sz w:val="21"/>
                <w:highlight w:val="none"/>
              </w:rPr>
            </w:pPr>
            <w:r>
              <w:rPr>
                <w:rFonts w:hint="eastAsia" w:ascii="仿宋" w:hAnsi="仿宋" w:eastAsia="仿宋" w:cs="仿宋"/>
                <w:sz w:val="21"/>
                <w:highlight w:val="none"/>
              </w:rPr>
              <w:t>（1）人员配备合理，针对性强，具有丰富的相关服务经验，专业性强，得10-12分；</w:t>
            </w:r>
          </w:p>
          <w:p w14:paraId="3243281D">
            <w:pPr>
              <w:pStyle w:val="15"/>
              <w:rPr>
                <w:rFonts w:ascii="仿宋" w:hAnsi="仿宋" w:eastAsia="仿宋" w:cs="仿宋"/>
                <w:sz w:val="21"/>
                <w:highlight w:val="none"/>
              </w:rPr>
            </w:pPr>
            <w:r>
              <w:rPr>
                <w:rFonts w:hint="eastAsia" w:ascii="仿宋" w:hAnsi="仿宋" w:eastAsia="仿宋" w:cs="仿宋"/>
                <w:sz w:val="21"/>
                <w:highlight w:val="none"/>
              </w:rPr>
              <w:t>（2）人员配备较合理，针对性较强，具备一定的相关服务经验，得7-9分；</w:t>
            </w:r>
          </w:p>
          <w:p w14:paraId="5012B452">
            <w:pPr>
              <w:pStyle w:val="15"/>
              <w:rPr>
                <w:rFonts w:ascii="仿宋" w:hAnsi="仿宋" w:eastAsia="仿宋" w:cs="仿宋"/>
                <w:sz w:val="21"/>
                <w:highlight w:val="none"/>
              </w:rPr>
            </w:pPr>
            <w:r>
              <w:rPr>
                <w:rFonts w:hint="eastAsia" w:ascii="仿宋" w:hAnsi="仿宋" w:eastAsia="仿宋" w:cs="仿宋"/>
                <w:sz w:val="21"/>
                <w:highlight w:val="none"/>
              </w:rPr>
              <w:t>（3）配备基本合理，针对性一般，得3-6分；</w:t>
            </w:r>
          </w:p>
          <w:p w14:paraId="583EE0CA">
            <w:pPr>
              <w:pStyle w:val="15"/>
              <w:rPr>
                <w:rFonts w:ascii="仿宋" w:hAnsi="仿宋" w:eastAsia="仿宋" w:cs="仿宋"/>
                <w:sz w:val="21"/>
                <w:highlight w:val="none"/>
              </w:rPr>
            </w:pPr>
            <w:r>
              <w:rPr>
                <w:rFonts w:hint="eastAsia" w:ascii="仿宋" w:hAnsi="仿宋" w:eastAsia="仿宋" w:cs="仿宋"/>
                <w:sz w:val="21"/>
                <w:highlight w:val="none"/>
              </w:rPr>
              <w:t>（4）配备情况一般，针对性较差，得0-2分。</w:t>
            </w:r>
          </w:p>
          <w:p w14:paraId="255134B2">
            <w:pPr>
              <w:pStyle w:val="15"/>
              <w:rPr>
                <w:rFonts w:ascii="仿宋" w:hAnsi="仿宋" w:eastAsia="仿宋" w:cs="仿宋"/>
                <w:sz w:val="21"/>
                <w:highlight w:val="none"/>
              </w:rPr>
            </w:pPr>
            <w:r>
              <w:rPr>
                <w:rFonts w:hint="eastAsia" w:ascii="仿宋" w:hAnsi="仿宋" w:eastAsia="仿宋" w:cs="仿宋"/>
                <w:sz w:val="21"/>
                <w:highlight w:val="none"/>
              </w:rPr>
              <w:t>注：招标人有调换不满足要求的投标人团队人员的权利，投标人须无条件配合，以上人员需提供在投标单位所缴纳的近半年任意一个月的社保证明材料，在实施过程投标人不得随意更换本次投标提供服务的人员。</w:t>
            </w:r>
          </w:p>
        </w:tc>
      </w:tr>
      <w:tr w14:paraId="679D1A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73B74650">
            <w:pPr>
              <w:widowControl/>
              <w:spacing w:line="360" w:lineRule="auto"/>
              <w:jc w:val="center"/>
              <w:rPr>
                <w:rFonts w:ascii="仿宋" w:hAnsi="仿宋" w:eastAsia="仿宋" w:cs="仿宋"/>
                <w:kern w:val="0"/>
                <w:sz w:val="21"/>
                <w:highlight w:val="none"/>
              </w:rPr>
            </w:pPr>
          </w:p>
        </w:tc>
        <w:tc>
          <w:tcPr>
            <w:tcW w:w="1428" w:type="dxa"/>
            <w:vAlign w:val="center"/>
          </w:tcPr>
          <w:p w14:paraId="7287C976">
            <w:pPr>
              <w:pStyle w:val="15"/>
              <w:rPr>
                <w:rFonts w:ascii="仿宋" w:hAnsi="仿宋" w:eastAsia="仿宋" w:cs="仿宋"/>
                <w:sz w:val="21"/>
                <w:highlight w:val="none"/>
              </w:rPr>
            </w:pPr>
            <w:r>
              <w:rPr>
                <w:rFonts w:hint="eastAsia" w:ascii="仿宋" w:hAnsi="仿宋" w:eastAsia="仿宋" w:cs="仿宋"/>
                <w:sz w:val="21"/>
                <w:highlight w:val="none"/>
              </w:rPr>
              <w:t>质量保障措施（9分）</w:t>
            </w:r>
          </w:p>
        </w:tc>
        <w:tc>
          <w:tcPr>
            <w:tcW w:w="6600" w:type="dxa"/>
            <w:vAlign w:val="center"/>
          </w:tcPr>
          <w:p w14:paraId="3A9043F1">
            <w:pPr>
              <w:pStyle w:val="15"/>
              <w:rPr>
                <w:rFonts w:ascii="仿宋" w:hAnsi="仿宋" w:eastAsia="仿宋" w:cs="仿宋"/>
                <w:sz w:val="21"/>
                <w:highlight w:val="none"/>
              </w:rPr>
            </w:pPr>
            <w:r>
              <w:rPr>
                <w:rFonts w:hint="eastAsia" w:ascii="仿宋" w:hAnsi="仿宋" w:eastAsia="仿宋" w:cs="仿宋"/>
                <w:sz w:val="21"/>
                <w:highlight w:val="none"/>
              </w:rPr>
              <w:t>投标人须提供针对服务的质量保障措施。根据投标人提供的全量互联网业务系统渗透测试服务质量把控方案，保障测试人员工作优质高效开展。质量保障措施包括但不限于漏洞复测时效性保障方案、高质量</w:t>
            </w:r>
            <w:r>
              <w:rPr>
                <w:rFonts w:hint="eastAsia" w:ascii="仿宋" w:hAnsi="仿宋" w:eastAsia="仿宋" w:cs="仿宋"/>
                <w:kern w:val="0"/>
                <w:sz w:val="21"/>
                <w:highlight w:val="none"/>
              </w:rPr>
              <w:t>交付《渗透测试归纳总结》文档，包括但不限于发现的漏洞总结、规避方案、整改建议及开发标准、</w:t>
            </w:r>
            <w:r>
              <w:rPr>
                <w:rFonts w:hint="eastAsia" w:ascii="仿宋" w:hAnsi="仿宋" w:eastAsia="仿宋" w:cs="仿宋"/>
                <w:sz w:val="21"/>
                <w:highlight w:val="none"/>
              </w:rPr>
              <w:t>测试报告、复测报告</w:t>
            </w:r>
            <w:r>
              <w:rPr>
                <w:rFonts w:hint="eastAsia" w:ascii="仿宋" w:hAnsi="仿宋" w:eastAsia="仿宋" w:cs="仿宋"/>
                <w:kern w:val="0"/>
                <w:sz w:val="21"/>
                <w:highlight w:val="none"/>
              </w:rPr>
              <w:t>等文档，提供满足招标人需求的措施，</w:t>
            </w:r>
            <w:r>
              <w:rPr>
                <w:rFonts w:hint="eastAsia" w:ascii="仿宋" w:hAnsi="仿宋" w:eastAsia="仿宋" w:cs="仿宋"/>
                <w:sz w:val="21"/>
                <w:highlight w:val="none"/>
              </w:rPr>
              <w:t>优秀的得7-9分，良好得4-6分，较差得0-3分。</w:t>
            </w:r>
          </w:p>
        </w:tc>
      </w:tr>
      <w:tr w14:paraId="5CB277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5419722E">
            <w:pPr>
              <w:widowControl/>
              <w:spacing w:line="360" w:lineRule="auto"/>
              <w:jc w:val="center"/>
              <w:rPr>
                <w:rFonts w:ascii="仿宋" w:hAnsi="仿宋" w:eastAsia="仿宋" w:cs="仿宋"/>
                <w:kern w:val="0"/>
                <w:sz w:val="21"/>
                <w:highlight w:val="none"/>
              </w:rPr>
            </w:pPr>
          </w:p>
        </w:tc>
        <w:tc>
          <w:tcPr>
            <w:tcW w:w="1428" w:type="dxa"/>
            <w:vAlign w:val="center"/>
          </w:tcPr>
          <w:p w14:paraId="663FCFE5">
            <w:pPr>
              <w:pStyle w:val="15"/>
              <w:rPr>
                <w:rFonts w:ascii="仿宋" w:hAnsi="仿宋" w:eastAsia="仿宋" w:cs="仿宋"/>
                <w:sz w:val="21"/>
                <w:highlight w:val="none"/>
                <w:lang w:bidi="ar"/>
              </w:rPr>
            </w:pPr>
            <w:r>
              <w:rPr>
                <w:rFonts w:hint="eastAsia" w:ascii="仿宋" w:hAnsi="仿宋" w:eastAsia="仿宋" w:cs="仿宋"/>
                <w:sz w:val="21"/>
                <w:highlight w:val="none"/>
              </w:rPr>
              <w:t>信息保密措施（3分）</w:t>
            </w:r>
          </w:p>
        </w:tc>
        <w:tc>
          <w:tcPr>
            <w:tcW w:w="6600" w:type="dxa"/>
            <w:vAlign w:val="center"/>
          </w:tcPr>
          <w:p w14:paraId="5A3C230D">
            <w:pPr>
              <w:pStyle w:val="15"/>
              <w:rPr>
                <w:rFonts w:ascii="仿宋" w:hAnsi="仿宋" w:eastAsia="仿宋" w:cs="仿宋"/>
                <w:sz w:val="21"/>
                <w:highlight w:val="none"/>
              </w:rPr>
            </w:pPr>
            <w:r>
              <w:rPr>
                <w:rFonts w:hint="eastAsia" w:ascii="仿宋" w:hAnsi="仿宋" w:eastAsia="仿宋" w:cs="仿宋"/>
                <w:sz w:val="21"/>
                <w:highlight w:val="none"/>
              </w:rPr>
              <w:t>鉴于招标人为金融行业企业，注重对信息保密，根据投标人提供的文件管理与信息安全保护方案、数据安全保障方案、防止泄露措施等方案进行评分。</w:t>
            </w:r>
          </w:p>
          <w:p w14:paraId="537273B4">
            <w:pPr>
              <w:pStyle w:val="15"/>
              <w:rPr>
                <w:rFonts w:ascii="仿宋" w:hAnsi="仿宋" w:eastAsia="仿宋" w:cs="仿宋"/>
                <w:sz w:val="21"/>
                <w:highlight w:val="none"/>
                <w:lang w:bidi="ar"/>
              </w:rPr>
            </w:pPr>
            <w:r>
              <w:rPr>
                <w:rFonts w:hint="eastAsia" w:ascii="仿宋" w:hAnsi="仿宋" w:eastAsia="仿宋" w:cs="仿宋"/>
                <w:sz w:val="21"/>
                <w:highlight w:val="none"/>
              </w:rPr>
              <w:t>优秀的得3分；较好的得2分；较差得0-1分。</w:t>
            </w:r>
          </w:p>
        </w:tc>
      </w:tr>
      <w:tr w14:paraId="23AA2CC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24CE4D4A">
            <w:pPr>
              <w:widowControl/>
              <w:spacing w:line="360" w:lineRule="auto"/>
              <w:jc w:val="center"/>
              <w:rPr>
                <w:rFonts w:ascii="仿宋" w:hAnsi="仿宋" w:eastAsia="仿宋" w:cs="仿宋"/>
                <w:kern w:val="0"/>
                <w:sz w:val="21"/>
                <w:highlight w:val="none"/>
              </w:rPr>
            </w:pPr>
          </w:p>
        </w:tc>
        <w:tc>
          <w:tcPr>
            <w:tcW w:w="1428" w:type="dxa"/>
            <w:vAlign w:val="center"/>
          </w:tcPr>
          <w:p w14:paraId="4F323503">
            <w:pPr>
              <w:pStyle w:val="15"/>
              <w:widowControl/>
              <w:spacing w:line="360" w:lineRule="auto"/>
              <w:jc w:val="center"/>
              <w:rPr>
                <w:rFonts w:ascii="仿宋" w:hAnsi="仿宋" w:eastAsia="仿宋" w:cs="仿宋"/>
                <w:sz w:val="21"/>
                <w:highlight w:val="none"/>
              </w:rPr>
            </w:pPr>
            <w:r>
              <w:rPr>
                <w:rFonts w:hint="eastAsia" w:ascii="仿宋" w:hAnsi="仿宋" w:eastAsia="仿宋" w:cs="仿宋"/>
                <w:sz w:val="21"/>
                <w:highlight w:val="none"/>
                <w:lang w:bidi="ar"/>
              </w:rPr>
              <w:t>重保期间支持（3分）</w:t>
            </w:r>
          </w:p>
        </w:tc>
        <w:tc>
          <w:tcPr>
            <w:tcW w:w="6600" w:type="dxa"/>
            <w:vAlign w:val="center"/>
          </w:tcPr>
          <w:p w14:paraId="74173546">
            <w:pPr>
              <w:pStyle w:val="15"/>
              <w:rPr>
                <w:rFonts w:ascii="仿宋" w:hAnsi="仿宋" w:eastAsia="仿宋" w:cs="仿宋"/>
                <w:sz w:val="21"/>
                <w:highlight w:val="none"/>
              </w:rPr>
            </w:pPr>
            <w:r>
              <w:rPr>
                <w:rFonts w:hint="eastAsia" w:ascii="仿宋" w:hAnsi="仿宋" w:eastAsia="仿宋" w:cs="仿宋"/>
                <w:sz w:val="21"/>
                <w:highlight w:val="none"/>
              </w:rPr>
              <w:t>针对本项目现场人员数量动态调整需求，承诺项目期内（含重保期）按时响应招标人针对投标人的现场测试需求，按需提供现场测试人员，并及时支持现场人员变更要求。</w:t>
            </w:r>
          </w:p>
          <w:p w14:paraId="68F14C22">
            <w:pPr>
              <w:pStyle w:val="15"/>
              <w:rPr>
                <w:rFonts w:ascii="仿宋" w:hAnsi="仿宋" w:eastAsia="仿宋" w:cs="仿宋"/>
                <w:sz w:val="21"/>
                <w:highlight w:val="none"/>
              </w:rPr>
            </w:pPr>
            <w:r>
              <w:rPr>
                <w:rFonts w:hint="eastAsia" w:ascii="仿宋" w:hAnsi="仿宋" w:eastAsia="仿宋" w:cs="仿宋"/>
                <w:sz w:val="21"/>
                <w:highlight w:val="none"/>
              </w:rPr>
              <w:t>按上述要求撰写《人员需求响应保证书》并加盖投标人公章，得3分，未提供或内容缺失不得分。</w:t>
            </w:r>
          </w:p>
        </w:tc>
      </w:tr>
      <w:tr w14:paraId="1CB0E7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0" w:hRule="atLeast"/>
          <w:jc w:val="center"/>
        </w:trPr>
        <w:tc>
          <w:tcPr>
            <w:tcW w:w="1322" w:type="dxa"/>
            <w:vMerge w:val="continue"/>
            <w:vAlign w:val="center"/>
          </w:tcPr>
          <w:p w14:paraId="3E3A3650">
            <w:pPr>
              <w:widowControl/>
              <w:spacing w:line="360" w:lineRule="auto"/>
              <w:jc w:val="center"/>
              <w:rPr>
                <w:rFonts w:ascii="仿宋" w:hAnsi="仿宋" w:eastAsia="仿宋" w:cs="仿宋"/>
                <w:kern w:val="0"/>
                <w:sz w:val="21"/>
                <w:highlight w:val="none"/>
              </w:rPr>
            </w:pPr>
          </w:p>
        </w:tc>
        <w:tc>
          <w:tcPr>
            <w:tcW w:w="1428" w:type="dxa"/>
            <w:vAlign w:val="center"/>
          </w:tcPr>
          <w:p w14:paraId="57E6F6D5">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增值服务</w:t>
            </w:r>
          </w:p>
          <w:p w14:paraId="25C9F5DD">
            <w:pPr>
              <w:widowControl/>
              <w:spacing w:line="360" w:lineRule="auto"/>
              <w:jc w:val="center"/>
              <w:rPr>
                <w:rFonts w:ascii="仿宋" w:hAnsi="仿宋" w:eastAsia="仿宋" w:cs="仿宋"/>
                <w:kern w:val="0"/>
                <w:sz w:val="21"/>
                <w:highlight w:val="none"/>
              </w:rPr>
            </w:pPr>
            <w:r>
              <w:rPr>
                <w:rFonts w:hint="eastAsia" w:ascii="仿宋" w:hAnsi="仿宋" w:eastAsia="仿宋" w:cs="仿宋"/>
                <w:kern w:val="0"/>
                <w:sz w:val="21"/>
                <w:highlight w:val="none"/>
              </w:rPr>
              <w:t>（3分）</w:t>
            </w:r>
          </w:p>
        </w:tc>
        <w:tc>
          <w:tcPr>
            <w:tcW w:w="6600" w:type="dxa"/>
            <w:vAlign w:val="center"/>
          </w:tcPr>
          <w:p w14:paraId="5E0137FE">
            <w:pPr>
              <w:pStyle w:val="24"/>
              <w:rPr>
                <w:rFonts w:ascii="仿宋" w:hAnsi="仿宋" w:eastAsia="仿宋" w:cs="仿宋"/>
                <w:sz w:val="21"/>
                <w:szCs w:val="21"/>
                <w:highlight w:val="none"/>
              </w:rPr>
            </w:pPr>
            <w:r>
              <w:rPr>
                <w:rFonts w:hint="eastAsia" w:ascii="仿宋" w:hAnsi="仿宋" w:eastAsia="仿宋" w:cs="仿宋"/>
                <w:sz w:val="21"/>
                <w:szCs w:val="21"/>
                <w:highlight w:val="none"/>
              </w:rPr>
              <w:t>结合招标文件中提出的实际需求，投标人提供能够免费提供额外的增值服务，根据增值服务内容及对项目的有利性进行综合评审，在0-3分之间打分。</w:t>
            </w:r>
          </w:p>
        </w:tc>
      </w:tr>
    </w:tbl>
    <w:p w14:paraId="7ECA0B66">
      <w:pPr>
        <w:pStyle w:val="2"/>
        <w:rPr>
          <w:rFonts w:hint="eastAsia"/>
          <w:highlight w:val="none"/>
          <w:lang w:val="en-US" w:eastAsia="zh-CN"/>
        </w:rPr>
      </w:pPr>
    </w:p>
    <w:p w14:paraId="2D6A89E5">
      <w:pPr>
        <w:spacing w:line="360" w:lineRule="auto"/>
        <w:rPr>
          <w:rFonts w:hint="eastAsia" w:ascii="仿宋" w:hAnsi="仿宋" w:eastAsia="仿宋" w:cs="仿宋"/>
          <w:highlight w:val="none"/>
          <w:lang w:eastAsia="zh-CN"/>
        </w:rPr>
      </w:pPr>
      <w:r>
        <w:rPr>
          <w:rFonts w:hint="eastAsia" w:ascii="仿宋" w:hAnsi="仿宋" w:eastAsia="仿宋" w:cs="仿宋"/>
          <w:color w:val="auto"/>
          <w:sz w:val="24"/>
          <w:szCs w:val="24"/>
          <w:highlight w:val="none"/>
        </w:rPr>
        <w:t>注：递交</w:t>
      </w:r>
      <w:r>
        <w:rPr>
          <w:rFonts w:hint="eastAsia" w:ascii="仿宋" w:hAnsi="仿宋" w:eastAsia="仿宋" w:cs="仿宋"/>
          <w:color w:val="auto"/>
          <w:sz w:val="24"/>
          <w:szCs w:val="24"/>
          <w:highlight w:val="none"/>
          <w:lang w:val="en-US" w:eastAsia="zh-CN"/>
        </w:rPr>
        <w:t>投标</w:t>
      </w:r>
      <w:r>
        <w:rPr>
          <w:rFonts w:hint="eastAsia" w:ascii="仿宋" w:hAnsi="仿宋" w:eastAsia="仿宋" w:cs="仿宋"/>
          <w:color w:val="auto"/>
          <w:sz w:val="24"/>
          <w:szCs w:val="24"/>
          <w:highlight w:val="none"/>
        </w:rPr>
        <w:t>文件后的任何时间，</w:t>
      </w:r>
      <w:r>
        <w:rPr>
          <w:rFonts w:hint="eastAsia" w:ascii="仿宋" w:hAnsi="仿宋" w:eastAsia="仿宋" w:cs="仿宋"/>
          <w:color w:val="auto"/>
          <w:sz w:val="24"/>
          <w:szCs w:val="24"/>
          <w:highlight w:val="none"/>
          <w:lang w:val="en-US" w:eastAsia="zh-CN"/>
        </w:rPr>
        <w:t>招标</w:t>
      </w:r>
      <w:r>
        <w:rPr>
          <w:rFonts w:hint="eastAsia" w:ascii="仿宋" w:hAnsi="仿宋" w:eastAsia="仿宋" w:cs="仿宋"/>
          <w:color w:val="auto"/>
          <w:sz w:val="24"/>
          <w:szCs w:val="24"/>
          <w:highlight w:val="none"/>
        </w:rPr>
        <w:t>人有权查看</w:t>
      </w:r>
      <w:r>
        <w:rPr>
          <w:rFonts w:hint="eastAsia" w:ascii="仿宋" w:hAnsi="仿宋" w:eastAsia="仿宋" w:cs="仿宋"/>
          <w:color w:val="auto"/>
          <w:sz w:val="24"/>
          <w:szCs w:val="24"/>
          <w:highlight w:val="none"/>
          <w:lang w:val="en-US" w:eastAsia="zh-CN"/>
        </w:rPr>
        <w:t>投标人</w:t>
      </w:r>
      <w:r>
        <w:rPr>
          <w:rFonts w:hint="eastAsia" w:ascii="仿宋" w:hAnsi="仿宋" w:eastAsia="仿宋" w:cs="仿宋"/>
          <w:color w:val="auto"/>
          <w:sz w:val="24"/>
          <w:szCs w:val="24"/>
          <w:highlight w:val="none"/>
        </w:rPr>
        <w:t>提供的业绩原件，</w:t>
      </w:r>
      <w:r>
        <w:rPr>
          <w:rFonts w:hint="eastAsia" w:ascii="仿宋" w:hAnsi="仿宋" w:eastAsia="仿宋" w:cs="仿宋"/>
          <w:color w:val="auto"/>
          <w:sz w:val="24"/>
          <w:szCs w:val="24"/>
          <w:highlight w:val="none"/>
          <w:lang w:val="en-US" w:eastAsia="zh-CN"/>
        </w:rPr>
        <w:t>投标人</w:t>
      </w:r>
      <w:r>
        <w:rPr>
          <w:rFonts w:hint="eastAsia" w:ascii="仿宋" w:hAnsi="仿宋" w:eastAsia="仿宋" w:cs="仿宋"/>
          <w:color w:val="auto"/>
          <w:sz w:val="24"/>
          <w:szCs w:val="24"/>
          <w:highlight w:val="none"/>
        </w:rPr>
        <w:t>须无条件配合。如</w:t>
      </w:r>
      <w:r>
        <w:rPr>
          <w:rFonts w:hint="eastAsia" w:ascii="仿宋" w:hAnsi="仿宋" w:eastAsia="仿宋" w:cs="仿宋"/>
          <w:color w:val="auto"/>
          <w:sz w:val="24"/>
          <w:szCs w:val="24"/>
          <w:highlight w:val="none"/>
          <w:lang w:val="en-US" w:eastAsia="zh-CN"/>
        </w:rPr>
        <w:t>投标人</w:t>
      </w:r>
      <w:r>
        <w:rPr>
          <w:rFonts w:hint="eastAsia" w:ascii="仿宋" w:hAnsi="仿宋" w:eastAsia="仿宋" w:cs="仿宋"/>
          <w:color w:val="auto"/>
          <w:sz w:val="24"/>
          <w:szCs w:val="24"/>
          <w:highlight w:val="none"/>
        </w:rPr>
        <w:t>不配合将被视为弄虚作假，按无效</w:t>
      </w:r>
      <w:r>
        <w:rPr>
          <w:rFonts w:hint="eastAsia" w:ascii="仿宋" w:hAnsi="仿宋" w:eastAsia="仿宋" w:cs="仿宋"/>
          <w:color w:val="auto"/>
          <w:sz w:val="24"/>
          <w:szCs w:val="24"/>
          <w:highlight w:val="none"/>
          <w:lang w:val="en-US" w:eastAsia="zh-CN"/>
        </w:rPr>
        <w:t>投标</w:t>
      </w:r>
      <w:r>
        <w:rPr>
          <w:rFonts w:hint="eastAsia" w:ascii="仿宋" w:hAnsi="仿宋" w:eastAsia="仿宋" w:cs="仿宋"/>
          <w:color w:val="auto"/>
          <w:sz w:val="24"/>
          <w:szCs w:val="24"/>
          <w:highlight w:val="none"/>
        </w:rPr>
        <w:t>处理</w:t>
      </w:r>
      <w:r>
        <w:rPr>
          <w:rFonts w:hint="eastAsia" w:ascii="仿宋" w:hAnsi="仿宋" w:eastAsia="仿宋" w:cs="仿宋"/>
          <w:color w:val="auto"/>
          <w:sz w:val="24"/>
          <w:szCs w:val="24"/>
          <w:highlight w:val="none"/>
          <w:lang w:eastAsia="zh-CN"/>
        </w:rPr>
        <w:t>。</w:t>
      </w:r>
    </w:p>
    <w:p w14:paraId="4E9B665B">
      <w:pPr>
        <w:pStyle w:val="85"/>
        <w:spacing w:line="360" w:lineRule="auto"/>
        <w:rPr>
          <w:rFonts w:hint="eastAsia" w:ascii="仿宋" w:hAnsi="仿宋" w:eastAsia="仿宋" w:cs="仿宋"/>
          <w:highlight w:val="none"/>
        </w:rPr>
      </w:pPr>
      <w:bookmarkStart w:id="98" w:name="_Toc24709"/>
      <w:r>
        <w:rPr>
          <w:rFonts w:hint="eastAsia" w:ascii="仿宋" w:hAnsi="仿宋" w:eastAsia="仿宋" w:cs="仿宋"/>
          <w:highlight w:val="none"/>
        </w:rPr>
        <w:t>评标程序</w:t>
      </w:r>
      <w:bookmarkEnd w:id="98"/>
    </w:p>
    <w:p w14:paraId="556BECE0">
      <w:pPr>
        <w:pStyle w:val="52"/>
        <w:spacing w:line="360" w:lineRule="auto"/>
        <w:rPr>
          <w:rFonts w:hint="eastAsia" w:ascii="仿宋" w:hAnsi="仿宋" w:eastAsia="仿宋" w:cs="仿宋"/>
          <w:highlight w:val="none"/>
        </w:rPr>
      </w:pPr>
      <w:r>
        <w:rPr>
          <w:rFonts w:hint="eastAsia" w:ascii="仿宋" w:hAnsi="仿宋" w:eastAsia="仿宋" w:cs="仿宋"/>
          <w:highlight w:val="none"/>
        </w:rPr>
        <w:t>初步评审</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资格和符合性</w:t>
      </w:r>
      <w:r>
        <w:rPr>
          <w:rFonts w:hint="eastAsia" w:ascii="仿宋" w:hAnsi="仿宋" w:eastAsia="仿宋" w:cs="仿宋"/>
          <w:highlight w:val="none"/>
          <w:lang w:eastAsia="zh-CN"/>
        </w:rPr>
        <w:t>）</w:t>
      </w:r>
    </w:p>
    <w:p w14:paraId="750C0F7C">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可以要求投标人提交第二章“投标人须知”规定的有关证明和证件的原件，以便核验。评标委员会依据本章评标办法前附表规定的标准对投标文件进行初步评审。有一项不符合评审标准的，评标委员会应当否决其投标。</w:t>
      </w:r>
    </w:p>
    <w:p w14:paraId="08CFAB0C">
      <w:pPr>
        <w:pStyle w:val="53"/>
        <w:spacing w:line="360" w:lineRule="auto"/>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出现以下情形的，评标委员会应当将其作为无效投标或无效响应处理，并取消其一年内参加北京银行集中采购项目的投标/响应资格</w:t>
      </w:r>
      <w:r>
        <w:rPr>
          <w:rFonts w:hint="eastAsia" w:ascii="仿宋" w:hAnsi="仿宋" w:eastAsia="仿宋" w:cs="仿宋"/>
          <w:highlight w:val="none"/>
          <w:lang w:eastAsia="zh-CN"/>
        </w:rPr>
        <w:t>；</w:t>
      </w:r>
    </w:p>
    <w:p w14:paraId="323E867F">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w:t>
      </w:r>
      <w:r>
        <w:rPr>
          <w:rFonts w:hint="eastAsia" w:ascii="仿宋" w:hAnsi="仿宋" w:eastAsia="仿宋" w:cs="仿宋"/>
          <w:highlight w:val="none"/>
        </w:rPr>
        <w:t>）不同</w:t>
      </w:r>
      <w:r>
        <w:rPr>
          <w:rFonts w:hint="eastAsia" w:ascii="仿宋" w:hAnsi="仿宋" w:eastAsia="仿宋" w:cs="仿宋"/>
          <w:highlight w:val="none"/>
          <w:lang w:val="en-US" w:eastAsia="zh-CN"/>
        </w:rPr>
        <w:t>投标人</w:t>
      </w:r>
      <w:r>
        <w:rPr>
          <w:rFonts w:hint="eastAsia" w:ascii="仿宋" w:hAnsi="仿宋" w:eastAsia="仿宋" w:cs="仿宋"/>
          <w:highlight w:val="none"/>
        </w:rPr>
        <w:t>的投标文件由同一单位或者个人编制；</w:t>
      </w:r>
    </w:p>
    <w:p w14:paraId="6E65C1A2">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2</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委托同一单位或者个人办理投标或响应事宜；</w:t>
      </w:r>
    </w:p>
    <w:p w14:paraId="0C3C0AA9">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3</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的投标文件载明的项目管理成员或者联系人员为同一人；</w:t>
      </w:r>
    </w:p>
    <w:p w14:paraId="19838F9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4</w:t>
      </w:r>
      <w:r>
        <w:rPr>
          <w:rFonts w:hint="eastAsia" w:ascii="仿宋" w:hAnsi="仿宋" w:eastAsia="仿宋" w:cs="仿宋"/>
          <w:highlight w:val="none"/>
          <w:lang w:eastAsia="zh-CN"/>
        </w:rPr>
        <w:t>）</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的投标报价呈规律性差异；</w:t>
      </w:r>
    </w:p>
    <w:p w14:paraId="52DDEC4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5</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的投标文件相互混装；</w:t>
      </w:r>
    </w:p>
    <w:p w14:paraId="1024CA44">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6</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的投标保证金从同一单位或者个人的账户转出；</w:t>
      </w:r>
    </w:p>
    <w:p w14:paraId="4522ACA8">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7</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直接或者间接从</w:t>
      </w:r>
      <w:r>
        <w:rPr>
          <w:rFonts w:hint="eastAsia" w:ascii="仿宋" w:hAnsi="仿宋" w:eastAsia="仿宋" w:cs="仿宋"/>
          <w:highlight w:val="none"/>
          <w:lang w:val="en-US" w:eastAsia="zh-CN"/>
        </w:rPr>
        <w:t>招标人</w:t>
      </w:r>
      <w:r>
        <w:rPr>
          <w:rFonts w:hint="eastAsia" w:ascii="仿宋" w:hAnsi="仿宋" w:eastAsia="仿宋" w:cs="仿宋"/>
          <w:highlight w:val="none"/>
        </w:rPr>
        <w:t>或者</w:t>
      </w:r>
      <w:r>
        <w:rPr>
          <w:rFonts w:hint="eastAsia" w:ascii="仿宋" w:hAnsi="仿宋" w:eastAsia="仿宋" w:cs="仿宋"/>
          <w:highlight w:val="none"/>
          <w:lang w:val="en-US" w:eastAsia="zh-CN"/>
        </w:rPr>
        <w:t>招标</w:t>
      </w:r>
      <w:r>
        <w:rPr>
          <w:rFonts w:hint="eastAsia" w:ascii="仿宋" w:hAnsi="仿宋" w:eastAsia="仿宋" w:cs="仿宋"/>
          <w:highlight w:val="none"/>
        </w:rPr>
        <w:t>代理机构处获得其他</w:t>
      </w:r>
      <w:r>
        <w:rPr>
          <w:rFonts w:hint="eastAsia" w:ascii="仿宋" w:hAnsi="仿宋" w:eastAsia="仿宋" w:cs="仿宋"/>
          <w:highlight w:val="none"/>
          <w:lang w:eastAsia="zh-CN"/>
        </w:rPr>
        <w:t>投标人</w:t>
      </w:r>
      <w:r>
        <w:rPr>
          <w:rFonts w:hint="eastAsia" w:ascii="仿宋" w:hAnsi="仿宋" w:eastAsia="仿宋" w:cs="仿宋"/>
          <w:highlight w:val="none"/>
        </w:rPr>
        <w:t>的相关情况并修改其投标文件；</w:t>
      </w:r>
    </w:p>
    <w:p w14:paraId="28F2745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8</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按照</w:t>
      </w:r>
      <w:r>
        <w:rPr>
          <w:rFonts w:hint="eastAsia" w:ascii="仿宋" w:hAnsi="仿宋" w:eastAsia="仿宋" w:cs="仿宋"/>
          <w:highlight w:val="none"/>
          <w:lang w:val="en-US" w:eastAsia="zh-CN"/>
        </w:rPr>
        <w:t>招标人</w:t>
      </w:r>
      <w:r>
        <w:rPr>
          <w:rFonts w:hint="eastAsia" w:ascii="仿宋" w:hAnsi="仿宋" w:eastAsia="仿宋" w:cs="仿宋"/>
          <w:highlight w:val="none"/>
        </w:rPr>
        <w:t>或者</w:t>
      </w:r>
      <w:r>
        <w:rPr>
          <w:rFonts w:hint="eastAsia" w:ascii="仿宋" w:hAnsi="仿宋" w:eastAsia="仿宋" w:cs="仿宋"/>
          <w:highlight w:val="none"/>
          <w:lang w:val="en-US" w:eastAsia="zh-CN"/>
        </w:rPr>
        <w:t>招标</w:t>
      </w:r>
      <w:r>
        <w:rPr>
          <w:rFonts w:hint="eastAsia" w:ascii="仿宋" w:hAnsi="仿宋" w:eastAsia="仿宋" w:cs="仿宋"/>
          <w:highlight w:val="none"/>
        </w:rPr>
        <w:t>代理机构的授意撤换、修改投标文件;</w:t>
      </w:r>
    </w:p>
    <w:p w14:paraId="07DBBA7F">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9</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之间协商报价、技术方案等投标文件的实质性内容;</w:t>
      </w:r>
    </w:p>
    <w:p w14:paraId="1660D7B1">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10</w:t>
      </w:r>
      <w:r>
        <w:rPr>
          <w:rFonts w:hint="eastAsia" w:ascii="仿宋" w:hAnsi="仿宋" w:eastAsia="仿宋" w:cs="仿宋"/>
          <w:highlight w:val="none"/>
        </w:rPr>
        <w:t>）属于同一集团、协会、商会等组织成员的</w:t>
      </w:r>
      <w:r>
        <w:rPr>
          <w:rFonts w:hint="eastAsia" w:ascii="仿宋" w:hAnsi="仿宋" w:eastAsia="仿宋" w:cs="仿宋"/>
          <w:highlight w:val="none"/>
          <w:lang w:eastAsia="zh-CN"/>
        </w:rPr>
        <w:t>投标人</w:t>
      </w:r>
      <w:r>
        <w:rPr>
          <w:rFonts w:hint="eastAsia" w:ascii="仿宋" w:hAnsi="仿宋" w:eastAsia="仿宋" w:cs="仿宋"/>
          <w:highlight w:val="none"/>
        </w:rPr>
        <w:t>按照该组织要求协同参加</w:t>
      </w:r>
      <w:r>
        <w:rPr>
          <w:rFonts w:hint="eastAsia" w:ascii="仿宋" w:hAnsi="仿宋" w:eastAsia="仿宋" w:cs="仿宋"/>
          <w:highlight w:val="none"/>
          <w:lang w:val="en-US" w:eastAsia="zh-CN"/>
        </w:rPr>
        <w:t>招标</w:t>
      </w:r>
      <w:r>
        <w:rPr>
          <w:rFonts w:hint="eastAsia" w:ascii="仿宋" w:hAnsi="仿宋" w:eastAsia="仿宋" w:cs="仿宋"/>
          <w:highlight w:val="none"/>
        </w:rPr>
        <w:t>活动;</w:t>
      </w:r>
    </w:p>
    <w:p w14:paraId="5EEB780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11</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之间事先约定由某一特定</w:t>
      </w:r>
      <w:r>
        <w:rPr>
          <w:rFonts w:hint="eastAsia" w:ascii="仿宋" w:hAnsi="仿宋" w:eastAsia="仿宋" w:cs="仿宋"/>
          <w:highlight w:val="none"/>
          <w:lang w:eastAsia="zh-CN"/>
        </w:rPr>
        <w:t>投标人</w:t>
      </w:r>
      <w:r>
        <w:rPr>
          <w:rFonts w:hint="eastAsia" w:ascii="仿宋" w:hAnsi="仿宋" w:eastAsia="仿宋" w:cs="仿宋"/>
          <w:highlight w:val="none"/>
        </w:rPr>
        <w:t>中标、成交;</w:t>
      </w:r>
    </w:p>
    <w:p w14:paraId="44D5842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12</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之间商定部分</w:t>
      </w:r>
      <w:r>
        <w:rPr>
          <w:rFonts w:hint="eastAsia" w:ascii="仿宋" w:hAnsi="仿宋" w:eastAsia="仿宋" w:cs="仿宋"/>
          <w:highlight w:val="none"/>
          <w:lang w:eastAsia="zh-CN"/>
        </w:rPr>
        <w:t>投标人</w:t>
      </w:r>
      <w:r>
        <w:rPr>
          <w:rFonts w:hint="eastAsia" w:ascii="仿宋" w:hAnsi="仿宋" w:eastAsia="仿宋" w:cs="仿宋"/>
          <w:highlight w:val="none"/>
        </w:rPr>
        <w:t>放弃参加</w:t>
      </w:r>
      <w:r>
        <w:rPr>
          <w:rFonts w:hint="eastAsia" w:ascii="仿宋" w:hAnsi="仿宋" w:eastAsia="仿宋" w:cs="仿宋"/>
          <w:highlight w:val="none"/>
          <w:lang w:val="en-US" w:eastAsia="zh-CN"/>
        </w:rPr>
        <w:t>招标</w:t>
      </w:r>
      <w:r>
        <w:rPr>
          <w:rFonts w:hint="eastAsia" w:ascii="仿宋" w:hAnsi="仿宋" w:eastAsia="仿宋" w:cs="仿宋"/>
          <w:highlight w:val="none"/>
        </w:rPr>
        <w:t>活动或者放弃中标;</w:t>
      </w:r>
    </w:p>
    <w:p w14:paraId="1AC2862A">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13</w:t>
      </w:r>
      <w:r>
        <w:rPr>
          <w:rFonts w:hint="eastAsia" w:ascii="仿宋" w:hAnsi="仿宋" w:eastAsia="仿宋" w:cs="仿宋"/>
          <w:highlight w:val="none"/>
        </w:rPr>
        <w:t>）</w:t>
      </w:r>
      <w:r>
        <w:rPr>
          <w:rFonts w:hint="eastAsia" w:ascii="仿宋" w:hAnsi="仿宋" w:eastAsia="仿宋" w:cs="仿宋"/>
          <w:highlight w:val="none"/>
          <w:lang w:eastAsia="zh-CN"/>
        </w:rPr>
        <w:t>投标人</w:t>
      </w:r>
      <w:r>
        <w:rPr>
          <w:rFonts w:hint="eastAsia" w:ascii="仿宋" w:hAnsi="仿宋" w:eastAsia="仿宋" w:cs="仿宋"/>
          <w:highlight w:val="none"/>
        </w:rPr>
        <w:t>与</w:t>
      </w:r>
      <w:r>
        <w:rPr>
          <w:rFonts w:hint="eastAsia" w:ascii="仿宋" w:hAnsi="仿宋" w:eastAsia="仿宋" w:cs="仿宋"/>
          <w:highlight w:val="none"/>
          <w:lang w:val="en-US" w:eastAsia="zh-CN"/>
        </w:rPr>
        <w:t>招标人</w:t>
      </w:r>
      <w:r>
        <w:rPr>
          <w:rFonts w:hint="eastAsia" w:ascii="仿宋" w:hAnsi="仿宋" w:eastAsia="仿宋" w:cs="仿宋"/>
          <w:highlight w:val="none"/>
        </w:rPr>
        <w:t>或者</w:t>
      </w:r>
      <w:r>
        <w:rPr>
          <w:rFonts w:hint="eastAsia" w:ascii="仿宋" w:hAnsi="仿宋" w:eastAsia="仿宋" w:cs="仿宋"/>
          <w:highlight w:val="none"/>
          <w:lang w:val="en-US" w:eastAsia="zh-CN"/>
        </w:rPr>
        <w:t>招标</w:t>
      </w:r>
      <w:r>
        <w:rPr>
          <w:rFonts w:hint="eastAsia" w:ascii="仿宋" w:hAnsi="仿宋" w:eastAsia="仿宋" w:cs="仿宋"/>
          <w:highlight w:val="none"/>
        </w:rPr>
        <w:t>代理机构之间、</w:t>
      </w:r>
      <w:r>
        <w:rPr>
          <w:rFonts w:hint="eastAsia" w:ascii="仿宋" w:hAnsi="仿宋" w:eastAsia="仿宋" w:cs="仿宋"/>
          <w:highlight w:val="none"/>
          <w:lang w:eastAsia="zh-CN"/>
        </w:rPr>
        <w:t>投标人</w:t>
      </w:r>
      <w:r>
        <w:rPr>
          <w:rFonts w:hint="eastAsia" w:ascii="仿宋" w:hAnsi="仿宋" w:eastAsia="仿宋" w:cs="仿宋"/>
          <w:highlight w:val="none"/>
        </w:rPr>
        <w:t>相互之间，为谋求特定</w:t>
      </w:r>
      <w:r>
        <w:rPr>
          <w:rFonts w:hint="eastAsia" w:ascii="仿宋" w:hAnsi="仿宋" w:eastAsia="仿宋" w:cs="仿宋"/>
          <w:highlight w:val="none"/>
          <w:lang w:eastAsia="zh-CN"/>
        </w:rPr>
        <w:t>投标人</w:t>
      </w:r>
      <w:r>
        <w:rPr>
          <w:rFonts w:hint="eastAsia" w:ascii="仿宋" w:hAnsi="仿宋" w:eastAsia="仿宋" w:cs="仿宋"/>
          <w:highlight w:val="none"/>
        </w:rPr>
        <w:t>中标、成交或者排斥其他</w:t>
      </w:r>
      <w:r>
        <w:rPr>
          <w:rFonts w:hint="eastAsia" w:ascii="仿宋" w:hAnsi="仿宋" w:eastAsia="仿宋" w:cs="仿宋"/>
          <w:highlight w:val="none"/>
          <w:lang w:eastAsia="zh-CN"/>
        </w:rPr>
        <w:t>投标人</w:t>
      </w:r>
      <w:r>
        <w:rPr>
          <w:rFonts w:hint="eastAsia" w:ascii="仿宋" w:hAnsi="仿宋" w:eastAsia="仿宋" w:cs="仿宋"/>
          <w:highlight w:val="none"/>
        </w:rPr>
        <w:t>的其他串通行为；</w:t>
      </w:r>
    </w:p>
    <w:p w14:paraId="5C074D84">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14</w:t>
      </w:r>
      <w:r>
        <w:rPr>
          <w:rFonts w:hint="eastAsia" w:ascii="仿宋" w:hAnsi="仿宋" w:eastAsia="仿宋" w:cs="仿宋"/>
          <w:highlight w:val="none"/>
          <w:lang w:eastAsia="zh-CN"/>
        </w:rPr>
        <w:t>）</w:t>
      </w:r>
      <w:r>
        <w:rPr>
          <w:rFonts w:hint="eastAsia" w:ascii="仿宋" w:hAnsi="仿宋" w:eastAsia="仿宋" w:cs="仿宋"/>
          <w:highlight w:val="none"/>
        </w:rPr>
        <w:t>通过受让、租借、挂靠资质投标，伪造、变造资质、资格证书或者其他许可证件，提供虚假业绩、奖项、项目负责人等材料</w:t>
      </w:r>
      <w:r>
        <w:rPr>
          <w:rFonts w:hint="eastAsia" w:ascii="仿宋" w:hAnsi="仿宋" w:eastAsia="仿宋" w:cs="仿宋"/>
          <w:highlight w:val="none"/>
          <w:lang w:eastAsia="zh-CN"/>
        </w:rPr>
        <w:t>；</w:t>
      </w:r>
    </w:p>
    <w:p w14:paraId="3B5D31E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15</w:t>
      </w:r>
      <w:r>
        <w:rPr>
          <w:rFonts w:hint="eastAsia" w:ascii="仿宋" w:hAnsi="仿宋" w:eastAsia="仿宋" w:cs="仿宋"/>
          <w:highlight w:val="none"/>
          <w:lang w:eastAsia="zh-CN"/>
        </w:rPr>
        <w:t>）</w:t>
      </w:r>
      <w:r>
        <w:rPr>
          <w:rFonts w:hint="eastAsia" w:ascii="仿宋" w:hAnsi="仿宋" w:eastAsia="仿宋" w:cs="仿宋"/>
          <w:highlight w:val="none"/>
        </w:rPr>
        <w:t>法律法规规定视为串通投标的情形；</w:t>
      </w:r>
    </w:p>
    <w:p w14:paraId="7100377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lang w:val="en-US" w:eastAsia="zh-CN"/>
        </w:rPr>
        <w:t>投标人</w:t>
      </w:r>
      <w:r>
        <w:rPr>
          <w:rFonts w:hint="eastAsia" w:ascii="仿宋" w:hAnsi="仿宋" w:eastAsia="仿宋" w:cs="仿宋"/>
          <w:highlight w:val="none"/>
        </w:rPr>
        <w:t>出现以下情形的，允许投标人向评标委员会作出解释说明。评标委员会经核查发现投标人存在串通投标、弄虚作假等违法行为的，按照法律法规规定进行处理。</w:t>
      </w:r>
    </w:p>
    <w:p w14:paraId="08BC9725">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rPr>
        <w:t>（</w:t>
      </w:r>
      <w:r>
        <w:rPr>
          <w:rFonts w:hint="eastAsia" w:ascii="仿宋" w:hAnsi="仿宋" w:eastAsia="仿宋" w:cs="仿宋"/>
          <w:highlight w:val="none"/>
          <w:lang w:val="en-US" w:eastAsia="zh-CN"/>
        </w:rPr>
        <w:t>16</w:t>
      </w:r>
      <w:r>
        <w:rPr>
          <w:rFonts w:hint="eastAsia" w:ascii="仿宋" w:hAnsi="仿宋" w:eastAsia="仿宋" w:cs="仿宋"/>
          <w:highlight w:val="none"/>
        </w:rPr>
        <w:t>）不同</w:t>
      </w:r>
      <w:r>
        <w:rPr>
          <w:rFonts w:hint="eastAsia" w:ascii="仿宋" w:hAnsi="仿宋" w:eastAsia="仿宋" w:cs="仿宋"/>
          <w:highlight w:val="none"/>
          <w:lang w:eastAsia="zh-CN"/>
        </w:rPr>
        <w:t>投标人</w:t>
      </w:r>
      <w:r>
        <w:rPr>
          <w:rFonts w:hint="eastAsia" w:ascii="仿宋" w:hAnsi="仿宋" w:eastAsia="仿宋" w:cs="仿宋"/>
          <w:highlight w:val="none"/>
        </w:rPr>
        <w:t>的投标文件异常一致</w:t>
      </w:r>
      <w:r>
        <w:rPr>
          <w:rFonts w:hint="eastAsia" w:ascii="仿宋" w:hAnsi="仿宋" w:eastAsia="仿宋" w:cs="仿宋"/>
          <w:highlight w:val="none"/>
          <w:lang w:eastAsia="zh-CN"/>
        </w:rPr>
        <w:t>；</w:t>
      </w:r>
    </w:p>
    <w:p w14:paraId="6E15132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w:t>
      </w:r>
      <w:r>
        <w:rPr>
          <w:rFonts w:hint="eastAsia" w:ascii="仿宋" w:hAnsi="仿宋" w:eastAsia="仿宋" w:cs="仿宋"/>
          <w:highlight w:val="none"/>
          <w:lang w:val="en-US" w:eastAsia="zh-CN"/>
        </w:rPr>
        <w:t>17</w:t>
      </w:r>
      <w:r>
        <w:rPr>
          <w:rFonts w:hint="eastAsia" w:ascii="仿宋" w:hAnsi="仿宋" w:eastAsia="仿宋" w:cs="仿宋"/>
          <w:highlight w:val="none"/>
        </w:rPr>
        <w:t>）投标活动异常关联</w:t>
      </w:r>
    </w:p>
    <w:p w14:paraId="786C17D3">
      <w:pPr>
        <w:pStyle w:val="53"/>
        <w:spacing w:line="360" w:lineRule="auto"/>
        <w:rPr>
          <w:rFonts w:hint="eastAsia" w:ascii="仿宋" w:hAnsi="仿宋" w:eastAsia="仿宋" w:cs="仿宋"/>
          <w:highlight w:val="none"/>
          <w:lang w:val="en-US" w:eastAsia="zh-CN"/>
        </w:rPr>
      </w:pPr>
      <w:r>
        <w:rPr>
          <w:rFonts w:hint="eastAsia" w:ascii="仿宋" w:hAnsi="仿宋" w:eastAsia="仿宋" w:cs="仿宋"/>
          <w:highlight w:val="none"/>
          <w:lang w:val="en-US" w:eastAsia="zh-CN"/>
        </w:rPr>
        <w:t>投标人有以下情形之一的，评标委员会应当否决其投标：</w:t>
      </w:r>
    </w:p>
    <w:p w14:paraId="6494CEA7">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（1）投标文件没有对招标文件的实质性要求和条件作出响应，或者对招标文件的偏差超出招标文件规定的偏差范围或最高项数；</w:t>
      </w:r>
    </w:p>
    <w:p w14:paraId="67E1E93B">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（2）投标保证金涉及到一对一生成虚拟账号的，参与</w:t>
      </w:r>
      <w:r>
        <w:rPr>
          <w:rFonts w:hint="eastAsia" w:ascii="仿宋" w:hAnsi="仿宋" w:eastAsia="仿宋" w:cs="仿宋"/>
          <w:highlight w:val="none"/>
          <w:lang w:val="en-US" w:eastAsia="zh-CN"/>
        </w:rPr>
        <w:t>投标</w:t>
      </w:r>
      <w:r>
        <w:rPr>
          <w:rFonts w:hint="eastAsia" w:ascii="仿宋" w:hAnsi="仿宋" w:eastAsia="仿宋" w:cs="仿宋"/>
          <w:highlight w:val="none"/>
        </w:rPr>
        <w:t>的两家及以上</w:t>
      </w:r>
      <w:r>
        <w:rPr>
          <w:rFonts w:hint="eastAsia" w:ascii="仿宋" w:hAnsi="仿宋" w:eastAsia="仿宋" w:cs="仿宋"/>
          <w:highlight w:val="none"/>
          <w:lang w:val="en-US" w:eastAsia="zh-CN"/>
        </w:rPr>
        <w:t>投标人</w:t>
      </w:r>
      <w:r>
        <w:rPr>
          <w:rFonts w:hint="eastAsia" w:ascii="仿宋" w:hAnsi="仿宋" w:eastAsia="仿宋" w:cs="仿宋"/>
          <w:highlight w:val="none"/>
        </w:rPr>
        <w:t>汇入同一虚拟账号的。</w:t>
      </w:r>
    </w:p>
    <w:p w14:paraId="4B197D75">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（3）评标</w:t>
      </w:r>
      <w:r>
        <w:rPr>
          <w:rFonts w:hint="eastAsia" w:ascii="仿宋" w:hAnsi="仿宋" w:eastAsia="仿宋" w:cs="仿宋"/>
          <w:highlight w:val="none"/>
          <w:lang w:val="en-US" w:eastAsia="zh-CN"/>
        </w:rPr>
        <w:t>委员会</w:t>
      </w:r>
      <w:r>
        <w:rPr>
          <w:rFonts w:hint="eastAsia" w:ascii="仿宋" w:hAnsi="仿宋" w:eastAsia="仿宋" w:cs="仿宋"/>
          <w:highlight w:val="none"/>
        </w:rPr>
        <w:t>认为</w:t>
      </w:r>
      <w:r>
        <w:rPr>
          <w:rFonts w:hint="eastAsia" w:ascii="仿宋" w:hAnsi="仿宋" w:eastAsia="仿宋" w:cs="仿宋"/>
          <w:highlight w:val="none"/>
          <w:lang w:val="en-US" w:eastAsia="zh-CN"/>
        </w:rPr>
        <w:t>投标人</w:t>
      </w:r>
      <w:r>
        <w:rPr>
          <w:rFonts w:hint="eastAsia" w:ascii="仿宋" w:hAnsi="仿宋" w:eastAsia="仿宋" w:cs="仿宋"/>
          <w:highlight w:val="none"/>
        </w:rPr>
        <w:t>报价明显低于其他合格</w:t>
      </w:r>
      <w:r>
        <w:rPr>
          <w:rFonts w:hint="eastAsia" w:ascii="仿宋" w:hAnsi="仿宋" w:eastAsia="仿宋" w:cs="仿宋"/>
          <w:highlight w:val="none"/>
          <w:lang w:val="en-US" w:eastAsia="zh-CN"/>
        </w:rPr>
        <w:t>投标人</w:t>
      </w:r>
      <w:r>
        <w:rPr>
          <w:rFonts w:hint="eastAsia" w:ascii="仿宋" w:hAnsi="仿宋" w:eastAsia="仿宋" w:cs="仿宋"/>
          <w:highlight w:val="none"/>
        </w:rPr>
        <w:t>的报价，有可能影响产品质量或者不能诚信履约的，应当要求其在评标现场合理时间内提供书面说明，必要时提供相关证明材料；</w:t>
      </w:r>
      <w:r>
        <w:rPr>
          <w:rFonts w:hint="eastAsia" w:ascii="仿宋" w:hAnsi="仿宋" w:eastAsia="仿宋" w:cs="仿宋"/>
          <w:highlight w:val="none"/>
          <w:lang w:val="en-US" w:eastAsia="zh-CN"/>
        </w:rPr>
        <w:t>投标人</w:t>
      </w:r>
      <w:r>
        <w:rPr>
          <w:rFonts w:hint="eastAsia" w:ascii="仿宋" w:hAnsi="仿宋" w:eastAsia="仿宋" w:cs="仿宋"/>
          <w:highlight w:val="none"/>
        </w:rPr>
        <w:t>不能证明其报价合理性的。</w:t>
      </w:r>
    </w:p>
    <w:p w14:paraId="6DF6462A">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（4）评标办法前附表规定的其它情形。</w:t>
      </w:r>
    </w:p>
    <w:p w14:paraId="677EEF0D">
      <w:pPr>
        <w:pStyle w:val="53"/>
        <w:spacing w:line="360" w:lineRule="auto"/>
        <w:rPr>
          <w:rFonts w:hint="eastAsia" w:ascii="仿宋" w:hAnsi="仿宋" w:eastAsia="仿宋" w:cs="仿宋"/>
          <w:highlight w:val="none"/>
        </w:rPr>
      </w:pPr>
      <w:r>
        <w:rPr>
          <w:rFonts w:hint="eastAsia" w:ascii="仿宋" w:hAnsi="仿宋" w:eastAsia="仿宋" w:cs="仿宋"/>
          <w:highlight w:val="none"/>
        </w:rPr>
        <w:t>投标报价有算术错误及其他错误的，评标委员会按以下原则要求投标人对投标报价进行修正，并要求投标人书面澄清确认。投标人拒不澄清确认的，评标委员会应当否决其投标：</w:t>
      </w:r>
    </w:p>
    <w:p w14:paraId="767D3036">
      <w:pPr>
        <w:pStyle w:val="57"/>
        <w:spacing w:line="360" w:lineRule="auto"/>
        <w:ind w:left="720" w:leftChars="300" w:firstLine="480"/>
        <w:rPr>
          <w:rFonts w:hint="eastAsia" w:ascii="仿宋" w:hAnsi="仿宋" w:eastAsia="仿宋" w:cs="仿宋"/>
          <w:highlight w:val="none"/>
          <w:lang w:val="en-US" w:eastAsia="zh-CN"/>
        </w:rPr>
      </w:pPr>
      <w:r>
        <w:rPr>
          <w:rFonts w:hint="eastAsia" w:ascii="仿宋" w:hAnsi="仿宋" w:eastAsia="仿宋" w:cs="仿宋"/>
          <w:highlight w:val="none"/>
        </w:rPr>
        <w:t>（1）公开唱出的开标一览表投标总价与投标文件中相应内容不一致的，以公开唱出的开标一览表为准；</w:t>
      </w:r>
      <w:r>
        <w:rPr>
          <w:rFonts w:hint="eastAsia" w:ascii="仿宋" w:hAnsi="仿宋" w:eastAsia="仿宋" w:cs="仿宋"/>
          <w:highlight w:val="none"/>
          <w:lang w:val="en-US" w:eastAsia="zh-CN"/>
        </w:rPr>
        <w:t>未单独密封开标一览表的，以正本进行唱价；</w:t>
      </w:r>
    </w:p>
    <w:p w14:paraId="1ABD143E">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（2）公开唱出的开标一览表大写金额和小写金额不一致的，以大写金额为准；</w:t>
      </w:r>
    </w:p>
    <w:p w14:paraId="4E19325C">
      <w:pPr>
        <w:pStyle w:val="57"/>
        <w:spacing w:line="360" w:lineRule="auto"/>
        <w:ind w:left="720" w:leftChars="300" w:firstLine="480"/>
        <w:rPr>
          <w:rFonts w:hint="eastAsia" w:ascii="仿宋" w:hAnsi="仿宋" w:eastAsia="仿宋" w:cs="仿宋"/>
          <w:highlight w:val="none"/>
        </w:rPr>
      </w:pPr>
      <w:r>
        <w:rPr>
          <w:rFonts w:hint="eastAsia" w:ascii="仿宋" w:hAnsi="仿宋" w:eastAsia="仿宋" w:cs="仿宋"/>
          <w:highlight w:val="none"/>
        </w:rPr>
        <w:t>（3）分项报价表中汇总金额与公开唱出的价格不一致，以公开唱出的开标一览表的总价为准，并修改单价。</w:t>
      </w:r>
    </w:p>
    <w:p w14:paraId="4699DF46">
      <w:pPr>
        <w:pStyle w:val="57"/>
        <w:spacing w:line="360" w:lineRule="auto"/>
        <w:ind w:left="720" w:leftChars="300" w:firstLine="480"/>
        <w:rPr>
          <w:rFonts w:hint="eastAsia" w:ascii="仿宋" w:hAnsi="仿宋" w:eastAsia="仿宋" w:cs="仿宋"/>
          <w:highlight w:val="none"/>
          <w:lang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4</w:t>
      </w:r>
      <w:r>
        <w:rPr>
          <w:rFonts w:hint="eastAsia" w:ascii="仿宋" w:hAnsi="仿宋" w:eastAsia="仿宋" w:cs="仿宋"/>
          <w:highlight w:val="none"/>
          <w:lang w:eastAsia="zh-CN"/>
        </w:rPr>
        <w:t>）单价金额小数点或者百分比有明显错位的，以开标一览表的总价为准，并修改单价；</w:t>
      </w:r>
    </w:p>
    <w:p w14:paraId="6D42C0A1">
      <w:pPr>
        <w:pStyle w:val="57"/>
        <w:spacing w:line="360" w:lineRule="auto"/>
        <w:ind w:left="0" w:leftChars="0" w:firstLine="1200" w:firstLineChars="500"/>
        <w:rPr>
          <w:rFonts w:hint="eastAsia" w:ascii="仿宋" w:hAnsi="仿宋" w:eastAsia="仿宋" w:cs="仿宋"/>
          <w:highlight w:val="none"/>
          <w:lang w:eastAsia="zh-CN"/>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5</w:t>
      </w:r>
      <w:r>
        <w:rPr>
          <w:rFonts w:hint="eastAsia" w:ascii="仿宋" w:hAnsi="仿宋" w:eastAsia="仿宋" w:cs="仿宋"/>
          <w:highlight w:val="none"/>
          <w:lang w:eastAsia="zh-CN"/>
        </w:rPr>
        <w:t>）总价金额与按单价汇总金额不一致的，以单价金额计算结果为准。</w:t>
      </w:r>
    </w:p>
    <w:p w14:paraId="1D47C61F">
      <w:pPr>
        <w:pStyle w:val="57"/>
        <w:spacing w:line="360" w:lineRule="auto"/>
        <w:ind w:left="0" w:leftChars="0" w:firstLine="480"/>
        <w:rPr>
          <w:rFonts w:hint="eastAsia" w:ascii="仿宋" w:hAnsi="仿宋" w:eastAsia="仿宋" w:cs="仿宋"/>
          <w:highlight w:val="none"/>
          <w:lang w:eastAsia="zh-CN"/>
        </w:rPr>
      </w:pPr>
      <w:r>
        <w:rPr>
          <w:rFonts w:hint="eastAsia" w:ascii="仿宋" w:hAnsi="仿宋" w:eastAsia="仿宋" w:cs="仿宋"/>
          <w:highlight w:val="none"/>
          <w:lang w:eastAsia="zh-CN"/>
        </w:rPr>
        <w:t>同时出现两种以上不一致的，按照前款规定的顺序修正。修正后的报价经投标人确认后产生约束力，投标人不确认的，其投标无效。</w:t>
      </w:r>
    </w:p>
    <w:p w14:paraId="5487524A">
      <w:pPr>
        <w:pStyle w:val="52"/>
        <w:spacing w:line="360" w:lineRule="auto"/>
        <w:rPr>
          <w:rFonts w:hint="eastAsia" w:ascii="仿宋" w:hAnsi="仿宋" w:eastAsia="仿宋" w:cs="仿宋"/>
          <w:highlight w:val="none"/>
        </w:rPr>
      </w:pPr>
      <w:r>
        <w:rPr>
          <w:rFonts w:hint="eastAsia" w:ascii="仿宋" w:hAnsi="仿宋" w:eastAsia="仿宋" w:cs="仿宋"/>
          <w:highlight w:val="none"/>
        </w:rPr>
        <w:t>详细评审</w:t>
      </w:r>
    </w:p>
    <w:p w14:paraId="01AD2A72">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评标委员会按本章</w:t>
      </w:r>
      <w:r>
        <w:rPr>
          <w:rFonts w:hint="eastAsia" w:ascii="仿宋" w:hAnsi="仿宋" w:eastAsia="仿宋" w:cs="仿宋"/>
          <w:highlight w:val="none"/>
          <w:lang w:val="en-US" w:eastAsia="zh-CN"/>
        </w:rPr>
        <w:t>评审标准</w:t>
      </w:r>
      <w:r>
        <w:rPr>
          <w:rFonts w:hint="eastAsia" w:ascii="仿宋" w:hAnsi="仿宋" w:eastAsia="仿宋" w:cs="仿宋"/>
          <w:highlight w:val="none"/>
        </w:rPr>
        <w:t>规定的量化因素和分值进行打分，并计算出综合评估得分。</w:t>
      </w:r>
    </w:p>
    <w:p w14:paraId="14BCCF2D">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评标委员会成员评分保留两位小数。</w:t>
      </w:r>
    </w:p>
    <w:p w14:paraId="67422945">
      <w:pPr>
        <w:pStyle w:val="53"/>
        <w:spacing w:line="360" w:lineRule="auto"/>
        <w:rPr>
          <w:rFonts w:hint="eastAsia" w:ascii="仿宋" w:hAnsi="仿宋" w:eastAsia="仿宋" w:cs="仿宋"/>
          <w:highlight w:val="none"/>
        </w:rPr>
      </w:pPr>
      <w:r>
        <w:rPr>
          <w:rFonts w:hint="eastAsia" w:ascii="仿宋" w:hAnsi="仿宋" w:eastAsia="仿宋" w:cs="仿宋"/>
          <w:highlight w:val="none"/>
        </w:rPr>
        <w:t>每一投标人的综合评分得分为所有评标委员会成员给其评分的算术平均值。评分分值计算保留小数点后两位，小数点后第三位“四舍五入”。</w:t>
      </w:r>
    </w:p>
    <w:p w14:paraId="10461566">
      <w:pPr>
        <w:pStyle w:val="53"/>
        <w:spacing w:line="360" w:lineRule="auto"/>
        <w:rPr>
          <w:rFonts w:hint="eastAsia" w:ascii="仿宋" w:hAnsi="仿宋" w:eastAsia="仿宋" w:cs="仿宋"/>
          <w:highlight w:val="none"/>
        </w:rPr>
      </w:pPr>
      <w:r>
        <w:rPr>
          <w:rFonts w:hint="eastAsia" w:ascii="仿宋" w:hAnsi="仿宋" w:eastAsia="仿宋" w:cs="仿宋"/>
          <w:highlight w:val="none"/>
        </w:rPr>
        <w:t>评标中出现下列情形之一的，评标委员会应当启动异常低价投标审查程序：</w:t>
      </w:r>
    </w:p>
    <w:p w14:paraId="03075E10">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highlight w:val="none"/>
        </w:rPr>
      </w:pPr>
      <w:r>
        <w:rPr>
          <w:rFonts w:hint="eastAsia" w:ascii="仿宋" w:hAnsi="仿宋" w:eastAsia="仿宋" w:cs="仿宋"/>
          <w:highlight w:val="none"/>
        </w:rPr>
        <w:t>（一）投标报价低于全部通过符合性审查</w:t>
      </w:r>
      <w:r>
        <w:rPr>
          <w:rFonts w:hint="eastAsia" w:ascii="仿宋" w:hAnsi="仿宋" w:eastAsia="仿宋" w:cs="仿宋"/>
          <w:highlight w:val="none"/>
          <w:lang w:eastAsia="zh-CN"/>
        </w:rPr>
        <w:t>投标人</w:t>
      </w:r>
      <w:r>
        <w:rPr>
          <w:rFonts w:hint="eastAsia" w:ascii="仿宋" w:hAnsi="仿宋" w:eastAsia="仿宋" w:cs="仿宋"/>
          <w:highlight w:val="none"/>
        </w:rPr>
        <w:t>投标报价平均值50%的，即投标报价&lt;全部通过符合性审查投标人投标报价平均值×50%；</w:t>
      </w:r>
    </w:p>
    <w:p w14:paraId="24034DDE">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highlight w:val="none"/>
        </w:rPr>
      </w:pPr>
      <w:r>
        <w:rPr>
          <w:rFonts w:hint="eastAsia" w:ascii="仿宋" w:hAnsi="仿宋" w:eastAsia="仿宋" w:cs="仿宋"/>
          <w:highlight w:val="none"/>
        </w:rPr>
        <w:t>（二）投标报价低于通过符合性审查且报价次低</w:t>
      </w:r>
      <w:r>
        <w:rPr>
          <w:rFonts w:hint="eastAsia" w:ascii="仿宋" w:hAnsi="仿宋" w:eastAsia="仿宋" w:cs="仿宋"/>
          <w:highlight w:val="none"/>
          <w:lang w:eastAsia="zh-CN"/>
        </w:rPr>
        <w:t>投标人</w:t>
      </w:r>
      <w:r>
        <w:rPr>
          <w:rFonts w:hint="eastAsia" w:ascii="仿宋" w:hAnsi="仿宋" w:eastAsia="仿宋" w:cs="仿宋"/>
          <w:highlight w:val="none"/>
        </w:rPr>
        <w:t>投标报价50%的，即投标报价&lt;通过符合性审查且报价次低投标人投标报价×50%；</w:t>
      </w:r>
    </w:p>
    <w:p w14:paraId="272BECEE">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highlight w:val="none"/>
        </w:rPr>
      </w:pPr>
      <w:r>
        <w:rPr>
          <w:rFonts w:hint="eastAsia" w:ascii="仿宋" w:hAnsi="仿宋" w:eastAsia="仿宋" w:cs="仿宋"/>
          <w:highlight w:val="none"/>
        </w:rPr>
        <w:t>（三）投标报价低于项目最高限价45%的，即投标报价&lt;项目最高限价×45%；</w:t>
      </w:r>
    </w:p>
    <w:p w14:paraId="04E0062B">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highlight w:val="none"/>
        </w:rPr>
      </w:pPr>
      <w:r>
        <w:rPr>
          <w:rFonts w:hint="eastAsia" w:ascii="仿宋" w:hAnsi="仿宋" w:eastAsia="仿宋" w:cs="仿宋"/>
          <w:highlight w:val="none"/>
        </w:rPr>
        <w:t>（四）其他评标委员会认为投标人报价过低，有可能影响产品质量或者不能诚信履约的情形。</w:t>
      </w:r>
    </w:p>
    <w:p w14:paraId="5E432B10">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highlight w:val="none"/>
          <w:lang w:val="en-US" w:eastAsia="zh-CN"/>
        </w:rPr>
      </w:pPr>
      <w:r>
        <w:rPr>
          <w:rFonts w:hint="eastAsia" w:ascii="仿宋" w:hAnsi="仿宋" w:eastAsia="仿宋" w:cs="仿宋"/>
          <w:highlight w:val="none"/>
          <w:lang w:val="en-US" w:eastAsia="zh-CN"/>
        </w:rPr>
        <w:t>针对报价要求特殊的项目，启动低价评审的报价以开标一览表相关要求为准。</w:t>
      </w:r>
    </w:p>
    <w:p w14:paraId="258BC10C">
      <w:pPr>
        <w:pStyle w:val="53"/>
        <w:keepNext w:val="0"/>
        <w:keepLines w:val="0"/>
        <w:pageBreakBefore w:val="0"/>
        <w:widowControl w:val="0"/>
        <w:numPr>
          <w:ilvl w:val="2"/>
          <w:numId w:val="0"/>
        </w:numPr>
        <w:kinsoku/>
        <w:wordWrap/>
        <w:overflowPunct/>
        <w:topLinePunct w:val="0"/>
        <w:autoSpaceDE/>
        <w:autoSpaceDN/>
        <w:bidi w:val="0"/>
        <w:adjustRightInd w:val="0"/>
        <w:snapToGrid w:val="0"/>
        <w:spacing w:line="360" w:lineRule="auto"/>
        <w:ind w:left="482" w:leftChars="0" w:firstLine="480" w:firstLineChars="200"/>
        <w:textAlignment w:val="auto"/>
        <w:rPr>
          <w:rFonts w:hint="eastAsia" w:ascii="仿宋" w:hAnsi="仿宋" w:eastAsia="仿宋" w:cs="仿宋"/>
          <w:highlight w:val="none"/>
        </w:rPr>
      </w:pPr>
      <w:r>
        <w:rPr>
          <w:rFonts w:hint="eastAsia" w:ascii="仿宋" w:hAnsi="仿宋" w:eastAsia="仿宋" w:cs="仿宋"/>
          <w:highlight w:val="none"/>
        </w:rPr>
        <w:t>评标委员会启动异常低价投标审查后，应当要求相关投标人在评标现场合理的时间内提供书面说明及必要的证明材料，对投标价格作出解释。书面说明、证明材料主要是项目具体成本测算等与报价合理性相关的说明、材料。如果投标供应商不提供书面说明、证明材料，或者提供的书面说明、证明材料不能证明其报价合理性的，作为无效投标处理</w:t>
      </w:r>
      <w:r>
        <w:rPr>
          <w:rFonts w:hint="eastAsia" w:ascii="仿宋" w:hAnsi="仿宋" w:eastAsia="仿宋" w:cs="仿宋"/>
          <w:highlight w:val="none"/>
          <w:lang w:eastAsia="zh-CN"/>
        </w:rPr>
        <w:t>。</w:t>
      </w:r>
    </w:p>
    <w:p w14:paraId="57D0EFE0">
      <w:pPr>
        <w:pStyle w:val="52"/>
        <w:spacing w:line="360" w:lineRule="auto"/>
        <w:rPr>
          <w:rFonts w:hint="eastAsia" w:ascii="仿宋" w:hAnsi="仿宋" w:eastAsia="仿宋" w:cs="仿宋"/>
          <w:highlight w:val="none"/>
        </w:rPr>
      </w:pPr>
      <w:r>
        <w:rPr>
          <w:rFonts w:hint="eastAsia" w:ascii="仿宋" w:hAnsi="仿宋" w:eastAsia="仿宋" w:cs="仿宋"/>
          <w:highlight w:val="none"/>
        </w:rPr>
        <w:t>投标文件的澄清、说明或补正</w:t>
      </w:r>
    </w:p>
    <w:p w14:paraId="229A698F">
      <w:pPr>
        <w:pStyle w:val="53"/>
        <w:spacing w:line="360" w:lineRule="auto"/>
        <w:rPr>
          <w:rFonts w:hint="eastAsia" w:ascii="仿宋" w:hAnsi="仿宋" w:eastAsia="仿宋" w:cs="仿宋"/>
          <w:highlight w:val="none"/>
        </w:rPr>
      </w:pPr>
      <w:r>
        <w:rPr>
          <w:rFonts w:hint="eastAsia" w:ascii="仿宋" w:hAnsi="仿宋" w:eastAsia="仿宋" w:cs="仿宋"/>
          <w:highlight w:val="none"/>
        </w:rPr>
        <w:t>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1474058F">
      <w:pPr>
        <w:pStyle w:val="53"/>
        <w:spacing w:line="360" w:lineRule="auto"/>
        <w:rPr>
          <w:rFonts w:hint="eastAsia" w:ascii="仿宋" w:hAnsi="仿宋" w:eastAsia="仿宋" w:cs="仿宋"/>
          <w:highlight w:val="none"/>
        </w:rPr>
      </w:pPr>
      <w:r>
        <w:rPr>
          <w:rFonts w:hint="eastAsia" w:ascii="仿宋" w:hAnsi="仿宋" w:eastAsia="仿宋" w:cs="仿宋"/>
          <w:highlight w:val="none"/>
        </w:rPr>
        <w:t>澄清、说明或补正不得超出投标文件的范围且不得改变投标文件的实质性内容，并构成投标文件的组成部分。</w:t>
      </w:r>
    </w:p>
    <w:p w14:paraId="225008AD">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评标委员会对投标人提交的澄清、说明或补正有疑问的，可以要求投标人进一步澄清、说明或补正，直至满足评标委员会的要求。</w:t>
      </w:r>
    </w:p>
    <w:p w14:paraId="0BB28F33">
      <w:pPr>
        <w:pStyle w:val="53"/>
        <w:spacing w:line="360" w:lineRule="auto"/>
        <w:rPr>
          <w:rFonts w:hint="eastAsia" w:ascii="仿宋" w:hAnsi="仿宋" w:eastAsia="仿宋" w:cs="仿宋"/>
          <w:highlight w:val="none"/>
        </w:rPr>
      </w:pPr>
      <w:r>
        <w:rPr>
          <w:rFonts w:hint="eastAsia" w:ascii="仿宋" w:hAnsi="仿宋" w:eastAsia="仿宋" w:cs="仿宋"/>
          <w:highlight w:val="none"/>
        </w:rPr>
        <w:t>投标人必须按照评标委员会要求的时间、地点提交澄清、说明或者补正，投标人的澄清、说明或者补正应逐页加盖公章或者由法定代表人逐页签署或由被授权代表逐页签字。投标人拒不按照要求对投标文件进行澄清、说明或者补正的，视其放弃该项权利。评标委员会也不接受投标人超出投标文件的范围或者改变投标文件的实质性内容的澄清。</w:t>
      </w:r>
    </w:p>
    <w:p w14:paraId="6BEE959C">
      <w:pPr>
        <w:pStyle w:val="52"/>
        <w:spacing w:line="360" w:lineRule="auto"/>
        <w:rPr>
          <w:rFonts w:hint="eastAsia" w:ascii="仿宋" w:hAnsi="仿宋" w:eastAsia="仿宋" w:cs="仿宋"/>
          <w:highlight w:val="none"/>
        </w:rPr>
      </w:pPr>
      <w:r>
        <w:rPr>
          <w:rFonts w:hint="eastAsia" w:ascii="仿宋" w:hAnsi="仿宋" w:eastAsia="仿宋" w:cs="仿宋"/>
          <w:highlight w:val="none"/>
        </w:rPr>
        <w:t>评标结果</w:t>
      </w:r>
    </w:p>
    <w:p w14:paraId="375F38F1">
      <w:pPr>
        <w:pStyle w:val="53"/>
        <w:spacing w:line="360" w:lineRule="auto"/>
        <w:rPr>
          <w:rFonts w:hint="eastAsia" w:ascii="仿宋" w:hAnsi="仿宋" w:eastAsia="仿宋" w:cs="仿宋"/>
          <w:highlight w:val="none"/>
        </w:rPr>
      </w:pPr>
      <w:r>
        <w:rPr>
          <w:rFonts w:hint="eastAsia" w:ascii="仿宋" w:hAnsi="仿宋" w:eastAsia="仿宋" w:cs="仿宋"/>
          <w:highlight w:val="none"/>
        </w:rPr>
        <w:t>除第二章“投标人须知”前附表授权直接确定中标人外，评标委员会按照得分由高到低的顺序推荐中标候选人，并标明排序。</w:t>
      </w:r>
    </w:p>
    <w:p w14:paraId="0566A6F1">
      <w:pPr>
        <w:pStyle w:val="53"/>
        <w:spacing w:line="360" w:lineRule="auto"/>
        <w:rPr>
          <w:rFonts w:hint="eastAsia" w:ascii="仿宋" w:hAnsi="仿宋" w:eastAsia="仿宋" w:cs="仿宋"/>
          <w:highlight w:val="none"/>
        </w:rPr>
      </w:pPr>
      <w:r>
        <w:rPr>
          <w:rFonts w:hint="eastAsia" w:ascii="仿宋" w:hAnsi="仿宋" w:eastAsia="仿宋" w:cs="仿宋"/>
          <w:highlight w:val="none"/>
        </w:rPr>
        <w:t>评标委员会完成评标后，应当向招标人提交书面评标报告和中标候选人名单。</w:t>
      </w:r>
    </w:p>
    <w:p w14:paraId="2C8BA070">
      <w:pPr>
        <w:pStyle w:val="52"/>
        <w:spacing w:line="360" w:lineRule="auto"/>
        <w:rPr>
          <w:rFonts w:hint="eastAsia" w:ascii="仿宋" w:hAnsi="仿宋" w:eastAsia="仿宋" w:cs="仿宋"/>
          <w:highlight w:val="none"/>
        </w:rPr>
      </w:pPr>
      <w:r>
        <w:rPr>
          <w:rFonts w:hint="eastAsia" w:ascii="仿宋" w:hAnsi="仿宋" w:eastAsia="仿宋" w:cs="仿宋"/>
          <w:highlight w:val="none"/>
        </w:rPr>
        <w:t>需要补充的其他评标程序相关事宜</w:t>
      </w:r>
    </w:p>
    <w:p w14:paraId="0DA1B49B">
      <w:pPr>
        <w:pStyle w:val="53"/>
        <w:spacing w:line="360" w:lineRule="auto"/>
        <w:rPr>
          <w:rFonts w:hint="eastAsia" w:ascii="仿宋" w:hAnsi="仿宋" w:eastAsia="仿宋" w:cs="仿宋"/>
          <w:highlight w:val="none"/>
        </w:rPr>
      </w:pPr>
      <w:r>
        <w:rPr>
          <w:rFonts w:hint="eastAsia" w:ascii="仿宋" w:hAnsi="仿宋" w:eastAsia="仿宋" w:cs="仿宋"/>
          <w:highlight w:val="none"/>
        </w:rPr>
        <w:t>需要补充的其他评标程序相关事宜详见评标办法前附表。</w:t>
      </w:r>
    </w:p>
    <w:p w14:paraId="48F08121">
      <w:pPr>
        <w:widowControl/>
        <w:spacing w:line="360" w:lineRule="auto"/>
        <w:ind w:firstLine="0"/>
        <w:jc w:val="left"/>
        <w:rPr>
          <w:rFonts w:hint="eastAsia" w:ascii="仿宋" w:hAnsi="仿宋" w:eastAsia="仿宋" w:cs="仿宋"/>
          <w:highlight w:val="none"/>
          <w:lang w:val="en-US" w:eastAsia="zh-CN"/>
        </w:rPr>
      </w:pPr>
    </w:p>
    <w:p w14:paraId="5CBBACBE">
      <w:pPr>
        <w:pStyle w:val="3"/>
        <w:spacing w:line="360" w:lineRule="auto"/>
        <w:rPr>
          <w:rFonts w:hint="eastAsia" w:ascii="仿宋" w:hAnsi="仿宋" w:eastAsia="仿宋" w:cs="仿宋"/>
          <w:highlight w:val="none"/>
        </w:rPr>
        <w:sectPr>
          <w:pgSz w:w="11907" w:h="16840"/>
          <w:pgMar w:top="1440" w:right="1588" w:bottom="1440" w:left="1588" w:header="851" w:footer="851" w:gutter="0"/>
          <w:pgBorders>
            <w:top w:val="none" w:sz="0" w:space="0"/>
            <w:left w:val="none" w:sz="0" w:space="0"/>
            <w:bottom w:val="none" w:sz="0" w:space="0"/>
            <w:right w:val="none" w:sz="0" w:space="0"/>
          </w:pgBorders>
          <w:pgNumType w:fmt="decimal"/>
          <w:cols w:space="720" w:num="1"/>
          <w:titlePg/>
          <w:docGrid w:linePitch="462" w:charSpace="0"/>
        </w:sectPr>
      </w:pPr>
      <w:bookmarkStart w:id="99" w:name="_Toc27680"/>
    </w:p>
    <w:p w14:paraId="290927D2">
      <w:pPr>
        <w:pStyle w:val="3"/>
        <w:spacing w:line="360" w:lineRule="auto"/>
        <w:jc w:val="center"/>
        <w:rPr>
          <w:rStyle w:val="38"/>
          <w:rFonts w:hint="eastAsia" w:ascii="仿宋" w:hAnsi="仿宋" w:eastAsia="仿宋" w:cs="仿宋"/>
          <w:b w:val="0"/>
          <w:bCs w:val="0"/>
          <w:w w:val="100"/>
          <w:kern w:val="2"/>
          <w:highlight w:val="none"/>
        </w:rPr>
      </w:pPr>
      <w:r>
        <w:rPr>
          <w:rFonts w:hint="eastAsia" w:ascii="仿宋" w:hAnsi="仿宋" w:eastAsia="仿宋" w:cs="仿宋"/>
          <w:highlight w:val="none"/>
        </w:rPr>
        <w:t>第四章  合同条款及格式</w:t>
      </w:r>
      <w:bookmarkEnd w:id="99"/>
      <w:r>
        <w:rPr>
          <w:rStyle w:val="38"/>
          <w:rFonts w:hint="eastAsia" w:ascii="仿宋" w:hAnsi="仿宋" w:eastAsia="仿宋" w:cs="仿宋"/>
          <w:b w:val="0"/>
          <w:bCs w:val="0"/>
          <w:w w:val="100"/>
          <w:kern w:val="2"/>
          <w:highlight w:val="none"/>
        </w:rPr>
        <w:br w:type="textWrapping"/>
      </w:r>
    </w:p>
    <w:p w14:paraId="11E8676C">
      <w:pPr>
        <w:keepNext/>
        <w:keepLines/>
        <w:pageBreakBefore w:val="0"/>
        <w:widowControl w:val="0"/>
        <w:kinsoku/>
        <w:wordWrap/>
        <w:overflowPunct/>
        <w:topLinePunct w:val="0"/>
        <w:autoSpaceDE/>
        <w:autoSpaceDN/>
        <w:bidi w:val="0"/>
        <w:adjustRightInd w:val="0"/>
        <w:snapToGrid w:val="0"/>
        <w:spacing w:line="360" w:lineRule="auto"/>
        <w:ind w:left="0" w:firstLine="0"/>
        <w:jc w:val="left"/>
        <w:textAlignment w:val="auto"/>
        <w:outlineLvl w:val="9"/>
        <w:rPr>
          <w:rFonts w:hint="eastAsia" w:ascii="仿宋" w:hAnsi="仿宋" w:eastAsia="仿宋" w:cs="仿宋"/>
          <w:highlight w:val="none"/>
          <w:lang w:eastAsia="zh-CN"/>
        </w:rPr>
      </w:pPr>
      <w:r>
        <w:rPr>
          <w:rStyle w:val="38"/>
          <w:rFonts w:hint="eastAsia" w:ascii="仿宋" w:hAnsi="仿宋" w:eastAsia="仿宋" w:cs="仿宋"/>
          <w:b w:val="0"/>
          <w:bCs w:val="0"/>
          <w:w w:val="100"/>
          <w:kern w:val="2"/>
          <w:highlight w:val="none"/>
          <w:lang w:eastAsia="zh-CN"/>
        </w:rPr>
        <w:t>注：</w:t>
      </w:r>
      <w:r>
        <w:rPr>
          <w:rStyle w:val="38"/>
          <w:rFonts w:hint="eastAsia" w:ascii="仿宋" w:hAnsi="仿宋" w:eastAsia="仿宋" w:cs="仿宋"/>
          <w:b w:val="0"/>
          <w:bCs w:val="0"/>
          <w:w w:val="100"/>
          <w:kern w:val="2"/>
          <w:highlight w:val="none"/>
          <w:lang w:val="en-US" w:eastAsia="zh-CN"/>
        </w:rPr>
        <w:t>投标人投标即认可本合同实质性条款，确定中标人后，除中标人认可的实质性条款外，招标人有权对以下合同内容进行调整，合同以实际签署为准。如在招采过程及合同签定之前，招标人出具了新的制式合同文本，有权要求中标人按照新的制式文本签订，中标人须无条件响应，本条属于商务条款。</w:t>
      </w:r>
    </w:p>
    <w:p w14:paraId="1FCDD88F">
      <w:pPr>
        <w:spacing w:line="360" w:lineRule="auto"/>
        <w:rPr>
          <w:rFonts w:hint="eastAsia" w:ascii="仿宋" w:hAnsi="仿宋" w:eastAsia="仿宋" w:cs="仿宋"/>
          <w:highlight w:val="none"/>
        </w:rPr>
        <w:sectPr>
          <w:pgSz w:w="11907" w:h="16840"/>
          <w:pgMar w:top="1440" w:right="1588" w:bottom="1440" w:left="1588" w:header="851" w:footer="851" w:gutter="0"/>
          <w:pgBorders>
            <w:top w:val="none" w:sz="0" w:space="0"/>
            <w:left w:val="none" w:sz="0" w:space="0"/>
            <w:bottom w:val="none" w:sz="0" w:space="0"/>
            <w:right w:val="none" w:sz="0" w:space="0"/>
          </w:pgBorders>
          <w:pgNumType w:fmt="decimal"/>
          <w:cols w:space="720" w:num="1"/>
          <w:titlePg/>
          <w:docGrid w:linePitch="462" w:charSpace="0"/>
        </w:sectPr>
      </w:pPr>
      <w:bookmarkStart w:id="100" w:name="_Hlk74076695"/>
    </w:p>
    <w:p w14:paraId="087D2ECA">
      <w:pPr>
        <w:spacing w:beforeLines="20"/>
        <w:rPr>
          <w:rFonts w:hint="eastAsia" w:ascii="仿宋" w:hAnsi="仿宋" w:eastAsia="仿宋" w:cs="仿宋"/>
          <w:b/>
          <w:color w:val="auto"/>
          <w:sz w:val="22"/>
          <w:szCs w:val="22"/>
          <w:highlight w:val="none"/>
        </w:rPr>
      </w:pPr>
      <w:r>
        <w:rPr>
          <w:rFonts w:hint="eastAsia" w:ascii="仿宋" w:hAnsi="仿宋" w:eastAsia="仿宋" w:cs="仿宋"/>
          <w:b/>
          <w:bCs/>
          <w:color w:val="auto"/>
          <w:sz w:val="22"/>
          <w:szCs w:val="22"/>
          <w:highlight w:val="none"/>
        </w:rPr>
        <w:t>M24007</w:t>
      </w:r>
      <w:r>
        <w:rPr>
          <w:rFonts w:hint="eastAsia" w:ascii="仿宋" w:hAnsi="仿宋" w:eastAsia="仿宋" w:cs="仿宋"/>
          <w:b/>
          <w:color w:val="auto"/>
          <w:sz w:val="22"/>
          <w:highlight w:val="none"/>
        </w:rPr>
        <w:drawing>
          <wp:anchor distT="0" distB="0" distL="114300" distR="114300" simplePos="0" relativeHeight="251666432" behindDoc="1" locked="0" layoutInCell="1" allowOverlap="1">
            <wp:simplePos x="0" y="0"/>
            <wp:positionH relativeFrom="column">
              <wp:posOffset>3084830</wp:posOffset>
            </wp:positionH>
            <wp:positionV relativeFrom="paragraph">
              <wp:posOffset>-196850</wp:posOffset>
            </wp:positionV>
            <wp:extent cx="2171700" cy="860425"/>
            <wp:effectExtent l="0" t="0" r="0" b="6350"/>
            <wp:wrapNone/>
            <wp:docPr id="17" name="图片 2" descr="图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图像 1"/>
                    <pic:cNvPicPr>
                      <a:picLocks noChangeAspect="1"/>
                    </pic:cNvPicPr>
                  </pic:nvPicPr>
                  <pic:blipFill>
                    <a:blip r:embed="rId23"/>
                    <a:stretch>
                      <a:fillRect/>
                    </a:stretch>
                  </pic:blipFill>
                  <pic:spPr>
                    <a:xfrm>
                      <a:off x="0" y="0"/>
                      <a:ext cx="2171700" cy="860425"/>
                    </a:xfrm>
                    <a:prstGeom prst="rect">
                      <a:avLst/>
                    </a:prstGeom>
                    <a:noFill/>
                    <a:ln>
                      <a:noFill/>
                    </a:ln>
                  </pic:spPr>
                </pic:pic>
              </a:graphicData>
            </a:graphic>
          </wp:anchor>
        </w:drawing>
      </w:r>
    </w:p>
    <w:p w14:paraId="239F1383">
      <w:pPr>
        <w:spacing w:beforeLines="20"/>
        <w:rPr>
          <w:rFonts w:hint="eastAsia" w:ascii="仿宋" w:hAnsi="仿宋" w:eastAsia="仿宋" w:cs="仿宋"/>
          <w:color w:val="auto"/>
          <w:sz w:val="24"/>
          <w:highlight w:val="none"/>
        </w:rPr>
      </w:pPr>
    </w:p>
    <w:p w14:paraId="048C398F">
      <w:pPr>
        <w:spacing w:beforeLines="20"/>
        <w:jc w:val="left"/>
        <w:rPr>
          <w:rFonts w:hint="eastAsia" w:ascii="仿宋" w:hAnsi="仿宋" w:eastAsia="仿宋" w:cs="仿宋"/>
          <w:b/>
          <w:bCs/>
          <w:color w:val="auto"/>
          <w:sz w:val="24"/>
          <w:highlight w:val="none"/>
        </w:rPr>
      </w:pPr>
    </w:p>
    <w:p w14:paraId="5DCEC3DA">
      <w:pPr>
        <w:spacing w:beforeLines="20"/>
        <w:jc w:val="center"/>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合同编号：</w:t>
      </w:r>
      <w:r>
        <w:rPr>
          <w:rFonts w:hint="eastAsia" w:ascii="仿宋" w:hAnsi="仿宋" w:eastAsia="仿宋" w:cs="仿宋"/>
          <w:bCs/>
          <w:color w:val="auto"/>
          <w:highlight w:val="none"/>
        </w:rPr>
        <w:t xml:space="preserve">【                 】            </w:t>
      </w:r>
    </w:p>
    <w:p w14:paraId="41A3A237">
      <w:pPr>
        <w:spacing w:beforeLines="20"/>
        <w:jc w:val="center"/>
        <w:rPr>
          <w:rFonts w:hint="eastAsia" w:ascii="仿宋" w:hAnsi="仿宋" w:eastAsia="仿宋" w:cs="仿宋"/>
          <w:color w:val="auto"/>
          <w:highlight w:val="none"/>
        </w:rPr>
      </w:pPr>
    </w:p>
    <w:p w14:paraId="66C0634F">
      <w:pPr>
        <w:spacing w:beforeLines="20"/>
        <w:jc w:val="center"/>
        <w:rPr>
          <w:rFonts w:hint="eastAsia" w:ascii="仿宋" w:hAnsi="仿宋" w:eastAsia="仿宋" w:cs="仿宋"/>
          <w:color w:val="auto"/>
          <w:highlight w:val="none"/>
        </w:rPr>
      </w:pPr>
    </w:p>
    <w:p w14:paraId="7246DA3A">
      <w:pPr>
        <w:spacing w:beforeLines="20"/>
        <w:jc w:val="center"/>
        <w:rPr>
          <w:rFonts w:hint="eastAsia" w:ascii="仿宋" w:hAnsi="仿宋" w:eastAsia="仿宋" w:cs="仿宋"/>
          <w:color w:val="auto"/>
          <w:highlight w:val="none"/>
        </w:rPr>
      </w:pPr>
    </w:p>
    <w:p w14:paraId="0CE302DF">
      <w:pPr>
        <w:spacing w:beforeLines="20"/>
        <w:jc w:val="center"/>
        <w:rPr>
          <w:rFonts w:hint="eastAsia" w:ascii="仿宋" w:hAnsi="仿宋" w:eastAsia="仿宋" w:cs="仿宋"/>
          <w:b/>
          <w:color w:val="auto"/>
          <w:sz w:val="32"/>
          <w:szCs w:val="32"/>
          <w:highlight w:val="none"/>
        </w:rPr>
      </w:pPr>
      <w:r>
        <w:rPr>
          <w:rFonts w:hint="eastAsia" w:ascii="仿宋" w:hAnsi="仿宋" w:eastAsia="仿宋" w:cs="仿宋"/>
          <w:b/>
          <w:color w:val="auto"/>
          <w:sz w:val="32"/>
          <w:szCs w:val="32"/>
          <w:highlight w:val="none"/>
        </w:rPr>
        <w:t>北京银行【   】项目</w:t>
      </w:r>
    </w:p>
    <w:p w14:paraId="07781D76">
      <w:pPr>
        <w:spacing w:beforeLines="20"/>
        <w:jc w:val="center"/>
        <w:rPr>
          <w:rFonts w:hint="eastAsia" w:ascii="仿宋" w:hAnsi="仿宋" w:eastAsia="仿宋" w:cs="仿宋"/>
          <w:bCs/>
          <w:iCs/>
          <w:color w:val="auto"/>
          <w:sz w:val="24"/>
          <w:highlight w:val="none"/>
        </w:rPr>
      </w:pPr>
      <w:r>
        <w:rPr>
          <w:rFonts w:hint="eastAsia" w:ascii="仿宋" w:hAnsi="仿宋" w:eastAsia="仿宋" w:cs="仿宋"/>
          <w:b/>
          <w:color w:val="auto"/>
          <w:sz w:val="32"/>
          <w:szCs w:val="32"/>
          <w:highlight w:val="none"/>
        </w:rPr>
        <w:t>技 术 服 务 合 同</w:t>
      </w:r>
      <w:r>
        <w:rPr>
          <w:rFonts w:hint="eastAsia" w:ascii="仿宋" w:hAnsi="仿宋" w:eastAsia="仿宋" w:cs="仿宋"/>
          <w:bCs/>
          <w:i/>
          <w:iCs/>
          <w:color w:val="auto"/>
          <w:sz w:val="24"/>
          <w:highlight w:val="none"/>
        </w:rPr>
        <w:t xml:space="preserve"> </w:t>
      </w:r>
    </w:p>
    <w:p w14:paraId="64343FDB">
      <w:pPr>
        <w:spacing w:beforeLines="20"/>
        <w:jc w:val="center"/>
        <w:rPr>
          <w:rFonts w:hint="eastAsia" w:ascii="仿宋" w:hAnsi="仿宋" w:eastAsia="仿宋" w:cs="仿宋"/>
          <w:color w:val="auto"/>
          <w:highlight w:val="none"/>
        </w:rPr>
      </w:pPr>
    </w:p>
    <w:p w14:paraId="72188D79">
      <w:pPr>
        <w:spacing w:beforeLines="20"/>
        <w:jc w:val="center"/>
        <w:rPr>
          <w:rFonts w:hint="eastAsia" w:ascii="仿宋" w:hAnsi="仿宋" w:eastAsia="仿宋" w:cs="仿宋"/>
          <w:color w:val="auto"/>
          <w:highlight w:val="none"/>
        </w:rPr>
      </w:pPr>
    </w:p>
    <w:p w14:paraId="6EA89A7F">
      <w:pPr>
        <w:spacing w:beforeLines="20"/>
        <w:jc w:val="center"/>
        <w:rPr>
          <w:rFonts w:hint="eastAsia" w:ascii="仿宋" w:hAnsi="仿宋" w:eastAsia="仿宋" w:cs="仿宋"/>
          <w:color w:val="auto"/>
          <w:highlight w:val="none"/>
        </w:rPr>
      </w:pPr>
    </w:p>
    <w:p w14:paraId="6CA33122">
      <w:pPr>
        <w:spacing w:beforeLines="20"/>
        <w:jc w:val="center"/>
        <w:rPr>
          <w:rFonts w:hint="eastAsia" w:ascii="仿宋" w:hAnsi="仿宋" w:eastAsia="仿宋" w:cs="仿宋"/>
          <w:color w:val="auto"/>
          <w:highlight w:val="none"/>
        </w:rPr>
      </w:pPr>
    </w:p>
    <w:p w14:paraId="117B3FB3">
      <w:pPr>
        <w:spacing w:beforeLines="20"/>
        <w:jc w:val="center"/>
        <w:rPr>
          <w:rFonts w:hint="eastAsia" w:ascii="仿宋" w:hAnsi="仿宋" w:eastAsia="仿宋" w:cs="仿宋"/>
          <w:color w:val="auto"/>
          <w:highlight w:val="none"/>
        </w:rPr>
      </w:pPr>
    </w:p>
    <w:p w14:paraId="78627EF7">
      <w:pPr>
        <w:spacing w:beforeLines="20"/>
        <w:jc w:val="center"/>
        <w:rPr>
          <w:rFonts w:hint="eastAsia" w:ascii="仿宋" w:hAnsi="仿宋" w:eastAsia="仿宋" w:cs="仿宋"/>
          <w:color w:val="auto"/>
          <w:highlight w:val="none"/>
        </w:rPr>
      </w:pPr>
    </w:p>
    <w:p w14:paraId="2AC8404D">
      <w:pPr>
        <w:spacing w:beforeLines="20"/>
        <w:jc w:val="center"/>
        <w:rPr>
          <w:rFonts w:hint="eastAsia" w:ascii="仿宋" w:hAnsi="仿宋" w:eastAsia="仿宋" w:cs="仿宋"/>
          <w:color w:val="auto"/>
          <w:highlight w:val="none"/>
        </w:rPr>
      </w:pPr>
    </w:p>
    <w:p w14:paraId="4C78B0E8">
      <w:pPr>
        <w:spacing w:beforeLines="20"/>
        <w:jc w:val="center"/>
        <w:rPr>
          <w:rFonts w:hint="eastAsia" w:ascii="仿宋" w:hAnsi="仿宋" w:eastAsia="仿宋" w:cs="仿宋"/>
          <w:color w:val="auto"/>
          <w:highlight w:val="none"/>
        </w:rPr>
      </w:pPr>
    </w:p>
    <w:p w14:paraId="01F86188">
      <w:pPr>
        <w:spacing w:beforeLines="20"/>
        <w:jc w:val="center"/>
        <w:rPr>
          <w:rFonts w:hint="eastAsia" w:ascii="仿宋" w:hAnsi="仿宋" w:eastAsia="仿宋" w:cs="仿宋"/>
          <w:color w:val="auto"/>
          <w:highlight w:val="none"/>
        </w:rPr>
      </w:pPr>
    </w:p>
    <w:p w14:paraId="15F9D003">
      <w:pPr>
        <w:spacing w:beforeLines="20"/>
        <w:jc w:val="center"/>
        <w:rPr>
          <w:rFonts w:hint="eastAsia" w:ascii="仿宋" w:hAnsi="仿宋" w:eastAsia="仿宋" w:cs="仿宋"/>
          <w:color w:val="auto"/>
          <w:highlight w:val="none"/>
        </w:rPr>
      </w:pPr>
    </w:p>
    <w:p w14:paraId="7DA33CAD">
      <w:pPr>
        <w:spacing w:beforeLines="20"/>
        <w:jc w:val="center"/>
        <w:rPr>
          <w:rFonts w:hint="eastAsia" w:ascii="仿宋" w:hAnsi="仿宋" w:eastAsia="仿宋" w:cs="仿宋"/>
          <w:color w:val="auto"/>
          <w:highlight w:val="none"/>
        </w:rPr>
      </w:pPr>
    </w:p>
    <w:p w14:paraId="55BBE195">
      <w:pPr>
        <w:spacing w:beforeLines="20"/>
        <w:jc w:val="center"/>
        <w:rPr>
          <w:rFonts w:hint="eastAsia" w:ascii="仿宋" w:hAnsi="仿宋" w:eastAsia="仿宋" w:cs="仿宋"/>
          <w:color w:val="auto"/>
          <w:sz w:val="24"/>
          <w:highlight w:val="none"/>
        </w:rPr>
      </w:pPr>
    </w:p>
    <w:p w14:paraId="51EBD48A">
      <w:pPr>
        <w:spacing w:beforeLines="20"/>
        <w:ind w:firstLine="2168" w:firstLineChars="900"/>
        <w:rPr>
          <w:rFonts w:hint="eastAsia" w:ascii="仿宋" w:hAnsi="仿宋" w:eastAsia="仿宋" w:cs="仿宋"/>
          <w:b/>
          <w:bCs/>
          <w:color w:val="auto"/>
          <w:sz w:val="24"/>
          <w:highlight w:val="none"/>
          <w:u w:val="single"/>
        </w:rPr>
      </w:pPr>
      <w:r>
        <w:rPr>
          <w:rFonts w:hint="eastAsia" w:ascii="仿宋" w:hAnsi="仿宋" w:eastAsia="仿宋" w:cs="仿宋"/>
          <w:b/>
          <w:bCs/>
          <w:color w:val="auto"/>
          <w:sz w:val="24"/>
          <w:highlight w:val="none"/>
        </w:rPr>
        <w:t>委托方：北京银行股份有限公司</w:t>
      </w:r>
      <w:r>
        <w:rPr>
          <w:rFonts w:hint="eastAsia" w:ascii="仿宋" w:hAnsi="仿宋" w:eastAsia="仿宋" w:cs="仿宋"/>
          <w:bCs/>
          <w:color w:val="auto"/>
          <w:sz w:val="24"/>
          <w:highlight w:val="none"/>
        </w:rPr>
        <w:t xml:space="preserve">       </w:t>
      </w:r>
    </w:p>
    <w:p w14:paraId="4080B057">
      <w:pPr>
        <w:spacing w:beforeLines="20"/>
        <w:ind w:firstLine="2168" w:firstLineChars="900"/>
        <w:rPr>
          <w:rFonts w:hint="eastAsia" w:ascii="仿宋" w:hAnsi="仿宋" w:eastAsia="仿宋" w:cs="仿宋"/>
          <w:bCs/>
          <w:iCs/>
          <w:color w:val="auto"/>
          <w:sz w:val="24"/>
          <w:highlight w:val="none"/>
          <w:u w:val="single"/>
        </w:rPr>
      </w:pPr>
      <w:r>
        <w:rPr>
          <w:rFonts w:hint="eastAsia" w:ascii="仿宋" w:hAnsi="仿宋" w:eastAsia="仿宋" w:cs="仿宋"/>
          <w:b/>
          <w:bCs/>
          <w:color w:val="auto"/>
          <w:sz w:val="24"/>
          <w:highlight w:val="none"/>
        </w:rPr>
        <w:t>受托方</w:t>
      </w:r>
      <w:r>
        <w:rPr>
          <w:rFonts w:hint="eastAsia" w:ascii="仿宋" w:hAnsi="仿宋" w:eastAsia="仿宋" w:cs="仿宋"/>
          <w:bCs/>
          <w:iCs/>
          <w:color w:val="auto"/>
          <w:sz w:val="24"/>
          <w:highlight w:val="none"/>
        </w:rPr>
        <w:t>：</w:t>
      </w:r>
      <w:r>
        <w:rPr>
          <w:rFonts w:hint="eastAsia" w:ascii="仿宋" w:hAnsi="仿宋" w:eastAsia="仿宋" w:cs="仿宋"/>
          <w:bCs/>
          <w:iCs/>
          <w:color w:val="auto"/>
          <w:sz w:val="24"/>
          <w:highlight w:val="none"/>
          <w:u w:val="single"/>
        </w:rPr>
        <w:t xml:space="preserve">                     </w:t>
      </w:r>
    </w:p>
    <w:p w14:paraId="66C31C1A">
      <w:pPr>
        <w:spacing w:beforeLines="20"/>
        <w:ind w:firstLine="3120" w:firstLineChars="1300"/>
        <w:rPr>
          <w:rFonts w:hint="eastAsia" w:ascii="仿宋" w:hAnsi="仿宋" w:eastAsia="仿宋" w:cs="仿宋"/>
          <w:color w:val="auto"/>
          <w:sz w:val="24"/>
          <w:highlight w:val="none"/>
        </w:rPr>
      </w:pPr>
      <w:r>
        <w:rPr>
          <w:rFonts w:hint="eastAsia" w:ascii="仿宋" w:hAnsi="仿宋" w:eastAsia="仿宋" w:cs="仿宋"/>
          <w:bCs/>
          <w:iCs/>
          <w:color w:val="auto"/>
          <w:sz w:val="24"/>
          <w:highlight w:val="none"/>
        </w:rPr>
        <w:t>二〇    年    月</w:t>
      </w:r>
      <w:r>
        <w:rPr>
          <w:rFonts w:hint="eastAsia" w:ascii="仿宋" w:hAnsi="仿宋" w:eastAsia="仿宋" w:cs="仿宋"/>
          <w:color w:val="auto"/>
          <w:highlight w:val="none"/>
        </w:rPr>
        <w:br w:type="page"/>
      </w:r>
    </w:p>
    <w:p w14:paraId="20723F0D">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甲方：北京银行股份有限公司</w:t>
      </w:r>
    </w:p>
    <w:p w14:paraId="6A1ED9AC">
      <w:pPr>
        <w:spacing w:beforeLines="30" w:line="360" w:lineRule="auto"/>
        <w:jc w:val="left"/>
        <w:rPr>
          <w:rFonts w:hint="eastAsia" w:ascii="仿宋" w:hAnsi="仿宋" w:eastAsia="仿宋" w:cs="仿宋"/>
          <w:color w:val="auto"/>
          <w:sz w:val="24"/>
          <w:highlight w:val="none"/>
          <w:lang w:eastAsia="zh-CN"/>
        </w:rPr>
      </w:pPr>
      <w:r>
        <w:rPr>
          <w:rFonts w:hint="eastAsia" w:ascii="仿宋" w:hAnsi="仿宋" w:eastAsia="仿宋" w:cs="仿宋"/>
          <w:color w:val="auto"/>
          <w:sz w:val="24"/>
          <w:highlight w:val="none"/>
        </w:rPr>
        <w:t>主办部门：</w:t>
      </w:r>
      <w:r>
        <w:rPr>
          <w:rFonts w:hint="eastAsia" w:ascii="仿宋" w:hAnsi="仿宋" w:eastAsia="仿宋" w:cs="仿宋"/>
          <w:color w:val="auto"/>
          <w:sz w:val="24"/>
          <w:highlight w:val="none"/>
          <w:lang w:val="en-US" w:eastAsia="zh-CN"/>
        </w:rPr>
        <w:t xml:space="preserve"> </w:t>
      </w:r>
    </w:p>
    <w:p w14:paraId="4D8ADD35">
      <w:pPr>
        <w:spacing w:beforeLines="30" w:line="360" w:lineRule="auto"/>
        <w:jc w:val="left"/>
        <w:rPr>
          <w:rFonts w:hint="eastAsia" w:ascii="仿宋" w:hAnsi="仿宋" w:eastAsia="仿宋" w:cs="仿宋"/>
          <w:color w:val="auto"/>
          <w:sz w:val="24"/>
          <w:highlight w:val="none"/>
          <w:lang w:eastAsia="zh-CN"/>
        </w:rPr>
      </w:pPr>
      <w:r>
        <w:rPr>
          <w:rFonts w:hint="eastAsia" w:ascii="仿宋" w:hAnsi="仿宋" w:eastAsia="仿宋" w:cs="仿宋"/>
          <w:color w:val="auto"/>
          <w:sz w:val="24"/>
          <w:highlight w:val="none"/>
        </w:rPr>
        <w:t>联系地址：</w:t>
      </w:r>
      <w:r>
        <w:rPr>
          <w:rFonts w:hint="eastAsia" w:ascii="仿宋" w:hAnsi="仿宋" w:eastAsia="仿宋" w:cs="仿宋"/>
          <w:color w:val="auto"/>
          <w:sz w:val="24"/>
          <w:highlight w:val="none"/>
          <w:lang w:val="en-US" w:eastAsia="zh-CN"/>
        </w:rPr>
        <w:t xml:space="preserve"> </w:t>
      </w:r>
    </w:p>
    <w:p w14:paraId="5A291F5B">
      <w:pPr>
        <w:spacing w:beforeLines="30" w:line="360" w:lineRule="auto"/>
        <w:jc w:val="left"/>
        <w:rPr>
          <w:rFonts w:hint="eastAsia" w:ascii="仿宋" w:hAnsi="仿宋" w:eastAsia="仿宋" w:cs="仿宋"/>
          <w:color w:val="auto"/>
          <w:sz w:val="24"/>
          <w:highlight w:val="none"/>
          <w:lang w:eastAsia="zh-CN"/>
        </w:rPr>
      </w:pPr>
      <w:r>
        <w:rPr>
          <w:rFonts w:hint="eastAsia" w:ascii="仿宋" w:hAnsi="仿宋" w:eastAsia="仿宋" w:cs="仿宋"/>
          <w:color w:val="auto"/>
          <w:sz w:val="24"/>
          <w:highlight w:val="none"/>
        </w:rPr>
        <w:t>邮政编码：</w:t>
      </w:r>
      <w:r>
        <w:rPr>
          <w:rFonts w:hint="eastAsia" w:ascii="仿宋" w:hAnsi="仿宋" w:eastAsia="仿宋" w:cs="仿宋"/>
          <w:color w:val="auto"/>
          <w:sz w:val="24"/>
          <w:highlight w:val="none"/>
          <w:lang w:val="en-US" w:eastAsia="zh-CN"/>
        </w:rPr>
        <w:t xml:space="preserve"> </w:t>
      </w:r>
    </w:p>
    <w:p w14:paraId="6EA02DBC">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电话号码：  </w:t>
      </w:r>
    </w:p>
    <w:p w14:paraId="4628E903">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联系人： </w:t>
      </w:r>
    </w:p>
    <w:p w14:paraId="6E9CF7DC">
      <w:pPr>
        <w:spacing w:beforeLines="30" w:line="360" w:lineRule="auto"/>
        <w:ind w:firstLine="480" w:firstLineChars="200"/>
        <w:jc w:val="left"/>
        <w:rPr>
          <w:rFonts w:hint="eastAsia" w:ascii="仿宋" w:hAnsi="仿宋" w:eastAsia="仿宋" w:cs="仿宋"/>
          <w:color w:val="auto"/>
          <w:sz w:val="24"/>
          <w:highlight w:val="none"/>
        </w:rPr>
      </w:pPr>
    </w:p>
    <w:p w14:paraId="7D99D760">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乙方：  </w:t>
      </w:r>
    </w:p>
    <w:p w14:paraId="566F71A7">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联系地址：  </w:t>
      </w:r>
    </w:p>
    <w:p w14:paraId="0174B5DC">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邮政编码：  </w:t>
      </w:r>
    </w:p>
    <w:p w14:paraId="17FC981F">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电话号码：  </w:t>
      </w:r>
    </w:p>
    <w:p w14:paraId="1D56E919">
      <w:pPr>
        <w:spacing w:beforeLines="30" w:line="360" w:lineRule="auto"/>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联系人： </w:t>
      </w:r>
    </w:p>
    <w:p w14:paraId="2F7A0783">
      <w:pPr>
        <w:spacing w:beforeLines="20"/>
        <w:ind w:firstLine="570"/>
        <w:rPr>
          <w:rFonts w:hint="eastAsia" w:ascii="仿宋" w:hAnsi="仿宋" w:eastAsia="仿宋" w:cs="仿宋"/>
          <w:color w:val="auto"/>
          <w:highlight w:val="none"/>
        </w:rPr>
      </w:pPr>
    </w:p>
    <w:p w14:paraId="7BAAC964">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甲方委托乙方就</w:t>
      </w:r>
      <w:r>
        <w:rPr>
          <w:rFonts w:hint="eastAsia" w:ascii="仿宋" w:hAnsi="仿宋" w:eastAsia="仿宋" w:cs="仿宋"/>
          <w:color w:val="auto"/>
          <w:sz w:val="24"/>
          <w:highlight w:val="none"/>
          <w:u w:val="single"/>
        </w:rPr>
        <w:t xml:space="preserve"> 北京银行       </w:t>
      </w:r>
      <w:r>
        <w:rPr>
          <w:rFonts w:hint="eastAsia" w:ascii="仿宋" w:hAnsi="仿宋" w:eastAsia="仿宋" w:cs="仿宋"/>
          <w:color w:val="auto"/>
          <w:sz w:val="24"/>
          <w:highlight w:val="none"/>
        </w:rPr>
        <w:t>项目（以下简称“本项目”）提供</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技术服务工作（以下简称“服务”），并支付相应的费用，乙方同意接受委托并提供上述服务。双方经过平等协商，在真实、充分地表达各自意愿的基础上，根据《中华人民共和国民法典》等有关法律法规的规定，达成协议如下：</w:t>
      </w:r>
    </w:p>
    <w:p w14:paraId="227AF453">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第一条 定义和解释</w:t>
      </w:r>
    </w:p>
    <w:p w14:paraId="394F139B">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本合同涉及的如下名词如无明确说明均按照以下定义和条款进行解释。</w:t>
      </w:r>
    </w:p>
    <w:p w14:paraId="26FE08B2">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服务”指根据本合同附件一《技术服务说明书》，乙方向甲方提供的包括但不限于专业技术支持和指导，以解决甲方特定项目技术问题、满足甲方项目需求的一系列活动，服务范围包括但不限于项目管理、计划、咨询、测评、巡检、测试、检测、指导与培训、安装及维护、保修、场地准备、设备管理或操作支持等。</w:t>
      </w:r>
    </w:p>
    <w:p w14:paraId="7C8C4D6C">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2、“资料”指根据本合同附件一《技术服务说明书》，乙方向甲方提供的程序、程序清单、编程工具、维护工具、技术文件、报告、图表、影像、成果/交付物等文字资料和项目文档（含电子文档）。其中，技术文件指所有技术参数、手册、专有信息以及其他与系统运行和检验相关的文件。</w:t>
      </w:r>
    </w:p>
    <w:p w14:paraId="28216AA6">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3、“规范”指本合同及附件对有关项目服务在功能、操作、环境及性能等方面要求的周密而完整的描述。</w:t>
      </w:r>
    </w:p>
    <w:p w14:paraId="30C01C97">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4、“项目”指与本合同附件一《技术服务说明书》中服务范围相关的由乙方提供整体解决方案，并满足甲方全部技术需求和预期目标的某一项目。</w:t>
      </w:r>
    </w:p>
    <w:p w14:paraId="4925B0EA">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5、“试运行”指初验后服务项目连续稳定运行【</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】个月。在试运行期间，服务项目应持续满足甲方的所有需求。</w:t>
      </w:r>
    </w:p>
    <w:p w14:paraId="2D29CBDF">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6、“终验”指甲方在试运行结束后对服务项目按照验收标准进行验收和评价。</w:t>
      </w:r>
    </w:p>
    <w:p w14:paraId="6AD4260C">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7、“软件更新”指根据甲方的故障/缺陷报告或情况说明及要求，乙方对服务项目所涉应用软件所作的程序修改、更正或打补丁等。</w:t>
      </w:r>
    </w:p>
    <w:p w14:paraId="705A5329">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8、“版本升级”指乙方对服务项目所作的重大改进。该等重大改进是通过增加功能和性能并保留原程序的设计用途来扩大、更改和加强服务项目。</w:t>
      </w:r>
    </w:p>
    <w:p w14:paraId="3075E965">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9、“现场维护”是指乙方根据甲方提出的技术问题指派技术人员到甲方现场处理解决问题的过程。</w:t>
      </w:r>
    </w:p>
    <w:p w14:paraId="0CE8FE63">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第二条 项目概况、服务内容、功能和方式</w:t>
      </w:r>
    </w:p>
    <w:p w14:paraId="4EE1BA5E">
      <w:pPr>
        <w:spacing w:beforeLines="20" w:line="360" w:lineRule="auto"/>
        <w:ind w:firstLine="480"/>
        <w:rPr>
          <w:rFonts w:hint="eastAsia" w:ascii="仿宋" w:hAnsi="仿宋" w:eastAsia="仿宋" w:cs="仿宋"/>
          <w:color w:val="auto"/>
          <w:sz w:val="24"/>
          <w:highlight w:val="none"/>
          <w:u w:val="single"/>
        </w:rPr>
      </w:pPr>
      <w:r>
        <w:rPr>
          <w:rFonts w:hint="eastAsia" w:ascii="仿宋" w:hAnsi="仿宋" w:eastAsia="仿宋" w:cs="仿宋"/>
          <w:color w:val="auto"/>
          <w:sz w:val="24"/>
          <w:highlight w:val="none"/>
        </w:rPr>
        <w:t>1、甲方委托乙方提供服务的项目为：</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w:t>
      </w:r>
    </w:p>
    <w:p w14:paraId="20FA4253">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2、乙方提供服务的内容，以及实现目标（包括但不限于功能、性能等）详见本合同附件一《技术服务说明书》 </w:t>
      </w:r>
    </w:p>
    <w:p w14:paraId="06925A16">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3、乙方提供服务的方式如下：</w:t>
      </w:r>
      <w:r>
        <w:rPr>
          <w:rFonts w:hint="eastAsia" w:ascii="仿宋" w:hAnsi="仿宋" w:eastAsia="仿宋" w:cs="仿宋"/>
          <w:color w:val="auto"/>
          <w:sz w:val="24"/>
          <w:highlight w:val="none"/>
          <w:u w:val="single"/>
        </w:rPr>
        <w:t xml:space="preserve"> 驻场服务 </w:t>
      </w:r>
      <w:r>
        <w:rPr>
          <w:rFonts w:hint="eastAsia" w:ascii="仿宋" w:hAnsi="仿宋" w:eastAsia="仿宋" w:cs="仿宋"/>
          <w:color w:val="auto"/>
          <w:sz w:val="24"/>
          <w:highlight w:val="none"/>
        </w:rPr>
        <w:t>。</w:t>
      </w:r>
    </w:p>
    <w:p w14:paraId="70FE45DB">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4、《技术服务说明书》应确定乙方提供的专业技术服务项目、专业技术范围、实施前提、工作项目、乙方及甲方在项目实施中的工作安排和配合责任、服务水准、需交付的项目文档、专业技术服务完成标志等。</w:t>
      </w:r>
    </w:p>
    <w:p w14:paraId="5CFC695A">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第三条 服务标准及要求</w:t>
      </w:r>
    </w:p>
    <w:p w14:paraId="73574840">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1、乙方应严格按照本合同附件一《技术服务说明书》的要求提供所列明的每一项服务，保证其提供的服务符合国家标准、行业标准以及本合同约定的安全标准和技术支持水平（以三者中最高的要求为准）。</w:t>
      </w:r>
    </w:p>
    <w:p w14:paraId="26CE49D3">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2、乙方须按照双方商定的时间进度要求提供本合同约定的服务（进度要求详见附件一《技术服务说明书》），符合甲方关于服务时效和可用性、数据机密和完整性的要求，并满足以下服务质量等方面的要求：</w:t>
      </w:r>
    </w:p>
    <w:p w14:paraId="5CBD99AB">
      <w:pPr>
        <w:spacing w:beforeLines="20" w:line="360" w:lineRule="auto"/>
        <w:ind w:firstLine="480"/>
        <w:rPr>
          <w:rFonts w:hint="eastAsia" w:ascii="仿宋" w:hAnsi="仿宋" w:eastAsia="仿宋" w:cs="仿宋"/>
          <w:color w:val="auto"/>
          <w:highlight w:val="none"/>
          <w:u w:val="single"/>
        </w:rPr>
      </w:pPr>
      <w:r>
        <w:rPr>
          <w:rFonts w:hint="eastAsia" w:ascii="仿宋" w:hAnsi="仿宋" w:eastAsia="仿宋" w:cs="仿宋"/>
          <w:color w:val="auto"/>
          <w:sz w:val="24"/>
          <w:highlight w:val="none"/>
          <w:u w:val="single"/>
        </w:rPr>
        <w:t>（1）执行情况良好，数据真实准确可信。</w:t>
      </w:r>
    </w:p>
    <w:p w14:paraId="5DC7817D">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u w:val="single"/>
        </w:rPr>
        <w:t>（2）项目可交付结果清晰、完整。</w:t>
      </w:r>
    </w:p>
    <w:p w14:paraId="08CCB661">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u w:val="single"/>
        </w:rPr>
        <w:t xml:space="preserve">（3）                                  </w:t>
      </w:r>
      <w:r>
        <w:rPr>
          <w:rFonts w:hint="eastAsia" w:ascii="仿宋" w:hAnsi="仿宋" w:eastAsia="仿宋" w:cs="仿宋"/>
          <w:color w:val="auto"/>
          <w:sz w:val="24"/>
          <w:highlight w:val="none"/>
        </w:rPr>
        <w:t>。</w:t>
      </w:r>
    </w:p>
    <w:p w14:paraId="1FC6A026">
      <w:pPr>
        <w:spacing w:beforeLines="20" w:line="360" w:lineRule="auto"/>
        <w:ind w:firstLine="480" w:firstLineChars="200"/>
        <w:rPr>
          <w:rFonts w:hint="eastAsia" w:ascii="仿宋" w:hAnsi="仿宋" w:eastAsia="仿宋" w:cs="仿宋"/>
          <w:color w:val="auto"/>
          <w:highlight w:val="none"/>
        </w:rPr>
      </w:pPr>
      <w:r>
        <w:rPr>
          <w:rFonts w:hint="eastAsia" w:ascii="仿宋" w:hAnsi="仿宋" w:eastAsia="仿宋" w:cs="仿宋"/>
          <w:color w:val="auto"/>
          <w:sz w:val="24"/>
          <w:highlight w:val="none"/>
        </w:rPr>
        <w:t>3、乙方在实施服务过程中，应严格贯彻落实本合同约定的甲方现场管理规范和银行信息科技风险管理指引的要求，在安全、规范的前提下，完成本合同约定服务。</w:t>
      </w:r>
    </w:p>
    <w:p w14:paraId="4CAFC338">
      <w:pPr>
        <w:spacing w:beforeLines="20" w:line="360" w:lineRule="auto"/>
        <w:ind w:firstLine="480" w:firstLineChars="200"/>
        <w:rPr>
          <w:rFonts w:hint="eastAsia" w:ascii="仿宋" w:hAnsi="仿宋" w:eastAsia="仿宋" w:cs="仿宋"/>
          <w:color w:val="auto"/>
          <w:highlight w:val="none"/>
        </w:rPr>
      </w:pPr>
      <w:r>
        <w:rPr>
          <w:rFonts w:hint="eastAsia" w:ascii="仿宋" w:hAnsi="仿宋" w:eastAsia="仿宋" w:cs="仿宋"/>
          <w:color w:val="auto"/>
          <w:sz w:val="24"/>
          <w:highlight w:val="none"/>
        </w:rPr>
        <w:t>4、</w:t>
      </w:r>
      <w:r>
        <w:rPr>
          <w:rFonts w:hint="eastAsia" w:ascii="仿宋" w:hAnsi="仿宋" w:eastAsia="仿宋" w:cs="仿宋"/>
          <w:color w:val="auto"/>
          <w:highlight w:val="none"/>
        </w:rPr>
        <w:t>《</w:t>
      </w:r>
      <w:r>
        <w:rPr>
          <w:rFonts w:hint="eastAsia" w:ascii="仿宋" w:hAnsi="仿宋" w:eastAsia="仿宋" w:cs="仿宋"/>
          <w:color w:val="auto"/>
          <w:sz w:val="24"/>
          <w:highlight w:val="none"/>
        </w:rPr>
        <w:t>技术服务说明书》中服务完成时，甲乙双方应依照本合同附件二签署《服务完成验收报告单》。</w:t>
      </w:r>
    </w:p>
    <w:p w14:paraId="65413F51">
      <w:pPr>
        <w:spacing w:beforeLines="20" w:line="360" w:lineRule="auto"/>
        <w:ind w:firstLine="482" w:firstLineChars="200"/>
        <w:rPr>
          <w:rFonts w:hint="eastAsia" w:ascii="仿宋" w:hAnsi="仿宋" w:eastAsia="仿宋" w:cs="仿宋"/>
          <w:color w:val="auto"/>
          <w:highlight w:val="none"/>
        </w:rPr>
      </w:pPr>
      <w:r>
        <w:rPr>
          <w:rFonts w:hint="eastAsia" w:ascii="仿宋" w:hAnsi="仿宋" w:eastAsia="仿宋" w:cs="仿宋"/>
          <w:b/>
          <w:bCs/>
          <w:color w:val="auto"/>
          <w:sz w:val="24"/>
          <w:highlight w:val="none"/>
        </w:rPr>
        <w:t>第四条  合同计费方式</w:t>
      </w:r>
    </w:p>
    <w:p w14:paraId="5B1FDAB2">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根据本合同约定服务的特性，甲乙双方约定技术服务的费用计取方式为：按服务事项收费。</w:t>
      </w:r>
    </w:p>
    <w:p w14:paraId="15BE45F1">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1、乙方向甲方提供本合同约定技术服务，甲方向乙方支付的技术服务费用总金额为人民币【 】元整，增值税税率为【 】%，税款为【 】元，不含税价款为【 】元。前述含税总金额为本合同项下甲方应向乙方支付的全部费用，除本合同另有约定之外，甲方无需向乙方支付其他任何费用。分期向乙方支付，具体支付进度如下：</w:t>
      </w:r>
    </w:p>
    <w:p w14:paraId="1FE3EB9F">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（1）本合同签订之日起【</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】个工作日内支付首期预付服务费用，金额为本合同总金额的【</w:t>
      </w:r>
      <w:r>
        <w:rPr>
          <w:rFonts w:hint="eastAsia" w:ascii="仿宋" w:hAnsi="仿宋" w:eastAsia="仿宋" w:cs="仿宋"/>
          <w:color w:val="auto"/>
          <w:sz w:val="24"/>
          <w:highlight w:val="none"/>
          <w:lang w:val="en-US" w:eastAsia="zh-CN"/>
        </w:rPr>
        <w:t>20</w:t>
      </w:r>
      <w:r>
        <w:rPr>
          <w:rFonts w:hint="eastAsia" w:ascii="仿宋" w:hAnsi="仿宋" w:eastAsia="仿宋" w:cs="仿宋"/>
          <w:color w:val="auto"/>
          <w:sz w:val="24"/>
          <w:highlight w:val="none"/>
        </w:rPr>
        <w:t>】%，即人民币【 】元整；</w:t>
      </w:r>
    </w:p>
    <w:p w14:paraId="2E824955">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（2）乙方完成全部服务项目并经甲方验收合格后签署《服务完成报告单》（附件二）后【</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】个工作日内支付本合同总金额的【</w:t>
      </w:r>
      <w:r>
        <w:rPr>
          <w:rFonts w:hint="eastAsia" w:ascii="仿宋" w:hAnsi="仿宋" w:eastAsia="仿宋" w:cs="仿宋"/>
          <w:color w:val="auto"/>
          <w:sz w:val="24"/>
          <w:highlight w:val="none"/>
          <w:lang w:val="en-US" w:eastAsia="zh-CN"/>
        </w:rPr>
        <w:t>80</w:t>
      </w:r>
      <w:r>
        <w:rPr>
          <w:rFonts w:hint="eastAsia" w:ascii="仿宋" w:hAnsi="仿宋" w:eastAsia="仿宋" w:cs="仿宋"/>
          <w:color w:val="auto"/>
          <w:sz w:val="24"/>
          <w:highlight w:val="none"/>
        </w:rPr>
        <w:t>】%，即人民币【 】元整。</w:t>
      </w:r>
    </w:p>
    <w:p w14:paraId="64AFA18F">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2、本条第1项约定之技术服务费用总金额所对应的服务期为【 】个月，计划服务期限自【 】年【 】月【 】日起，至【 】年【 】月【 】日截止。</w:t>
      </w:r>
    </w:p>
    <w:p w14:paraId="04E19E9F">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w:t>
      </w:r>
      <w:r>
        <w:rPr>
          <w:rFonts w:hint="eastAsia" w:ascii="仿宋" w:hAnsi="仿宋" w:eastAsia="仿宋" w:cs="仿宋"/>
          <w:color w:val="auto"/>
          <w:sz w:val="24"/>
          <w:szCs w:val="21"/>
          <w:highlight w:val="none"/>
        </w:rPr>
        <w:t>、如在本条第2项约定的计划服务期限届满后，乙方未完成约定的全部服务项目（包括但不限于未达到附件一中约定的乙方应提供的相应人次的服务总次数或实际有效服务时长等），甲方有权要求乙方继续提供服务直至完成所有服务义务，否则甲方有权拒绝付款并要求乙方承担违约责任；同时甲方亦有权在服务期限届满时选择终止合同，且仅需向乙方支付其已实际履行</w:t>
      </w:r>
      <w:r>
        <w:rPr>
          <w:rFonts w:hint="eastAsia" w:ascii="仿宋" w:hAnsi="仿宋" w:eastAsia="仿宋" w:cs="仿宋"/>
          <w:color w:val="auto"/>
          <w:sz w:val="24"/>
          <w:highlight w:val="none"/>
        </w:rPr>
        <w:t>并经甲方验收合格</w:t>
      </w:r>
      <w:r>
        <w:rPr>
          <w:rFonts w:hint="eastAsia" w:ascii="仿宋" w:hAnsi="仿宋" w:eastAsia="仿宋" w:cs="仿宋"/>
          <w:color w:val="auto"/>
          <w:sz w:val="24"/>
          <w:szCs w:val="21"/>
          <w:highlight w:val="none"/>
        </w:rPr>
        <w:t>部分的费用</w:t>
      </w:r>
      <w:r>
        <w:rPr>
          <w:rFonts w:hint="eastAsia" w:ascii="仿宋" w:hAnsi="仿宋" w:eastAsia="仿宋" w:cs="仿宋"/>
          <w:color w:val="auto"/>
          <w:sz w:val="24"/>
          <w:highlight w:val="none"/>
        </w:rPr>
        <w:t>（具体费用标准以乙方的投标文件、磋商响应文件中明确并经甲方最终认可的标准为准），乙方应退还甲方已支付的其他款项（如有）</w:t>
      </w:r>
      <w:r>
        <w:rPr>
          <w:rFonts w:hint="eastAsia" w:ascii="仿宋" w:hAnsi="仿宋" w:eastAsia="仿宋" w:cs="仿宋"/>
          <w:color w:val="auto"/>
          <w:sz w:val="24"/>
          <w:szCs w:val="21"/>
          <w:highlight w:val="none"/>
        </w:rPr>
        <w:t>。</w:t>
      </w:r>
    </w:p>
    <w:p w14:paraId="21C637F7">
      <w:pPr>
        <w:spacing w:beforeLines="20" w:line="360" w:lineRule="auto"/>
        <w:ind w:firstLine="480" w:firstLineChars="200"/>
        <w:rPr>
          <w:rFonts w:hint="eastAsia" w:ascii="仿宋" w:hAnsi="仿宋" w:eastAsia="仿宋" w:cs="仿宋"/>
          <w:color w:val="auto"/>
          <w:highlight w:val="none"/>
        </w:rPr>
      </w:pPr>
      <w:r>
        <w:rPr>
          <w:rFonts w:hint="eastAsia" w:ascii="仿宋" w:hAnsi="仿宋" w:eastAsia="仿宋" w:cs="仿宋"/>
          <w:color w:val="auto"/>
          <w:sz w:val="24"/>
          <w:highlight w:val="none"/>
        </w:rPr>
        <w:t>4、如计划服务期限届满，因甲方额外需求等甲方原因要求乙方延续服务的，乙方须确保不间断继续提供服务，从计划服务期届满延续服务至实际截止日期间的费用，双方可协商一致后另行签订合同支付。</w:t>
      </w:r>
    </w:p>
    <w:p w14:paraId="1DF03143">
      <w:pPr>
        <w:spacing w:beforeLines="20" w:line="360" w:lineRule="auto"/>
        <w:ind w:firstLine="482"/>
        <w:rPr>
          <w:rFonts w:hint="eastAsia" w:ascii="仿宋" w:hAnsi="仿宋" w:eastAsia="仿宋" w:cs="仿宋"/>
          <w:b/>
          <w:color w:val="auto"/>
          <w:highlight w:val="none"/>
        </w:rPr>
      </w:pPr>
      <w:r>
        <w:rPr>
          <w:rFonts w:hint="eastAsia" w:ascii="仿宋" w:hAnsi="仿宋" w:eastAsia="仿宋" w:cs="仿宋"/>
          <w:b/>
          <w:color w:val="auto"/>
          <w:sz w:val="24"/>
          <w:highlight w:val="none"/>
        </w:rPr>
        <w:t>第五条 税费和付款方式的约定</w:t>
      </w:r>
    </w:p>
    <w:p w14:paraId="76EFBBB2">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1、甲方每次付款前，乙方均应至少提前【</w:t>
      </w:r>
      <w:r>
        <w:rPr>
          <w:rFonts w:hint="eastAsia" w:ascii="仿宋" w:hAnsi="仿宋" w:eastAsia="仿宋" w:cs="仿宋"/>
          <w:color w:val="auto"/>
          <w:sz w:val="24"/>
          <w:highlight w:val="none"/>
          <w:lang w:val="en-US" w:eastAsia="zh-CN"/>
        </w:rPr>
        <w:t>5</w:t>
      </w:r>
      <w:r>
        <w:rPr>
          <w:rFonts w:hint="eastAsia" w:ascii="仿宋" w:hAnsi="仿宋" w:eastAsia="仿宋" w:cs="仿宋"/>
          <w:color w:val="auto"/>
          <w:sz w:val="24"/>
          <w:highlight w:val="none"/>
        </w:rPr>
        <w:t>】个工作日向甲方开具对应金额合法合规的正式增值税专用发票及付款通知书并负责送达甲方，否则甲方有权延迟付款且不视为违约。因乙方未及时送达合格的增值税专用发票或因其他乙方原因导致甲方无法抵扣进项税的，乙方应及时积极协助甲方办理相关补救手续，并赔偿甲方的相应损失。</w:t>
      </w:r>
    </w:p>
    <w:p w14:paraId="18AD59FD">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2、除本合同另有约定外，本合同项下的金额均为含税价格，乙方应按照相关税收法律法规规定向主管税务机关足额缴纳相关税费,相关税率按照国家法律法规规定执行。如遇国家调整税率，乙方向甲方开具增值税专用发票时以不含税价款为基数执行新的税率。如果本合同金额增加或减少的，相应的增值税款将随之增加或减少。如果乙方按照相关法律法规规定或本合同约定应向甲方退还全部或部分价款的，乙方应当向甲方退还相应的增值税款，同时乙方应向甲方重新开具增值税发票或开具增值税红字发票。</w:t>
      </w:r>
    </w:p>
    <w:p w14:paraId="19CBA1D2">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3、乙方收款账户信息如下：</w:t>
      </w:r>
    </w:p>
    <w:p w14:paraId="37B6B5AC">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开户银行：                                        </w:t>
      </w:r>
    </w:p>
    <w:p w14:paraId="78E4C423">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户名：                                            </w:t>
      </w:r>
    </w:p>
    <w:p w14:paraId="4BE1E11F">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账号：                                            </w:t>
      </w:r>
    </w:p>
    <w:p w14:paraId="7D4C4D33">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变更本合同约定的开户银行、账号等收款账户信息的，须及时提前书面通知甲方，甲方在接到书面通知前向原乙方账户付款造成乙方损失的，不视为甲方违约，由乙方自行承担责任及损失，甲方无需承担任何责任。</w:t>
      </w:r>
    </w:p>
    <w:p w14:paraId="4C1FEB21">
      <w:pPr>
        <w:spacing w:beforeLines="20" w:line="360" w:lineRule="auto"/>
        <w:ind w:firstLine="482"/>
        <w:rPr>
          <w:rFonts w:hint="eastAsia" w:ascii="仿宋" w:hAnsi="仿宋" w:eastAsia="仿宋" w:cs="仿宋"/>
          <w:b/>
          <w:color w:val="auto"/>
          <w:highlight w:val="none"/>
        </w:rPr>
      </w:pPr>
      <w:r>
        <w:rPr>
          <w:rFonts w:hint="eastAsia" w:ascii="仿宋" w:hAnsi="仿宋" w:eastAsia="仿宋" w:cs="仿宋"/>
          <w:b/>
          <w:color w:val="auto"/>
          <w:sz w:val="24"/>
          <w:highlight w:val="none"/>
        </w:rPr>
        <w:t>第六条 甲方的权利和义务</w:t>
      </w:r>
    </w:p>
    <w:p w14:paraId="586D1687">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1、甲方有权指定专人负责与乙方联系和沟通，参与乙方服务方案的讨论并提出合理化建议、配合乙方完成服务内容；</w:t>
      </w:r>
    </w:p>
    <w:p w14:paraId="2CE93CA4">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2、甲方有权对乙方的服务实施方案与具体内容等提出补充或修改意见，有权及时了解和监督项目服务的进展情况；</w:t>
      </w:r>
    </w:p>
    <w:p w14:paraId="645486A9">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3、甲方应向乙方提供必要的技术资料、信息和工作场所；</w:t>
      </w:r>
    </w:p>
    <w:p w14:paraId="44A4BB85">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4、甲方应向乙方提供必要的技术环境和配套设施；</w:t>
      </w:r>
    </w:p>
    <w:p w14:paraId="1E350427">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5、在乙方全面履行了本合同项下相应义务的前提下，甲方应按合同约定向乙方支付服务费用。</w:t>
      </w:r>
    </w:p>
    <w:p w14:paraId="141DDF5F">
      <w:pPr>
        <w:spacing w:beforeLines="20" w:line="360" w:lineRule="auto"/>
        <w:ind w:firstLine="482"/>
        <w:rPr>
          <w:rFonts w:hint="eastAsia" w:ascii="仿宋" w:hAnsi="仿宋" w:eastAsia="仿宋" w:cs="仿宋"/>
          <w:b/>
          <w:color w:val="auto"/>
          <w:highlight w:val="none"/>
        </w:rPr>
      </w:pPr>
      <w:r>
        <w:rPr>
          <w:rFonts w:hint="eastAsia" w:ascii="仿宋" w:hAnsi="仿宋" w:eastAsia="仿宋" w:cs="仿宋"/>
          <w:b/>
          <w:color w:val="auto"/>
          <w:sz w:val="24"/>
          <w:highlight w:val="none"/>
        </w:rPr>
        <w:t>第七条 乙方的权利和义务</w:t>
      </w:r>
    </w:p>
    <w:p w14:paraId="64A609CB">
      <w:pPr>
        <w:spacing w:beforeLines="30" w:line="360" w:lineRule="auto"/>
        <w:ind w:firstLine="424" w:firstLineChars="177"/>
        <w:rPr>
          <w:rFonts w:hint="eastAsia" w:ascii="仿宋" w:hAnsi="仿宋" w:eastAsia="仿宋" w:cs="仿宋"/>
          <w:color w:val="auto"/>
          <w:highlight w:val="none"/>
        </w:rPr>
      </w:pPr>
      <w:r>
        <w:rPr>
          <w:rFonts w:hint="eastAsia" w:ascii="仿宋" w:hAnsi="仿宋" w:eastAsia="仿宋" w:cs="仿宋"/>
          <w:color w:val="auto"/>
          <w:sz w:val="24"/>
          <w:highlight w:val="none"/>
        </w:rPr>
        <w:t>1、乙方应指定专人或指派代表负责与甲方联系和沟通，并明确其责任范围。乙方在实施服务过程中，应按甲方管理要求执行项目落地。乙方应按本合同约定的时间进度和要求按期完成约定服务事项。</w:t>
      </w:r>
    </w:p>
    <w:p w14:paraId="337F89C0">
      <w:pPr>
        <w:spacing w:beforeLines="30" w:line="360" w:lineRule="auto"/>
        <w:ind w:firstLine="424" w:firstLineChars="177"/>
        <w:rPr>
          <w:rFonts w:hint="eastAsia" w:ascii="仿宋" w:hAnsi="仿宋" w:eastAsia="仿宋" w:cs="仿宋"/>
          <w:color w:val="auto"/>
          <w:highlight w:val="none"/>
        </w:rPr>
      </w:pPr>
      <w:r>
        <w:rPr>
          <w:rFonts w:hint="eastAsia" w:ascii="仿宋" w:hAnsi="仿宋" w:eastAsia="仿宋" w:cs="仿宋"/>
          <w:color w:val="auto"/>
          <w:sz w:val="24"/>
          <w:highlight w:val="none"/>
        </w:rPr>
        <w:t>2、乙方应确保自身及参与本合同约定技术服务的乙方人员具备相应的资格、资质、经验和能力，能够为甲方提供符合本合同约定的技术服务，保证所提供的专业服务符合国家、行业的相关标准和水平，并符合甲方需求。乙方应合理配备/指派身体健康、有工作经验和相应技能的服务人员按照本合同的约定到现场提供与本技术服务项目有关的安装、调试/部署、项目管理、计划、验证、试运行、测评、巡检、保修、维护、指导与培训、技术咨询、测试、检测、指导与培训、设备管理、操作支持等技术服务，实施上述服务事项所涉费用均已包括在本合同价格内。</w:t>
      </w:r>
    </w:p>
    <w:p w14:paraId="5E84D68F">
      <w:pPr>
        <w:spacing w:beforeLines="30" w:line="360" w:lineRule="auto"/>
        <w:ind w:firstLine="424" w:firstLineChars="177"/>
        <w:rPr>
          <w:rFonts w:hint="eastAsia" w:ascii="仿宋" w:hAnsi="仿宋" w:eastAsia="仿宋" w:cs="仿宋"/>
          <w:color w:val="auto"/>
          <w:highlight w:val="none"/>
        </w:rPr>
      </w:pPr>
      <w:r>
        <w:rPr>
          <w:rFonts w:hint="eastAsia" w:ascii="仿宋" w:hAnsi="仿宋" w:eastAsia="仿宋" w:cs="仿宋"/>
          <w:color w:val="auto"/>
          <w:sz w:val="24"/>
          <w:highlight w:val="none"/>
        </w:rPr>
        <w:t>3、经甲方认可的乙方技术服务人员名单及其职称、联络方式、工作方式等内容写入本合同的附件（见附件四）。在服务实施前，甲方有权要求乙方提交本项目关键人员名单及其背景资料。包括但不限于员工学历背景、工作经验、相关资质认证、职业操守等与项目服务相关的内容；如甲方对乙方或乙方人员的服务水平或能力等提出异议，乙方承诺并保证予以及时改正，并保证在必要时或者甲方要求时及时更换相关人员，直至符合甲方的合理要求为止。乙方应保证其人员的稳定性，未经甲方事先同意，不得随意更换。乙方如需要更换项目经理或负责人等人员，应至少提前7个工作日以书面形式通知甲方，经甲方同意，并完成相应工作交接，且乙方保证继任人员能够无差别的继续</w:t>
      </w:r>
      <w:r>
        <w:rPr>
          <w:rFonts w:hint="eastAsia" w:ascii="仿宋" w:hAnsi="仿宋" w:eastAsia="仿宋" w:cs="仿宋"/>
          <w:color w:val="auto"/>
          <w:highlight w:val="none"/>
        </w:rPr>
        <w:t>履行</w:t>
      </w:r>
      <w:r>
        <w:rPr>
          <w:rFonts w:hint="eastAsia" w:ascii="仿宋" w:hAnsi="仿宋" w:eastAsia="仿宋" w:cs="仿宋"/>
          <w:color w:val="auto"/>
          <w:sz w:val="24"/>
          <w:highlight w:val="none"/>
        </w:rPr>
        <w:t>被替换人员的职责，保持服务水平的连续性。如乙方未经甲方同意擅自更换项目服务人员，应按本合同金额总额的【</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】%/人次向甲方支付违约金。如乙方配备/指派的技术服务人员不符合甲方要求的，甲方有权要求乙方更换，乙方应在甲方提出要求后3个工作日内更换，并按本条约定提供新更换人员的背景资料。</w:t>
      </w:r>
    </w:p>
    <w:p w14:paraId="09D6068E">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kern w:val="0"/>
          <w:sz w:val="24"/>
          <w:highlight w:val="none"/>
        </w:rPr>
        <w:t>4、</w:t>
      </w:r>
      <w:r>
        <w:rPr>
          <w:rFonts w:hint="eastAsia" w:ascii="仿宋" w:hAnsi="仿宋" w:eastAsia="仿宋" w:cs="仿宋"/>
          <w:color w:val="auto"/>
          <w:sz w:val="24"/>
          <w:highlight w:val="none"/>
        </w:rPr>
        <w:t>乙方在提供本合同约定技术服务期间，甲方有权要求乙方指派的项目负责人员书面报告项目服务进度、阶段完成情况、存在的问题和解决方案、以及下一阶段工作的具体安排，并定期与甲方进行技术交流和沟通。乙方应督促其工作人员为甲方服务期间，严格遵守甲方相关管理制度，包括但不限于保密管理、身份验证管理、文档提交以及重要机房内自带设备、数据操作管理等规定。</w:t>
      </w:r>
    </w:p>
    <w:p w14:paraId="39611203">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5、本项目服务内容经甲乙双方确认后，乙方的服务人员应按甲方要求抵达甲方指定现场开始实施专业技术服务。</w:t>
      </w:r>
    </w:p>
    <w:p w14:paraId="154B7297">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6、如乙方提供的服务有缺陷，达不到或不符合国家、行业的相关标准和水平或甲方需求时，乙方应采取包括但不限于排除缺陷、安排更高级别技术人员重新提供服务等措施以保证全面实现和满足甲方的服务需求，由此产生的所有费用均由乙方承担。如乙方的服务因存在上述问题而给甲方造成损失或工作障碍的，乙方应向甲方承担赔偿责任。</w:t>
      </w:r>
    </w:p>
    <w:p w14:paraId="40932284">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7、在本合同履行过程中，乙方应及时答复/回复甲方提出的有关服务计划与服务方案等方面的合理疑问或问题，并免费为甲方提供有关资料。乙方承诺并保证其服务计划与服务方案不含有任何可能导致甲方遭受损失的安全隐患。</w:t>
      </w:r>
    </w:p>
    <w:p w14:paraId="1EB6C283">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8、乙方不得将本合同项下的权利/义务转让予第三方，或将本合同项下的专业技术服务工作全部或部分再委托转包、变相转包，或未经甲方事先书面许可的情况下分包给任何第三方。同时，未经甲方事先书面同意，乙方不得向任何第三方转让其在本合同项下向甲方收取费用的权利，也不得将该等权利质押给任何第三方或用于融资等其他目的，否则构成乙方违约，乙方应承担违约责任并赔偿因此给甲方造成的损失。</w:t>
      </w:r>
    </w:p>
    <w:p w14:paraId="238215F7">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9、乙方应确保其在本合同项下所涉项目的全部招投标工作（如涉及）不违反《中华人民共和国招标投标法》等相关法律法规规定，配合甲方及时完成相关工作，否则乙方不可撤销地承诺自愿承担全部可能的不利后果及责任，甲方不承担责任。乙方对此已充分知悉并全面理解。</w:t>
      </w:r>
    </w:p>
    <w:p w14:paraId="4F595896">
      <w:pPr>
        <w:spacing w:beforeLines="30" w:line="360" w:lineRule="auto"/>
        <w:ind w:firstLine="426" w:firstLineChars="177"/>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第八条 行业监管与乙方保证</w:t>
      </w:r>
    </w:p>
    <w:p w14:paraId="1ABACDCF">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鉴于甲方作为金融机构，具有须接受银行业监管机构及其派出机构（以下简称“监管机构”）监管的特殊性质，乙方作为外包服务提供商理解和同意承担以下责任并作出保证：</w:t>
      </w:r>
    </w:p>
    <w:p w14:paraId="2F6877D7">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根据监管政策规定，为防范行业垄断和机构集中度风险，乙方同意，甲乙双方签署本合同并不代表甲方作出了今后将与乙方开展后续合作的任何承诺。如果乙方为甲方提供的服务构成关联外包，乙方须接受甲方对乙方定期进行的安全检查。</w:t>
      </w:r>
    </w:p>
    <w:p w14:paraId="57128E04">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应当建立和完善企业内部控制制度（包括但不限于外包服务内部控制机制和管理流程、内部控制技术和工具等），并保证该制度已得到全面和切实有效执行，乙方接受甲方对其上述内控制度执行、管理能力和突发事件处理能力等情况的监控与不定期检查。</w:t>
      </w:r>
    </w:p>
    <w:p w14:paraId="3A980AC7">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3、甲方有权对乙方的财务稳定性、内控及安全管理进行持续监控，甲方发现异常情况或乙方出现可能导致服务异常的情况时，甲方有权要求乙方及时予以纠正或者约谈乙方高管人员并要求限期整改。若乙方逾期未纠正、整改或纠正、整改后仍不符合本合同约定及甲方要求的，甲方有权终止本合同，暂停或取消乙方外包服务提供商资格；若乙方出现包括但不限于所有权或控制权发生变化、业务经营发生重大变化、财务状况恶化、内部管理混乱等情形时，甲方有权变更或终止本合同。</w:t>
      </w:r>
    </w:p>
    <w:p w14:paraId="7C8A3F79">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4、乙方应遵从法律法规、监管规定及甲方有关信息科技风险控制及流程、安全保密等内部管理制度，并应积极配合监管机构或甲方对乙方外包服务进行的风险评估、监测、检查和审计，必要时乙方须接受甲方内部或委派的外部第三方专业审计，并向甲方提供甲方要求的相关审计、检查类文档等文件资料。乙方承诺遵守监管法规要求，无条件接受监管机构对其所承担的本合同所约定该项外包服务的监督检查。</w:t>
      </w:r>
    </w:p>
    <w:p w14:paraId="568DAE26">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5、乙方应建立阶段性服务目标及任务，并应在任务的执行、服务时效和可用性、数据的机密性和完整性、技术支持水平、安全标准的遵守及完成的期限等方面符合甲方要求；乙方接受甲方对乙方外包服务过程和相关操作风险的持续监测与控制。</w:t>
      </w:r>
    </w:p>
    <w:p w14:paraId="1BE86C76">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6、乙方接受甲方对乙方外包服务进行定期或不定期的风险评估，评估内容包括但不限于乙方合规情况、内控制度执行情况、外包服务连续性、服务质量与执行效果、机构集中度、同业托管机构等，并根据甲方上述风险评估的需要向甲方提供相关书面文件或资料等。</w:t>
      </w:r>
    </w:p>
    <w:p w14:paraId="58BBEF0E">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7、为保障甲方业务连续性目标要求的实现，乙方应事先按甲方要求制定并提供应急处理与保障相关预案，提前准备并维护好相关（专属）资源，作为应急和灾备资源保障，承诺按照《外包服务中断应急预案》的规定履行义务，并明确向甲方提供应急响应和恢复的优先级为最高级，甲方有权对乙方服务/业务连续性管理进行监控、评价。同时，乙方承诺其服务质量不能满足外包服务要求的情况下甲方有权获取乙方外包服务资源的优先权。</w:t>
      </w:r>
    </w:p>
    <w:p w14:paraId="1B796589">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8、甲方有权对重要外包和一般外包采取差异化管控措施。如乙方为重要外包时，应当积极配合甲方及监管机构开展的尽职调查、风险监测和实地核查等工作，配合甲方制定退出策略，并向甲方作出如下承诺：</w:t>
      </w:r>
    </w:p>
    <w:p w14:paraId="78CA5229">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（1）乙方应建立信息科技风险管理体系，有效识别、监测、评估和控制风险，并应至少每季度向甲方报送外包风险监控报告，针对监控发现的潜在风险或风险事件，及时采取控制或缓释措施。</w:t>
      </w:r>
    </w:p>
    <w:p w14:paraId="7B15F411">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（2）乙方应每年聘请独立的审计机构，对自身外包服务进行风险评估，年度风险评估报告需报送甲方，并抄送监管机构或其派出机构。</w:t>
      </w:r>
    </w:p>
    <w:p w14:paraId="6C3E1375">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（3）乙方应对其外包服务团队成员进行背景调查，确保其过往无不良记录，且应与项目成员签订保密协议，并保留至少10年的法律追诉期。</w:t>
      </w:r>
    </w:p>
    <w:p w14:paraId="736A8C19">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9、乙方承担的外包服务为非驻场外包项目（是 </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 xml:space="preserve"> ，否 </w:t>
      </w:r>
      <w:r>
        <w:rPr>
          <w:rFonts w:hint="eastAsia" w:ascii="仿宋" w:hAnsi="仿宋" w:eastAsia="仿宋" w:cs="仿宋"/>
          <w:highlight w:val="none"/>
        </w:rPr>
        <w:t>■</w:t>
      </w:r>
      <w:r>
        <w:rPr>
          <w:rFonts w:hint="eastAsia" w:ascii="仿宋" w:hAnsi="仿宋" w:eastAsia="仿宋" w:cs="仿宋"/>
          <w:color w:val="auto"/>
          <w:sz w:val="24"/>
          <w:highlight w:val="none"/>
        </w:rPr>
        <w:t xml:space="preserve"> ）。乙方向甲方提供非驻场外包服务时，乙方承诺如下：承诺遵从银行业相关监管法规及政策规定；承诺接受监管机构及甲方的监督和实地检查；承诺接受甲方安排的风险评估、检测、检查或审计；承诺向甲方提供的服务资源应当至少与乙方服务的其他同业托管机构相互逻辑隔离，保证仅甲方具有对业务系统和相关数据等的最高访问权限。</w:t>
      </w:r>
    </w:p>
    <w:p w14:paraId="3632FA13">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10、无论乙方提供驻场或非驻场外包服务，乙方均不得在本合同允许范围外使用或者披露、泄露、透露甲方的信息，不得以甲方名义开展任何活动，不得将甲方数据以任何形式转移、挪用或谋取本合同约定以外的利益。</w:t>
      </w:r>
    </w:p>
    <w:p w14:paraId="450D748C">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11、甲方有权要求具有机构集中度特点的外包服务提供商（包括但不限于乙方等）提供充分的证据，证明其内部控制和管理能力、持续运营能力、保护客户信息能力等，并为甲方配备相对独立的资源（含服务团队、场地、系统、设备等），甲方有权对前述资源进行定期检查或指派专人现场监督，确保资源及时到位。</w:t>
      </w:r>
    </w:p>
    <w:p w14:paraId="313614F2">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12、乙方向甲方提供外包服务时，应按甲方关于报告内容和报告频度等要求及时向甲方报告相关情况。若发生监管机构规定的信息科技突发事件，或发生可能引发系统性、区域性银行业信息科技风险类突发事件，或发生重大风险事件时，乙方应立即通过甲方事先指定的报告路线、报告方式及时限要求向甲方书面报告（包括但不限于事件的影响程度、解决方案等），并立即采取有效的处置和纠正措施，尽最大限度减轻突发性事件等对甲方的不良影响。乙方承诺报告前述突发事件的时限为事件发生之时起【</w:t>
      </w:r>
      <w:r>
        <w:rPr>
          <w:rFonts w:hint="eastAsia" w:ascii="仿宋" w:hAnsi="仿宋" w:eastAsia="仿宋" w:cs="仿宋"/>
          <w:color w:val="auto"/>
          <w:sz w:val="24"/>
          <w:highlight w:val="none"/>
          <w:lang w:val="en-US" w:eastAsia="zh-CN"/>
        </w:rPr>
        <w:t>8</w:t>
      </w:r>
      <w:r>
        <w:rPr>
          <w:rFonts w:hint="eastAsia" w:ascii="仿宋" w:hAnsi="仿宋" w:eastAsia="仿宋" w:cs="仿宋"/>
          <w:color w:val="auto"/>
          <w:sz w:val="24"/>
          <w:highlight w:val="none"/>
        </w:rPr>
        <w:t>】小时内，通报内容包括事件的影响以及处置和纠正措施。其中，重大风险事件包括但不限于甲方重要数据或客户个人信息泄露、损毁或重要业务运营中断，由于不可抗力或乙方重大经营、财务问题导致或可能包括甲方在内的多家银行保险机构外包服务中断，乙方提供的重要外包服务非正常中断、终止或非正常退出，因乙方不当行为或服务的信息系统遭受网络攻击或其他原因造成甲方重大资金损失，乙方出现违法违规事件及银保监会等监管机构规定的其他重大事件等。</w:t>
      </w:r>
    </w:p>
    <w:p w14:paraId="6BE65C33">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13、如因国家政策、环境变化或事先不能预见、不能避免且不能克服的客观因素导致本合同确须变更或终止时，或者双方依约定中止、终止或解除本合同时，乙方保证配合甲方做好平稳过渡以及过渡期间相关服务安排，包括但不限于做好相关信息、资料和设备的交接与处置（包括向甲方或甲方指定的第三方）等服务。</w:t>
      </w:r>
    </w:p>
    <w:p w14:paraId="4CAE9CD3">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14、本合同所约定外包服务原则上不得分包，如乙方在征得甲方书面同意的情况下确需将非主要业务分包，则乙方承诺对分包业务的服务水平、质量及工作成果负总责，确保分包服务提供商能够严格遵守本合同约定，对分包服务提供商进行监控，并对分包服务提供商的变更履行通知和报告审批义务。</w:t>
      </w:r>
    </w:p>
    <w:p w14:paraId="10BF9C1C">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15、乙方确认其作为外包服务提供商有义务参与甲方不定期组织的信息科技应急预案编制和应急演练，甲方要求其参与综合性演练或专项演练时，乙方应于积极配合，否则甲方有权终止本合同。</w:t>
      </w:r>
    </w:p>
    <w:p w14:paraId="158D0384">
      <w:pPr>
        <w:spacing w:beforeLines="30" w:line="360" w:lineRule="auto"/>
        <w:ind w:firstLine="424" w:firstLineChars="177"/>
        <w:rPr>
          <w:rFonts w:hint="eastAsia" w:ascii="仿宋" w:hAnsi="仿宋" w:eastAsia="仿宋" w:cs="仿宋"/>
          <w:color w:val="auto"/>
          <w:sz w:val="24"/>
          <w:highlight w:val="none"/>
        </w:rPr>
      </w:pPr>
      <w:r>
        <w:rPr>
          <w:rFonts w:hint="eastAsia" w:ascii="仿宋" w:hAnsi="仿宋" w:eastAsia="仿宋" w:cs="仿宋"/>
          <w:color w:val="auto"/>
          <w:sz w:val="24"/>
          <w:highlight w:val="none"/>
        </w:rPr>
        <w:t>16、本合同项下乙方应与其指派为甲方提供服务的人员建立合法有效的劳动关系，乙方有义务且已经按照法律法规的要求为乙方人员办理了各项必要的医疗、社会保障或保险手续，且已足额、按期交纳了有关费用；前述人员与甲方不存在任何劳动或劳务关系，甲方无义务为乙方人员办理任何医疗、社会保障或保险手续或支付任何上述有关费用。乙方应自行确保该等人员的人身财产安全，该等人员如在本合同约定的服务期间内发生疾病、人身伤残、失踪、死亡等任何情形，甲方无义务为乙方或乙方人员垫付或支付任何费用且不承担任何责任，且如乙方人员违反本合同约定（包括但不限于违反甲方制度或保密规定、未按照本合同提供服务等）给甲方和/或第三方造成损害或者导致甲方与乙方和/或第三方发生任何纠纷/争议的，由乙方负责及时妥善解决，甲方不承担任何责任，乙方承担全部责任并赔偿因此给甲方及/或第三方造成的全部损失。</w:t>
      </w:r>
    </w:p>
    <w:p w14:paraId="0B1868D8">
      <w:pPr>
        <w:spacing w:beforeLines="20" w:line="360" w:lineRule="auto"/>
        <w:ind w:firstLine="482"/>
        <w:rPr>
          <w:rFonts w:hint="eastAsia" w:ascii="仿宋" w:hAnsi="仿宋" w:eastAsia="仿宋" w:cs="仿宋"/>
          <w:b/>
          <w:color w:val="auto"/>
          <w:highlight w:val="none"/>
        </w:rPr>
      </w:pPr>
      <w:r>
        <w:rPr>
          <w:rFonts w:hint="eastAsia" w:ascii="仿宋" w:hAnsi="仿宋" w:eastAsia="仿宋" w:cs="仿宋"/>
          <w:b/>
          <w:color w:val="auto"/>
          <w:sz w:val="24"/>
          <w:highlight w:val="none"/>
        </w:rPr>
        <w:t>第九条 后续服务与保障条款</w:t>
      </w:r>
    </w:p>
    <w:p w14:paraId="379B5E65">
      <w:pPr>
        <w:spacing w:beforeLines="20" w:line="360" w:lineRule="auto"/>
        <w:ind w:firstLine="480"/>
        <w:rPr>
          <w:rFonts w:hint="eastAsia" w:ascii="仿宋" w:hAnsi="仿宋" w:eastAsia="仿宋" w:cs="仿宋"/>
          <w:color w:val="auto"/>
          <w:highlight w:val="none"/>
          <w:u w:val="single"/>
        </w:rPr>
      </w:pPr>
      <w:r>
        <w:rPr>
          <w:rFonts w:hint="eastAsia" w:ascii="仿宋" w:hAnsi="仿宋" w:eastAsia="仿宋" w:cs="仿宋"/>
          <w:color w:val="auto"/>
          <w:sz w:val="24"/>
          <w:highlight w:val="none"/>
        </w:rPr>
        <w:t>1、在项目服务内容全部实施完成并出具《技术服务总结报告》后，乙方提供【  】个月（即质保期，自甲方全部验收通过之日起算）的免费技术维护、支持和保障服务，确保甲方项目的业务连续性目标，服务内容和方式如下：</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w:t>
      </w:r>
    </w:p>
    <w:p w14:paraId="04B31EDF">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2、在质保期内，如发现乙方提供的服务成果有缺陷，或项目服务的实际使用功能、性能和质量等不完全符合本合同约定时，乙方仍应及时负责排除缺陷、修理、替换或更换出现故障的服务成果，所有费用由乙方承担。</w:t>
      </w:r>
    </w:p>
    <w:p w14:paraId="4F38CE97">
      <w:pPr>
        <w:spacing w:beforeLines="20" w:line="360" w:lineRule="auto"/>
        <w:ind w:firstLine="480"/>
        <w:rPr>
          <w:rFonts w:hint="eastAsia" w:ascii="仿宋" w:hAnsi="仿宋" w:eastAsia="仿宋" w:cs="仿宋"/>
          <w:color w:val="auto"/>
          <w:highlight w:val="none"/>
        </w:rPr>
      </w:pPr>
      <w:r>
        <w:rPr>
          <w:rFonts w:hint="eastAsia" w:ascii="仿宋" w:hAnsi="仿宋" w:eastAsia="仿宋" w:cs="仿宋"/>
          <w:color w:val="auto"/>
          <w:sz w:val="24"/>
          <w:highlight w:val="none"/>
        </w:rPr>
        <w:t>3、如果项目服务成果在质保期内出现故障，乙方应在接到甲方通知后【</w:t>
      </w:r>
      <w:r>
        <w:rPr>
          <w:rFonts w:hint="eastAsia" w:ascii="仿宋" w:hAnsi="仿宋" w:eastAsia="仿宋" w:cs="仿宋"/>
          <w:color w:val="auto"/>
          <w:sz w:val="24"/>
          <w:highlight w:val="none"/>
          <w:lang w:val="en-US" w:eastAsia="zh-CN"/>
        </w:rPr>
        <w:t>0.5</w:t>
      </w:r>
      <w:r>
        <w:rPr>
          <w:rFonts w:hint="eastAsia" w:ascii="仿宋" w:hAnsi="仿宋" w:eastAsia="仿宋" w:cs="仿宋"/>
          <w:color w:val="auto"/>
          <w:sz w:val="24"/>
          <w:highlight w:val="none"/>
        </w:rPr>
        <w:t>】小时内做出响应，以确定故障情况并就如何排除故障作出决定、提供解决方案等，同时立即派遣技术服务人等用最快的交通工具在市区【</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】小时、郊区【</w:t>
      </w:r>
      <w:r>
        <w:rPr>
          <w:rFonts w:hint="eastAsia" w:ascii="仿宋" w:hAnsi="仿宋" w:eastAsia="仿宋" w:cs="仿宋"/>
          <w:color w:val="auto"/>
          <w:sz w:val="24"/>
          <w:highlight w:val="none"/>
          <w:lang w:val="en-US" w:eastAsia="zh-CN"/>
        </w:rPr>
        <w:t>2</w:t>
      </w:r>
      <w:r>
        <w:rPr>
          <w:rFonts w:hint="eastAsia" w:ascii="仿宋" w:hAnsi="仿宋" w:eastAsia="仿宋" w:cs="仿宋"/>
          <w:color w:val="auto"/>
          <w:sz w:val="24"/>
          <w:highlight w:val="none"/>
        </w:rPr>
        <w:t>小时】内赶到故障现场，并确保在【</w:t>
      </w:r>
      <w:r>
        <w:rPr>
          <w:rFonts w:hint="eastAsia" w:ascii="仿宋" w:hAnsi="仿宋" w:eastAsia="仿宋" w:cs="仿宋"/>
          <w:color w:val="auto"/>
          <w:sz w:val="24"/>
          <w:highlight w:val="none"/>
          <w:lang w:val="en-US" w:eastAsia="zh-CN"/>
        </w:rPr>
        <w:t>4</w:t>
      </w:r>
      <w:r>
        <w:rPr>
          <w:rFonts w:hint="eastAsia" w:ascii="仿宋" w:hAnsi="仿宋" w:eastAsia="仿宋" w:cs="仿宋"/>
          <w:color w:val="auto"/>
          <w:sz w:val="24"/>
          <w:highlight w:val="none"/>
        </w:rPr>
        <w:t>】小时内（含本数）使项目恢复正常工作。</w:t>
      </w:r>
    </w:p>
    <w:p w14:paraId="4A051C61">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4、如由于乙方履行上述义务/责任，而使项目停运或推迟运行时，则质保期按乙方排除故障所延误的时间做相应的顺延（延长）。</w:t>
      </w:r>
    </w:p>
    <w:p w14:paraId="41DC04BD">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本项目服务成果等交付甲方后，乙方负责按照甲方要求及本合同的约定为甲方及甲方人员进行技术指导和培训，培训目标为受训者能够独立、熟练地完成操作，实现预期目标和项目全部功能/性能等。培训内容包括但不限于：系统运行操作、日常使用维护等。</w:t>
      </w:r>
    </w:p>
    <w:p w14:paraId="3CCA1F33">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第十条 安全责任和保密条款</w:t>
      </w:r>
    </w:p>
    <w:p w14:paraId="76A273CC">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鉴于甲方作为金融机构，监管机构对金融机构数据安全和可靠性要求更高，乙方理解并知悉相关监管要求，保证其向甲方提供的技术服务和软件产品安全可靠，应确保在任何情况下，其提供的技术服务和软件产品不会因第三方组件或开源组件的安全漏洞而对甲方的任何系统和数据的安全性造成威胁或产生风险和损失。服务完成时，乙方应一并向甲方提供本合同技术服务或软件产品涉及的第三方组件/开源组件清单，建立并维护有效的监控机制，及时监控和响应其产品或服务中使用的第三方组件或开源组件的安全漏洞。当第三方组件/开源组件出现安全漏洞时，乙方应在【</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小时内主动通知甲方相关风险，并应无条件免费提供必要的技术支持修复或替换存在安全漏洞的组件，确保甲方信息系统和数据安全，如因此而发生纠纷或造成甲方风险或损失的，乙方应向甲方承担全部赔偿责任。</w:t>
      </w:r>
    </w:p>
    <w:p w14:paraId="3973B727">
      <w:pPr>
        <w:spacing w:beforeLines="20" w:line="360" w:lineRule="auto"/>
        <w:ind w:firstLine="480" w:firstLineChars="0"/>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2、乙方应确保其提供的技术服务和软件产品中的所有已知漏洞（包括但不限于软件产品、付费中间件、数据库等）能够得到及时修复和升级。当乙方得知其产品或服务中存在已知漏洞时，乙方应在【</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小时内主动通知甲方，并在确保充分测试的前提下，无条件免费提供升级方案和技术支持，协助甲方尽快实施修复，并确保甲方系统不会引入新的安全漏洞且稳定运行，确保甲方系统和数据不发生任何风险和损失，否则，乙方应向甲方承担赔偿责任。</w:t>
      </w:r>
    </w:p>
    <w:p w14:paraId="3B91833B">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乙方及乙方人员在本合同订立和履行过程中，应高度关注并采取一切必要措施保护甲方及甲方客户信息安全，发生涉及信息安全事故（含隐患）的，乙方应立即依据应急处理预案等进行合理处置，防止信息泄露。如乙方未在第一时间采取处置措施或处置措施不当给甲方及甲方客户造成损失的，乙方应给予全部赔偿。</w:t>
      </w:r>
    </w:p>
    <w:p w14:paraId="430F61FE">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乙方及乙方人员不得以甲方的名义开展任何活动、不得在本合同约定的范围外使用或披露甲方信息。乙方及乙方人员在本合同订立和履行过程中，应遵守甲方工作场所在保密、安全人员出入以及乙方委派的外包服务人员须以个人名义签署保密承诺函等方面的管理规定，非因甲方原因造成的人身财产损害由乙方负责解决并承担全部责任，因此给甲方造成损失的，乙方应给予全部赔偿。除非已经为公众知晓，对于本合同的内容以及乙方签署和履行本合同过程中接触和获悉的甲方的信息，包括但不限于甲方或其客户的资料、统计数据、计算机系统的资料/文件等，均构成甲方的商业秘密；除非法律法规要求或事先取得甲方书面同意，乙方及乙方人员不得以任何方式向任何第三方披露、透露或泄露前述信息，或用于本合同以外的任何目的或用途。</w:t>
      </w:r>
    </w:p>
    <w:p w14:paraId="269B0BF2">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乙方及乙方人员的保密义务不因本合同的变更、解除、终止而终止，永久有效。本合同解除或终止后，乙方及乙方人员仍然负有保守甲方商业秘密的义务；如果发生披露或泄密，无论披露/泄露人是乙方还是乙方雇用的或者聘用、授权的人员，无论该人员披露或泄密时是否仍在为乙方工作，乙方均应及时阻止披露/泄密行为、积极协助甲方消除披露/泄密造成的负面影响,并对因披露或泄密而产生的甲方全部损失进行赔偿和承担全部责任。</w:t>
      </w:r>
    </w:p>
    <w:p w14:paraId="1A5D0972">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6、本条款不因本合同的终止或解除而失效，持续有效。</w:t>
      </w:r>
    </w:p>
    <w:p w14:paraId="32A57742">
      <w:pPr>
        <w:spacing w:beforeLines="20" w:line="360" w:lineRule="auto"/>
        <w:ind w:firstLine="480"/>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第十一条 知识产权</w:t>
      </w:r>
    </w:p>
    <w:p w14:paraId="1B0BB8A1">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在履行本合同过程中，甲方向乙方提供的甲方商标、标识、图片、文字等资料和信息等均由甲方保留知识产权（包括但不限于著作权、商标权、专利权等）及一切其他相关权益。乙方（及乙方人员）提供本项目技术服务过程中产生、加工、交互的信息和形成的项目过程文档、技术方法以及最终服务成果（包括项目服务成果和以此为基础研发出的其他服务成果）等的知识产权及其相关权益（包括但不限于使用权、许可他人使用权、转让权等）全部归甲方所有，非经甲方书面同意，乙方（含乙方人员）不得以任何理由或方式使用上述技术成果，亦不得向任意第三方披露、透露或泄露。</w:t>
      </w:r>
    </w:p>
    <w:p w14:paraId="181AEBDB">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保证在履行本合同过程中使用合法的软、硬件产品，且乙方的工作及其向甲方提供的软件产品、技术服务或其他交付物以及为实施本项目所使用的文件、资料、信息、工具、设备等不会侵害任何第三人的权益（包括但不限于知识产权等），并保证甲方接受或使用乙方提供的服务及软件产品、交付物等不会受到任何第三方的侵权指控（包括争议、索赔或诉讼/仲裁等）。否则，如有任何第三方提出任何针对甲方的争议、索赔、诉讼/仲裁等，应由乙方负责及时妥善解决并承担全部法律责任及赔偿责任，同时还应承担甲方涉诉讼/仲裁时发生的全部相关费用（包括但不限于律师费等）并赔偿甲方在败诉、和解或其他争议解决情形中遭受的全部损失，甲方不因该等事项而承担任何责任或损失。</w:t>
      </w:r>
    </w:p>
    <w:p w14:paraId="0DCDE979">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第十二条 不可抗力</w:t>
      </w:r>
    </w:p>
    <w:p w14:paraId="56ED3188">
      <w:pPr>
        <w:spacing w:beforeLines="3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如缔结合同的一方因法律规定的不可抗力因素，例如战争、严重自然灾害、法律变更、政府管制等，而未能如期履行合同，经双方协商一致可将履行合同的日期合理延长，双方不必为此等延误所造成的损失或损坏而承担相应的违约责任。</w:t>
      </w:r>
    </w:p>
    <w:p w14:paraId="510DB545">
      <w:pPr>
        <w:spacing w:beforeLines="3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2、因不可抗力因素而无法履行合同的一方，须于事发后尽快以书面形式通知对方，并在发出后的【</w:t>
      </w:r>
      <w:r>
        <w:rPr>
          <w:rFonts w:hint="eastAsia" w:ascii="仿宋" w:hAnsi="仿宋" w:eastAsia="仿宋" w:cs="仿宋"/>
          <w:color w:val="auto"/>
          <w:sz w:val="24"/>
          <w:highlight w:val="none"/>
          <w:lang w:val="en-US" w:eastAsia="zh-CN"/>
        </w:rPr>
        <w:t>5</w:t>
      </w:r>
      <w:r>
        <w:rPr>
          <w:rFonts w:hint="eastAsia" w:ascii="仿宋" w:hAnsi="仿宋" w:eastAsia="仿宋" w:cs="仿宋"/>
          <w:color w:val="auto"/>
          <w:sz w:val="24"/>
          <w:highlight w:val="none"/>
        </w:rPr>
        <w:t>】日内，及时向对方提供有权机关的书面证明。</w:t>
      </w:r>
    </w:p>
    <w:p w14:paraId="33BD4DD7">
      <w:pPr>
        <w:spacing w:beforeLines="3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3、如不可抗力产生的影响持续或预计将持续较长期限，双方须尽快通过友好协商决定进一步履行合同的方案。协商不成，任何一方均可经书面通知对方后宣布解除/终止合同。</w:t>
      </w:r>
    </w:p>
    <w:p w14:paraId="141A7FAA">
      <w:pPr>
        <w:spacing w:beforeLines="3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4、不可抗力发生后，受不可抗力影响的一方未及时通知对方或未能采取必要措施防止损失扩大的，应对扩大的损失承担赔偿责任。</w:t>
      </w:r>
    </w:p>
    <w:p w14:paraId="15D4DB36">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第十三条 违约责任与合同终止</w:t>
      </w:r>
    </w:p>
    <w:p w14:paraId="488235B8">
      <w:pPr>
        <w:spacing w:beforeLines="20" w:line="360" w:lineRule="auto"/>
        <w:ind w:firstLine="372"/>
        <w:rPr>
          <w:rFonts w:hint="eastAsia" w:ascii="仿宋" w:hAnsi="仿宋" w:eastAsia="仿宋" w:cs="仿宋"/>
          <w:color w:val="auto"/>
          <w:sz w:val="24"/>
          <w:highlight w:val="none"/>
        </w:rPr>
      </w:pPr>
      <w:r>
        <w:rPr>
          <w:rFonts w:hint="eastAsia" w:ascii="仿宋" w:hAnsi="仿宋" w:eastAsia="仿宋" w:cs="仿宋"/>
          <w:color w:val="auto"/>
          <w:sz w:val="24"/>
          <w:highlight w:val="none"/>
        </w:rPr>
        <w:t>1、乙方未按本合同约定时效或要求提供技术服务的，按照《技术服务说明书》约定的违约处理细则承担违约责任。如因此导致本合同约定的技术服务内容整体逾期的，应自逾期之日起每日向甲方支付本合同服务费用总金额【</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】%的违约金。上述违约金的支付并不免除乙方继续实施项目服务的责任。逾期超过【</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】日乙方仍未完成服务工作的，甲方有权解除合同，并有权要求乙方赔偿因此造成的甲方全部损失。但甲方同意调整服务计划或者因不可抗力影响造成的除外。</w:t>
      </w:r>
    </w:p>
    <w:p w14:paraId="17E6F279">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2、如乙方提供的技术服务有缺陷或不符合本合同第三条约定的功能、性能、质量等要求，甲方有权解除合同，乙方应按本合同服务费用总金额的【</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】%向甲方支付违约金，上述违约金不足以弥补甲方全部损失的，乙方应继续向甲方赔偿。</w:t>
      </w:r>
    </w:p>
    <w:p w14:paraId="76DFA489">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3、乙方在履行合同时造成甲方客户信息不安全（泄露隐患）或客户权利受到影响，或乙方有其他违约行为，甲方有权拒绝付款并有权解除合同，乙方应按本合同服务费用总金额的【</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】%向甲方支付违约金，因此而给甲方或甲方客户造成其他损失的，乙方应予以赔偿。</w:t>
      </w:r>
    </w:p>
    <w:p w14:paraId="47BEB84C">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4、乙方所提供的技术服务或工作成果带有病毒及/或恶意代码的，应自接到甲方通知后【</w:t>
      </w:r>
      <w:r>
        <w:rPr>
          <w:rFonts w:hint="eastAsia" w:ascii="仿宋" w:hAnsi="仿宋" w:eastAsia="仿宋" w:cs="仿宋"/>
          <w:color w:val="auto"/>
          <w:sz w:val="24"/>
          <w:highlight w:val="none"/>
          <w:lang w:val="en-US" w:eastAsia="zh-CN"/>
        </w:rPr>
        <w:t>3</w:t>
      </w:r>
      <w:r>
        <w:rPr>
          <w:rFonts w:hint="eastAsia" w:ascii="仿宋" w:hAnsi="仿宋" w:eastAsia="仿宋" w:cs="仿宋"/>
          <w:color w:val="auto"/>
          <w:sz w:val="24"/>
          <w:highlight w:val="none"/>
        </w:rPr>
        <w:t>】个工作日内解决，并承担因此产生的全部费用。乙方不能在前述时间内解决的，甲方有权解除本合同，并要求乙方按本合同总金额的【</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】%承担违约金并赔偿甲方因此导致的全部损失。</w:t>
      </w:r>
    </w:p>
    <w:p w14:paraId="5F47A880">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如乙方机构调整或变更（包括但不限于所有权或控制权发生变化、业务经营发生重大变化、重大资源损失、重大财务损失和重要人员的变动等，例如公司名称、管理层、股权、业务范围、本合同下的销售代表等发生变动），乙方应在上述事件发生之日起【</w:t>
      </w:r>
      <w:r>
        <w:rPr>
          <w:rFonts w:hint="eastAsia" w:ascii="仿宋" w:hAnsi="仿宋" w:eastAsia="仿宋" w:cs="仿宋"/>
          <w:color w:val="auto"/>
          <w:sz w:val="24"/>
          <w:highlight w:val="none"/>
          <w:lang w:val="en-US" w:eastAsia="zh-CN"/>
        </w:rPr>
        <w:t>5</w:t>
      </w:r>
      <w:r>
        <w:rPr>
          <w:rFonts w:hint="eastAsia" w:ascii="仿宋" w:hAnsi="仿宋" w:eastAsia="仿宋" w:cs="仿宋"/>
          <w:color w:val="auto"/>
          <w:sz w:val="24"/>
          <w:highlight w:val="none"/>
        </w:rPr>
        <w:t>】日内以书面形式通知甲方。如果预计上述调整或变更可能对乙方履行本合同项下技术服务义务等造成影响的，乙方应同时采取或提出甲方认可的应急补救计划、提供项目实施的合格备份人员等措施，且甲方认为在必要时，前述计划或措施还应包括（但不限于）乙方承诺将软件相关的系统或开发平台的工具软件及工具软件的源代码直接或通过甲方认可的第三方（保证方）交给甲方等。乙方未按本款约定执行的，视为乙方重大违约，甲方有权宣布立即终止本合同并要求乙方按本合同服务费用总金额的【</w:t>
      </w:r>
      <w:r>
        <w:rPr>
          <w:rFonts w:hint="eastAsia" w:ascii="仿宋" w:hAnsi="仿宋" w:eastAsia="仿宋" w:cs="仿宋"/>
          <w:color w:val="auto"/>
          <w:sz w:val="24"/>
          <w:highlight w:val="none"/>
          <w:lang w:val="en-US" w:eastAsia="zh-CN"/>
        </w:rPr>
        <w:t>20</w:t>
      </w:r>
      <w:r>
        <w:rPr>
          <w:rFonts w:hint="eastAsia" w:ascii="仿宋" w:hAnsi="仿宋" w:eastAsia="仿宋" w:cs="仿宋"/>
          <w:color w:val="auto"/>
          <w:sz w:val="24"/>
          <w:highlight w:val="none"/>
        </w:rPr>
        <w:t>】%向甲方支付违约金，前述违约金不足弥补甲方全部损失的，甲方有权继续向乙方追偿。</w:t>
      </w:r>
    </w:p>
    <w:p w14:paraId="5E317E66">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6、乙方未按本合同要求提供所承诺的服务人员，或乙方未取得甲方同意擅自更换项目负责人或技术实施人员，则每擅自更换一人次，应向甲方偿付本合同总金额的【</w:t>
      </w:r>
      <w:r>
        <w:rPr>
          <w:rFonts w:hint="eastAsia" w:ascii="仿宋" w:hAnsi="仿宋" w:eastAsia="仿宋" w:cs="仿宋"/>
          <w:color w:val="auto"/>
          <w:sz w:val="24"/>
          <w:highlight w:val="none"/>
          <w:lang w:val="en-US" w:eastAsia="zh-CN"/>
        </w:rPr>
        <w:t>20</w:t>
      </w:r>
      <w:r>
        <w:rPr>
          <w:rFonts w:hint="eastAsia" w:ascii="仿宋" w:hAnsi="仿宋" w:eastAsia="仿宋" w:cs="仿宋"/>
          <w:color w:val="auto"/>
          <w:sz w:val="24"/>
          <w:highlight w:val="none"/>
        </w:rPr>
        <w:t>】%的违约金。如果此等违约造成本合同项下甲方需求无法实现或严重影响甲方项目进展的，甲方有权解除本合同，并要求乙方按本合同总金额的【</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】%承担违约金并赔偿甲方损失。</w:t>
      </w:r>
    </w:p>
    <w:p w14:paraId="3AD4B1F9">
      <w:pPr>
        <w:spacing w:beforeLines="3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7、如果发生因乙方履行本合同约定服务或其工作成果侵犯他人专利、著作权、商标权、商业秘密或其它权利而针对甲方提起索赔或诉讼仲裁的情况，乙方应支付由此而产生的全部费用及赔偿金。如甲方将第三方提起索赔或诉讼仲裁的情况及时通知了乙方，并且授权乙方独立应诉和解决索赔问题，则乙方将自费应诉，并支付全部费用、和解赔偿金和由于该案最终裁定或判决而支付的赔偿金。如果依照中华人民共和国法律，甲方不能实现授权乙方独立应诉和解决索赔问题，则甲方可以选择独立应诉或与乙方联合应诉，乙方将承担由此而支付的全部费用、和解赔偿金和按最终裁定或判决而需要甲方或乙方支付的赔偿金。如果乙方不积极应诉或解决纠纷，甲方为自身利益有权独立应诉、与第三方做出任何重大决定，包括庭外和解、法庭抗辩，乙方将承担由此而支付的全部费用、和解赔偿金和按最终裁定或判决而需要甲方和/或乙方支付的赔偿金。在处理索赔或诉讼仲裁的过程中，乙方应尽力补救措施完成约定服务事项，</w:t>
      </w:r>
    </w:p>
    <w:p w14:paraId="6478EA2A">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8、不论因单方违约导致另一方行使合同解除权，还是双方协商一致需要提前终止本合同的，乙方均承诺甲方具有获取其外包服务资源的优先权，乙方应将此前与执行本合同有关的所有已制作的过程文档、技术文档、数据及资料、甲方提供乙方的所有资料、文件及数据以及乙方为履行本合同所使用的工具和产品源代码等相关专属资源和资料等，在本合同终止前按甲方要求交给甲方，以确保本项目的业务连续性。</w:t>
      </w:r>
    </w:p>
    <w:p w14:paraId="38C63505">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9、如因国家政策或环境变化等因素触发合同变更或终止时，双方可经协商一致后变更本合同中项目实施及付款等条款，签订补充协议并执行。在过渡期间，乙方应该按照双方协商的办法履行服务职责，及时交接与项目服务相关的资料、信息、设施等。</w:t>
      </w:r>
    </w:p>
    <w:p w14:paraId="01F8F50A">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10、本合同因乙方违约导致合同提前解除或终止的，乙方应于解除或终止后【</w:t>
      </w:r>
      <w:r>
        <w:rPr>
          <w:rFonts w:hint="eastAsia" w:ascii="仿宋" w:hAnsi="仿宋" w:eastAsia="仿宋" w:cs="仿宋"/>
          <w:color w:val="auto"/>
          <w:sz w:val="24"/>
          <w:szCs w:val="24"/>
          <w:highlight w:val="none"/>
          <w:lang w:val="en-US" w:eastAsia="zh-CN"/>
        </w:rPr>
        <w:t>5</w:t>
      </w:r>
      <w:r>
        <w:rPr>
          <w:rFonts w:hint="eastAsia" w:ascii="仿宋" w:hAnsi="仿宋" w:eastAsia="仿宋" w:cs="仿宋"/>
          <w:color w:val="auto"/>
          <w:sz w:val="24"/>
          <w:szCs w:val="24"/>
          <w:highlight w:val="none"/>
        </w:rPr>
        <w:t>】日内及时返还甲方已支付的全部合同价款；如因甲方原因解除，乙方应于解除或终止后【</w:t>
      </w:r>
      <w:r>
        <w:rPr>
          <w:rFonts w:hint="eastAsia" w:ascii="仿宋" w:hAnsi="仿宋" w:eastAsia="仿宋" w:cs="仿宋"/>
          <w:color w:val="auto"/>
          <w:sz w:val="24"/>
          <w:szCs w:val="24"/>
          <w:highlight w:val="none"/>
          <w:lang w:val="en-US" w:eastAsia="zh-CN"/>
        </w:rPr>
        <w:t>5</w:t>
      </w:r>
      <w:r>
        <w:rPr>
          <w:rFonts w:hint="eastAsia" w:ascii="仿宋" w:hAnsi="仿宋" w:eastAsia="仿宋" w:cs="仿宋"/>
          <w:color w:val="auto"/>
          <w:sz w:val="24"/>
          <w:szCs w:val="24"/>
          <w:highlight w:val="none"/>
        </w:rPr>
        <w:t>】日内及时返还甲方已支付但未实际履行部分的合同价款。</w:t>
      </w:r>
    </w:p>
    <w:p w14:paraId="78798AA4">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kern w:val="0"/>
          <w:sz w:val="24"/>
          <w:szCs w:val="24"/>
          <w:highlight w:val="none"/>
        </w:rPr>
        <w:t>11、</w:t>
      </w:r>
      <w:r>
        <w:rPr>
          <w:rFonts w:hint="eastAsia" w:ascii="仿宋" w:hAnsi="仿宋" w:eastAsia="仿宋" w:cs="仿宋"/>
          <w:color w:val="auto"/>
          <w:sz w:val="24"/>
          <w:szCs w:val="24"/>
          <w:highlight w:val="none"/>
        </w:rPr>
        <w:t>如乙方违反本合同第八条行业监管与乙方保证的任一约定，应向甲方支付本合同总金额的【</w:t>
      </w:r>
      <w:r>
        <w:rPr>
          <w:rFonts w:hint="eastAsia" w:ascii="仿宋" w:hAnsi="仿宋" w:eastAsia="仿宋" w:cs="仿宋"/>
          <w:color w:val="auto"/>
          <w:sz w:val="24"/>
          <w:szCs w:val="24"/>
          <w:highlight w:val="none"/>
          <w:lang w:val="en-US" w:eastAsia="zh-CN"/>
        </w:rPr>
        <w:t>30</w:t>
      </w:r>
      <w:r>
        <w:rPr>
          <w:rFonts w:hint="eastAsia" w:ascii="仿宋" w:hAnsi="仿宋" w:eastAsia="仿宋" w:cs="仿宋"/>
          <w:color w:val="auto"/>
          <w:sz w:val="24"/>
          <w:szCs w:val="24"/>
          <w:highlight w:val="none"/>
        </w:rPr>
        <w:t>】%的违约金。如果此等违约导致本合同无法继续履行，或导致合同目的无法实现，或对甲方造成负面影响的，甲方有权解除本合同，并要求乙方按本合同总金额的【</w:t>
      </w:r>
      <w:r>
        <w:rPr>
          <w:rFonts w:hint="eastAsia" w:ascii="仿宋" w:hAnsi="仿宋" w:eastAsia="仿宋" w:cs="仿宋"/>
          <w:color w:val="auto"/>
          <w:sz w:val="24"/>
          <w:szCs w:val="24"/>
          <w:highlight w:val="none"/>
          <w:lang w:val="en-US" w:eastAsia="zh-CN"/>
        </w:rPr>
        <w:t>30</w:t>
      </w:r>
      <w:r>
        <w:rPr>
          <w:rFonts w:hint="eastAsia" w:ascii="仿宋" w:hAnsi="仿宋" w:eastAsia="仿宋" w:cs="仿宋"/>
          <w:color w:val="auto"/>
          <w:sz w:val="24"/>
          <w:szCs w:val="24"/>
          <w:highlight w:val="none"/>
        </w:rPr>
        <w:t>】%承担违约金并赔偿甲方损失。</w:t>
      </w:r>
    </w:p>
    <w:p w14:paraId="04273BB5">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12、乙方未按本合同第十条落实安全责任，或出现违反保密约定的情形，除应采取补救措施继续完善履行义务外，每违约一次还应向甲方支付本合同总金额【</w:t>
      </w:r>
      <w:r>
        <w:rPr>
          <w:rFonts w:hint="eastAsia" w:ascii="仿宋" w:hAnsi="仿宋" w:eastAsia="仿宋" w:cs="仿宋"/>
          <w:color w:val="auto"/>
          <w:sz w:val="24"/>
          <w:highlight w:val="none"/>
          <w:lang w:val="en-US" w:eastAsia="zh-CN"/>
        </w:rPr>
        <w:t>30</w:t>
      </w:r>
      <w:r>
        <w:rPr>
          <w:rFonts w:hint="eastAsia" w:ascii="仿宋" w:hAnsi="仿宋" w:eastAsia="仿宋" w:cs="仿宋"/>
          <w:color w:val="auto"/>
          <w:sz w:val="24"/>
          <w:highlight w:val="none"/>
        </w:rPr>
        <w:t>】%的违约金，同时甲方有权单方面终止本合同，前述违约金不足以弥补甲方损失的，乙方应继续向甲方赔偿。如因乙方未能及时修复漏洞或未能提供安全的技术服务和软件产品而导致的甲方系统损失，包括但不限于数据泄露、系统停机或其他相关风险或损失，乙方应承担全部赔偿责任，并赔偿甲方的直接和间接等全部损失和甲方因此产生的全部费用，包括但不限于法律费用、诉讼费用、律师费用和甲方为补救安全问题而产生的费用等。本合同履行完毕，并不免除乙方继续承担本合同第十条约定的安全、保密义务的责任。</w:t>
      </w:r>
    </w:p>
    <w:p w14:paraId="6D5D4DF8">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13、在订立、履行本合同、完成后续质保、维修维护服务、履行保密义务过程中，因乙方的行为对甲方信息系统、数据和信息安全以及其它财产安全造成损害的，如因此所致的甲方实际损失超过本合同标的额，则乙方应据实赔偿甲方损失，不限于本合同标的额。</w:t>
      </w:r>
    </w:p>
    <w:p w14:paraId="6F785982">
      <w:pPr>
        <w:pStyle w:val="92"/>
        <w:spacing w:beforeLines="20"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14、按本合同约定应该偿付的违约金、赔偿金和各种经济损失，应当在明确责任后【</w:t>
      </w:r>
      <w:r>
        <w:rPr>
          <w:rFonts w:hint="eastAsia" w:ascii="仿宋" w:hAnsi="仿宋" w:eastAsia="仿宋" w:cs="仿宋"/>
          <w:color w:val="auto"/>
          <w:sz w:val="24"/>
          <w:szCs w:val="24"/>
          <w:highlight w:val="none"/>
          <w:lang w:val="en-US" w:eastAsia="zh-CN"/>
        </w:rPr>
        <w:t>5</w:t>
      </w:r>
      <w:r>
        <w:rPr>
          <w:rFonts w:hint="eastAsia" w:ascii="仿宋" w:hAnsi="仿宋" w:eastAsia="仿宋" w:cs="仿宋"/>
          <w:color w:val="auto"/>
          <w:sz w:val="24"/>
          <w:szCs w:val="24"/>
          <w:highlight w:val="none"/>
        </w:rPr>
        <w:t>】日内付清，逾期按应支付金额每日【</w:t>
      </w:r>
      <w:r>
        <w:rPr>
          <w:rFonts w:hint="eastAsia" w:ascii="仿宋" w:hAnsi="仿宋" w:eastAsia="仿宋" w:cs="仿宋"/>
          <w:color w:val="auto"/>
          <w:sz w:val="24"/>
          <w:szCs w:val="24"/>
          <w:highlight w:val="none"/>
          <w:lang w:val="en-US" w:eastAsia="zh-CN"/>
        </w:rPr>
        <w:t>1</w:t>
      </w:r>
      <w:r>
        <w:rPr>
          <w:rFonts w:hint="eastAsia" w:ascii="仿宋" w:hAnsi="仿宋" w:eastAsia="仿宋" w:cs="仿宋"/>
          <w:color w:val="auto"/>
          <w:sz w:val="24"/>
          <w:szCs w:val="24"/>
          <w:highlight w:val="none"/>
        </w:rPr>
        <w:t>%】的标准逐日计收利息。依据本合同约定乙方应向甲方支付前述款项的，甲方有权自行从应付本合同总金额中扣除充抵。</w:t>
      </w:r>
    </w:p>
    <w:p w14:paraId="6CB6AACD">
      <w:pPr>
        <w:spacing w:beforeLines="20" w:line="360" w:lineRule="auto"/>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第十四条 适用法律及合同争议解决</w:t>
      </w:r>
    </w:p>
    <w:p w14:paraId="326A6FE1">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1、因签订、履行本合同而发生的一切争议适用中华人民共和国的法律、行政法规以及最高人民法院的司法解释（为本合同之目的，不包含香港特别行政区、澳门特别行政区法律和台湾地区有关规定）。</w:t>
      </w:r>
    </w:p>
    <w:p w14:paraId="739563B7">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2、有关本合同的一切争议应首先通过友好协商予以解决。如果协商未果，应按以下</w:t>
      </w:r>
      <w:r>
        <w:rPr>
          <w:rFonts w:hint="eastAsia" w:ascii="仿宋" w:hAnsi="仿宋" w:eastAsia="仿宋" w:cs="仿宋"/>
          <w:color w:val="auto"/>
          <w:sz w:val="24"/>
          <w:highlight w:val="none"/>
          <w:u w:val="single"/>
        </w:rPr>
        <w:t xml:space="preserve">  【A】 </w:t>
      </w:r>
      <w:r>
        <w:rPr>
          <w:rFonts w:hint="eastAsia" w:ascii="仿宋" w:hAnsi="仿宋" w:eastAsia="仿宋" w:cs="仿宋"/>
          <w:color w:val="auto"/>
          <w:sz w:val="24"/>
          <w:highlight w:val="none"/>
        </w:rPr>
        <w:t>项约定解决：</w:t>
      </w:r>
    </w:p>
    <w:p w14:paraId="733718BC">
      <w:pPr>
        <w:spacing w:beforeLines="20" w:line="360" w:lineRule="auto"/>
        <w:ind w:left="570"/>
        <w:rPr>
          <w:rFonts w:hint="eastAsia" w:ascii="仿宋" w:hAnsi="仿宋" w:eastAsia="仿宋" w:cs="仿宋"/>
          <w:color w:val="auto"/>
          <w:sz w:val="24"/>
          <w:highlight w:val="none"/>
        </w:rPr>
      </w:pPr>
      <w:r>
        <w:rPr>
          <w:rFonts w:hint="eastAsia" w:ascii="仿宋" w:hAnsi="仿宋" w:eastAsia="仿宋" w:cs="仿宋"/>
          <w:color w:val="auto"/>
          <w:sz w:val="24"/>
          <w:highlight w:val="none"/>
        </w:rPr>
        <w:t>（A）交由甲方所在地的人民法院诉讼解决；</w:t>
      </w:r>
    </w:p>
    <w:p w14:paraId="3C935EEE">
      <w:pPr>
        <w:spacing w:beforeLines="20" w:line="360" w:lineRule="auto"/>
        <w:ind w:left="570"/>
        <w:rPr>
          <w:rFonts w:hint="eastAsia" w:ascii="仿宋" w:hAnsi="仿宋" w:eastAsia="仿宋" w:cs="仿宋"/>
          <w:color w:val="auto"/>
          <w:sz w:val="24"/>
          <w:highlight w:val="none"/>
        </w:rPr>
      </w:pPr>
      <w:r>
        <w:rPr>
          <w:rFonts w:hint="eastAsia" w:ascii="仿宋" w:hAnsi="仿宋" w:eastAsia="仿宋" w:cs="仿宋"/>
          <w:color w:val="auto"/>
          <w:sz w:val="24"/>
          <w:highlight w:val="none"/>
        </w:rPr>
        <w:t>（B）提交北京仲裁委员会，根据该会届时有效的仲裁规则裁决。</w:t>
      </w:r>
    </w:p>
    <w:p w14:paraId="1236FF7C">
      <w:pPr>
        <w:spacing w:beforeLines="20" w:line="360" w:lineRule="auto"/>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 除非本合同另有约定，双方应继续执行合同中未有争议的部分而不应受到争议解决程序的影响。</w:t>
      </w:r>
    </w:p>
    <w:p w14:paraId="1CD43710">
      <w:pPr>
        <w:spacing w:beforeLines="30" w:line="360" w:lineRule="auto"/>
        <w:ind w:firstLine="482" w:firstLineChars="200"/>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第十五条 其他</w:t>
      </w:r>
    </w:p>
    <w:p w14:paraId="5207CE96">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本合同可以以书面纸质文件为载体进行线下签署，也可以以数据电文为载体进行线上签署，两种签署方式具有同等法律效力，对甲乙双方均具有法律约束力。本合同自甲乙双方加盖公章（含电子签章）后生效。任何一方不得以合同签署形式为由质疑本合同的有效性。</w:t>
      </w:r>
    </w:p>
    <w:p w14:paraId="530BA692">
      <w:pPr>
        <w:spacing w:beforeLines="20" w:line="240" w:lineRule="auto"/>
        <w:ind w:firstLine="480" w:firstLineChars="200"/>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2、本合同正本一式【</w:t>
      </w:r>
      <w:r>
        <w:rPr>
          <w:rFonts w:hint="eastAsia" w:ascii="仿宋" w:hAnsi="仿宋" w:eastAsia="仿宋" w:cs="仿宋"/>
          <w:color w:val="auto"/>
          <w:sz w:val="24"/>
          <w:highlight w:val="none"/>
          <w:lang w:val="en-US" w:eastAsia="zh-CN"/>
        </w:rPr>
        <w:t>2</w:t>
      </w:r>
      <w:r>
        <w:rPr>
          <w:rFonts w:hint="eastAsia" w:ascii="仿宋" w:hAnsi="仿宋" w:eastAsia="仿宋" w:cs="仿宋"/>
          <w:color w:val="auto"/>
          <w:sz w:val="24"/>
          <w:highlight w:val="none"/>
        </w:rPr>
        <w:t>】份，双方各执【</w:t>
      </w:r>
      <w:r>
        <w:rPr>
          <w:rFonts w:hint="eastAsia" w:ascii="仿宋" w:hAnsi="仿宋" w:eastAsia="仿宋" w:cs="仿宋"/>
          <w:color w:val="auto"/>
          <w:sz w:val="24"/>
          <w:highlight w:val="none"/>
          <w:lang w:val="en-US" w:eastAsia="zh-CN"/>
        </w:rPr>
        <w:t>1</w:t>
      </w:r>
      <w:r>
        <w:rPr>
          <w:rFonts w:hint="eastAsia" w:ascii="仿宋" w:hAnsi="仿宋" w:eastAsia="仿宋" w:cs="仿宋"/>
          <w:color w:val="auto"/>
          <w:sz w:val="24"/>
          <w:highlight w:val="none"/>
        </w:rPr>
        <w:t>】份，每份具有同等法律效力。经双方协商一致，可以书面形式对本合同予以变更或补充。</w:t>
      </w:r>
    </w:p>
    <w:p w14:paraId="190DE57C">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3、本合同于                                 在甲方所在地订立</w:t>
      </w:r>
      <w:r>
        <w:rPr>
          <w:rFonts w:hint="eastAsia" w:ascii="仿宋" w:hAnsi="仿宋" w:eastAsia="仿宋" w:cs="仿宋"/>
          <w:color w:val="auto"/>
          <w:spacing w:val="24"/>
          <w:sz w:val="24"/>
          <w:highlight w:val="none"/>
        </w:rPr>
        <w:t>。</w:t>
      </w:r>
    </w:p>
    <w:p w14:paraId="009187D9">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4、本合同部分条款失效，不影响其他条款的效力。</w:t>
      </w:r>
    </w:p>
    <w:p w14:paraId="3484A63B">
      <w:pPr>
        <w:spacing w:line="360" w:lineRule="auto"/>
        <w:ind w:firstLine="482" w:firstLineChars="200"/>
        <w:rPr>
          <w:rFonts w:hint="eastAsia" w:ascii="仿宋" w:hAnsi="仿宋" w:eastAsia="仿宋" w:cs="仿宋"/>
          <w:color w:val="auto"/>
          <w:sz w:val="24"/>
          <w:highlight w:val="none"/>
        </w:rPr>
      </w:pPr>
      <w:r>
        <w:rPr>
          <w:rFonts w:hint="eastAsia" w:ascii="仿宋" w:hAnsi="仿宋" w:eastAsia="仿宋" w:cs="仿宋"/>
          <w:b/>
          <w:bCs/>
          <w:color w:val="auto"/>
          <w:sz w:val="24"/>
          <w:highlight w:val="none"/>
        </w:rPr>
        <w:t>第十六条 合同文件组成</w:t>
      </w:r>
      <w:r>
        <w:rPr>
          <w:rFonts w:hint="eastAsia" w:ascii="仿宋" w:hAnsi="仿宋" w:eastAsia="仿宋" w:cs="仿宋"/>
          <w:color w:val="auto"/>
          <w:sz w:val="24"/>
          <w:highlight w:val="none"/>
        </w:rPr>
        <w:t xml:space="preserve"> </w:t>
      </w:r>
    </w:p>
    <w:p w14:paraId="06B92207">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下列文件为本合同的组成部分：</w:t>
      </w:r>
    </w:p>
    <w:p w14:paraId="572E692D">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1.合同及相关附件、补充协议；</w:t>
      </w:r>
    </w:p>
    <w:p w14:paraId="5C4A2DF9">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2.中标通知书（如有）；</w:t>
      </w:r>
    </w:p>
    <w:p w14:paraId="3610B02B">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3.招标文件和投标文件（如有）；</w:t>
      </w:r>
    </w:p>
    <w:p w14:paraId="0845B3D5">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4.形成合同的其他文件（如有）。</w:t>
      </w:r>
    </w:p>
    <w:p w14:paraId="5079822C">
      <w:pPr>
        <w:spacing w:beforeLines="20" w:line="360" w:lineRule="auto"/>
        <w:ind w:firstLine="480" w:firstLineChars="200"/>
        <w:rPr>
          <w:rFonts w:hint="eastAsia" w:ascii="仿宋" w:hAnsi="仿宋" w:eastAsia="仿宋" w:cs="仿宋"/>
          <w:color w:val="auto"/>
          <w:sz w:val="24"/>
          <w:highlight w:val="none"/>
          <w:u w:val="single"/>
        </w:rPr>
      </w:pPr>
      <w:r>
        <w:rPr>
          <w:rFonts w:hint="eastAsia" w:ascii="仿宋" w:hAnsi="仿宋" w:eastAsia="仿宋" w:cs="仿宋"/>
          <w:color w:val="auto"/>
          <w:sz w:val="24"/>
          <w:highlight w:val="none"/>
        </w:rPr>
        <w:t>上述文件应互为补充和解释，如有不一致的，以本合同约定为准。</w:t>
      </w:r>
    </w:p>
    <w:p w14:paraId="3285B326">
      <w:pPr>
        <w:spacing w:beforeLines="20" w:line="360" w:lineRule="auto"/>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（以下无正文）</w:t>
      </w:r>
    </w:p>
    <w:p w14:paraId="5A6AD75D">
      <w:pPr>
        <w:rPr>
          <w:rFonts w:hint="eastAsia" w:ascii="仿宋" w:hAnsi="仿宋" w:eastAsia="仿宋" w:cs="仿宋"/>
          <w:b/>
          <w:color w:val="auto"/>
          <w:spacing w:val="24"/>
          <w:sz w:val="24"/>
          <w:highlight w:val="none"/>
        </w:rPr>
        <w:sectPr>
          <w:headerReference r:id="rId13" w:type="first"/>
          <w:headerReference r:id="rId12" w:type="default"/>
          <w:footerReference r:id="rId14" w:type="default"/>
          <w:pgSz w:w="11906" w:h="16838"/>
          <w:pgMar w:top="1440" w:right="1803"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41E46991">
      <w:pPr>
        <w:rPr>
          <w:rFonts w:hint="eastAsia" w:ascii="仿宋" w:hAnsi="仿宋" w:eastAsia="仿宋" w:cs="仿宋"/>
          <w:color w:val="auto"/>
          <w:sz w:val="24"/>
          <w:highlight w:val="none"/>
        </w:rPr>
      </w:pPr>
    </w:p>
    <w:p w14:paraId="2DEFC454">
      <w:pPr>
        <w:rPr>
          <w:rFonts w:hint="eastAsia" w:ascii="仿宋" w:hAnsi="仿宋" w:eastAsia="仿宋" w:cs="仿宋"/>
          <w:color w:val="auto"/>
          <w:sz w:val="24"/>
          <w:highlight w:val="none"/>
        </w:rPr>
      </w:pPr>
      <w:r>
        <w:rPr>
          <w:rFonts w:hint="eastAsia" w:ascii="仿宋" w:hAnsi="仿宋" w:eastAsia="仿宋" w:cs="仿宋"/>
          <w:color w:val="auto"/>
          <w:sz w:val="24"/>
          <w:highlight w:val="none"/>
        </w:rPr>
        <w:t>（本页无正文，为本合同签署页）</w:t>
      </w:r>
    </w:p>
    <w:p w14:paraId="066850A4">
      <w:pPr>
        <w:spacing w:beforeLines="20" w:line="360" w:lineRule="auto"/>
        <w:rPr>
          <w:rFonts w:hint="eastAsia" w:ascii="仿宋" w:hAnsi="仿宋" w:eastAsia="仿宋" w:cs="仿宋"/>
          <w:color w:val="auto"/>
          <w:sz w:val="24"/>
          <w:highlight w:val="none"/>
        </w:rPr>
      </w:pPr>
    </w:p>
    <w:p w14:paraId="4F549207">
      <w:pPr>
        <w:spacing w:beforeLines="20" w:line="360" w:lineRule="auto"/>
        <w:rPr>
          <w:rFonts w:hint="eastAsia" w:ascii="仿宋" w:hAnsi="仿宋" w:eastAsia="仿宋" w:cs="仿宋"/>
          <w:color w:val="auto"/>
          <w:sz w:val="24"/>
          <w:highlight w:val="none"/>
        </w:rPr>
      </w:pPr>
    </w:p>
    <w:p w14:paraId="7A918A5F">
      <w:pPr>
        <w:spacing w:beforeLines="20" w:line="360" w:lineRule="auto"/>
        <w:rPr>
          <w:rFonts w:hint="eastAsia" w:ascii="仿宋" w:hAnsi="仿宋" w:eastAsia="仿宋" w:cs="仿宋"/>
          <w:color w:val="auto"/>
          <w:sz w:val="24"/>
          <w:highlight w:val="none"/>
        </w:rPr>
      </w:pPr>
    </w:p>
    <w:p w14:paraId="0EACA909">
      <w:pPr>
        <w:spacing w:beforeLines="20" w:line="360" w:lineRule="auto"/>
        <w:rPr>
          <w:rFonts w:hint="eastAsia" w:ascii="仿宋" w:hAnsi="仿宋" w:eastAsia="仿宋" w:cs="仿宋"/>
          <w:color w:val="auto"/>
          <w:highlight w:val="none"/>
        </w:rPr>
      </w:pPr>
    </w:p>
    <w:tbl>
      <w:tblPr>
        <w:tblStyle w:val="30"/>
        <w:tblW w:w="9986" w:type="dxa"/>
        <w:tblInd w:w="-617" w:type="dxa"/>
        <w:tblLayout w:type="fixed"/>
        <w:tblCellMar>
          <w:top w:w="0" w:type="dxa"/>
          <w:left w:w="108" w:type="dxa"/>
          <w:bottom w:w="0" w:type="dxa"/>
          <w:right w:w="108" w:type="dxa"/>
        </w:tblCellMar>
      </w:tblPr>
      <w:tblGrid>
        <w:gridCol w:w="4706"/>
        <w:gridCol w:w="5280"/>
      </w:tblGrid>
      <w:tr w14:paraId="399F4B3C">
        <w:tblPrEx>
          <w:tblCellMar>
            <w:top w:w="0" w:type="dxa"/>
            <w:left w:w="108" w:type="dxa"/>
            <w:bottom w:w="0" w:type="dxa"/>
            <w:right w:w="108" w:type="dxa"/>
          </w:tblCellMar>
        </w:tblPrEx>
        <w:trPr>
          <w:trHeight w:val="823" w:hRule="atLeast"/>
        </w:trPr>
        <w:tc>
          <w:tcPr>
            <w:tcW w:w="4706" w:type="dxa"/>
          </w:tcPr>
          <w:p w14:paraId="4C11B523">
            <w:pPr>
              <w:keepNext w:val="0"/>
              <w:keepLines w:val="0"/>
              <w:suppressLineNumbers w:val="0"/>
              <w:spacing w:before="0" w:beforeLines="20" w:beforeAutospacing="0" w:after="0" w:afterAutospacing="0" w:line="360" w:lineRule="auto"/>
              <w:ind w:left="0" w:right="0"/>
              <w:rPr>
                <w:rFonts w:hint="eastAsia" w:ascii="仿宋" w:hAnsi="仿宋" w:eastAsia="仿宋" w:cs="仿宋"/>
                <w:b/>
                <w:color w:val="auto"/>
                <w:spacing w:val="24"/>
                <w:sz w:val="24"/>
                <w:szCs w:val="20"/>
                <w:highlight w:val="none"/>
              </w:rPr>
            </w:pPr>
            <w:r>
              <w:rPr>
                <w:rFonts w:hint="eastAsia" w:ascii="仿宋" w:hAnsi="仿宋" w:eastAsia="仿宋" w:cs="仿宋"/>
                <w:b/>
                <w:color w:val="auto"/>
                <w:spacing w:val="24"/>
                <w:sz w:val="24"/>
                <w:szCs w:val="20"/>
                <w:highlight w:val="none"/>
              </w:rPr>
              <w:t>甲方(盖章):北京银行股份有限公司</w:t>
            </w:r>
          </w:p>
        </w:tc>
        <w:tc>
          <w:tcPr>
            <w:tcW w:w="5280" w:type="dxa"/>
          </w:tcPr>
          <w:p w14:paraId="5537E919">
            <w:pPr>
              <w:keepNext w:val="0"/>
              <w:keepLines w:val="0"/>
              <w:suppressLineNumbers w:val="0"/>
              <w:spacing w:before="0" w:beforeLines="20" w:beforeAutospacing="0" w:after="0" w:afterAutospacing="0" w:line="360" w:lineRule="auto"/>
              <w:ind w:left="0" w:right="0"/>
              <w:rPr>
                <w:rFonts w:hint="eastAsia" w:ascii="仿宋" w:hAnsi="仿宋" w:eastAsia="仿宋" w:cs="仿宋"/>
                <w:b/>
                <w:color w:val="auto"/>
                <w:spacing w:val="24"/>
                <w:sz w:val="24"/>
                <w:szCs w:val="20"/>
                <w:highlight w:val="none"/>
              </w:rPr>
            </w:pPr>
            <w:r>
              <w:rPr>
                <w:rFonts w:hint="eastAsia" w:ascii="仿宋" w:hAnsi="仿宋" w:eastAsia="仿宋" w:cs="仿宋"/>
                <w:b/>
                <w:color w:val="auto"/>
                <w:spacing w:val="24"/>
                <w:sz w:val="24"/>
                <w:szCs w:val="20"/>
                <w:highlight w:val="none"/>
              </w:rPr>
              <w:t xml:space="preserve">乙方(盖章):   </w:t>
            </w:r>
          </w:p>
        </w:tc>
      </w:tr>
    </w:tbl>
    <w:p w14:paraId="7DED8590">
      <w:pPr>
        <w:rPr>
          <w:rFonts w:hint="eastAsia" w:ascii="仿宋" w:hAnsi="仿宋" w:eastAsia="仿宋" w:cs="仿宋"/>
          <w:b/>
          <w:color w:val="auto"/>
          <w:spacing w:val="24"/>
          <w:sz w:val="24"/>
          <w:highlight w:val="none"/>
        </w:rPr>
      </w:pPr>
    </w:p>
    <w:p w14:paraId="3BDA22FF">
      <w:pPr>
        <w:rPr>
          <w:rFonts w:hint="eastAsia" w:ascii="仿宋" w:hAnsi="仿宋" w:eastAsia="仿宋" w:cs="仿宋"/>
          <w:b/>
          <w:color w:val="auto"/>
          <w:spacing w:val="24"/>
          <w:sz w:val="24"/>
          <w:highlight w:val="none"/>
        </w:rPr>
        <w:sectPr>
          <w:headerReference r:id="rId16" w:type="first"/>
          <w:headerReference r:id="rId15" w:type="default"/>
          <w:footerReference r:id="rId17" w:type="default"/>
          <w:pgSz w:w="11906" w:h="16838"/>
          <w:pgMar w:top="1440" w:right="1803"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6786916B">
      <w:pPr>
        <w:rPr>
          <w:rFonts w:hint="eastAsia" w:ascii="仿宋" w:hAnsi="仿宋" w:eastAsia="仿宋" w:cs="仿宋"/>
          <w:b/>
          <w:color w:val="auto"/>
          <w:spacing w:val="24"/>
          <w:sz w:val="30"/>
          <w:szCs w:val="30"/>
          <w:highlight w:val="none"/>
        </w:rPr>
      </w:pPr>
      <w:r>
        <w:rPr>
          <w:rFonts w:hint="eastAsia" w:ascii="仿宋" w:hAnsi="仿宋" w:eastAsia="仿宋" w:cs="仿宋"/>
          <w:b/>
          <w:color w:val="auto"/>
          <w:spacing w:val="24"/>
          <w:sz w:val="24"/>
          <w:highlight w:val="none"/>
        </w:rPr>
        <w:t>附件一：技术服务说明书</w:t>
      </w:r>
    </w:p>
    <w:p w14:paraId="300FF863">
      <w:pPr>
        <w:spacing w:before="100" w:beforeAutospacing="1" w:after="100" w:afterAutospacing="1"/>
        <w:ind w:firstLine="360" w:firstLineChars="150"/>
        <w:rPr>
          <w:rFonts w:hint="eastAsia" w:ascii="仿宋" w:hAnsi="仿宋" w:eastAsia="仿宋" w:cs="仿宋"/>
          <w:i/>
          <w:color w:val="auto"/>
          <w:sz w:val="24"/>
          <w:highlight w:val="none"/>
        </w:rPr>
      </w:pPr>
      <w:r>
        <w:rPr>
          <w:rFonts w:hint="eastAsia" w:ascii="仿宋" w:hAnsi="仿宋" w:eastAsia="仿宋" w:cs="仿宋"/>
          <w:i/>
          <w:color w:val="auto"/>
          <w:sz w:val="24"/>
          <w:highlight w:val="none"/>
        </w:rPr>
        <w:t>（根据实际情况，以及需求、投标内容，制定并填写主要包括但不限于，以下为示例）</w:t>
      </w:r>
    </w:p>
    <w:p w14:paraId="67BD6FEF">
      <w:pPr>
        <w:spacing w:before="100" w:beforeAutospacing="1" w:after="100" w:afterAutospacing="1"/>
        <w:ind w:firstLine="576"/>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〔A、硬件设备维护服务模版〕</w:t>
      </w:r>
      <w:r>
        <w:rPr>
          <w:rFonts w:hint="eastAsia" w:ascii="仿宋" w:hAnsi="仿宋" w:eastAsia="仿宋" w:cs="仿宋"/>
          <w:i/>
          <w:color w:val="auto"/>
          <w:spacing w:val="24"/>
          <w:sz w:val="24"/>
          <w:highlight w:val="none"/>
        </w:rPr>
        <w:t>－（硬件设备适用）</w:t>
      </w:r>
    </w:p>
    <w:p w14:paraId="0846694E">
      <w:pPr>
        <w:spacing w:before="100" w:beforeAutospacing="1" w:after="100" w:afterAutospacing="1"/>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一、服务内容</w:t>
      </w:r>
    </w:p>
    <w:p w14:paraId="3D380AF4">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1、服务设备明细清单：</w:t>
      </w:r>
    </w:p>
    <w:tbl>
      <w:tblPr>
        <w:tblStyle w:val="30"/>
        <w:tblW w:w="81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
        <w:gridCol w:w="1203"/>
        <w:gridCol w:w="1203"/>
        <w:gridCol w:w="1374"/>
        <w:gridCol w:w="1720"/>
        <w:gridCol w:w="1846"/>
      </w:tblGrid>
      <w:tr w14:paraId="1116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0" w:type="dxa"/>
          </w:tcPr>
          <w:p w14:paraId="46BF8ADC">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序号</w:t>
            </w:r>
          </w:p>
        </w:tc>
        <w:tc>
          <w:tcPr>
            <w:tcW w:w="1203" w:type="dxa"/>
          </w:tcPr>
          <w:p w14:paraId="37FE25E2">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设备名称</w:t>
            </w:r>
          </w:p>
        </w:tc>
        <w:tc>
          <w:tcPr>
            <w:tcW w:w="1203" w:type="dxa"/>
          </w:tcPr>
          <w:p w14:paraId="18894B93">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设备型号</w:t>
            </w:r>
          </w:p>
        </w:tc>
        <w:tc>
          <w:tcPr>
            <w:tcW w:w="1374" w:type="dxa"/>
          </w:tcPr>
          <w:p w14:paraId="46E3E64F">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设备序列号</w:t>
            </w:r>
          </w:p>
        </w:tc>
        <w:tc>
          <w:tcPr>
            <w:tcW w:w="1720" w:type="dxa"/>
          </w:tcPr>
          <w:p w14:paraId="3518E9FC">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服务价格（元）</w:t>
            </w:r>
          </w:p>
        </w:tc>
        <w:tc>
          <w:tcPr>
            <w:tcW w:w="1846" w:type="dxa"/>
          </w:tcPr>
          <w:p w14:paraId="017DA820">
            <w:pPr>
              <w:keepNext w:val="0"/>
              <w:keepLines w:val="0"/>
              <w:suppressLineNumbers w:val="0"/>
              <w:spacing w:before="100" w:beforeAutospacing="1" w:after="100" w:afterAutospacing="1"/>
              <w:ind w:left="0" w:right="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备注说明</w:t>
            </w:r>
          </w:p>
        </w:tc>
      </w:tr>
      <w:tr w14:paraId="36F8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0" w:type="dxa"/>
          </w:tcPr>
          <w:p w14:paraId="549D839F">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3A145E1D">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68CC1B8B">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374" w:type="dxa"/>
          </w:tcPr>
          <w:p w14:paraId="76A904D4">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720" w:type="dxa"/>
          </w:tcPr>
          <w:p w14:paraId="26E9D21E">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846" w:type="dxa"/>
          </w:tcPr>
          <w:p w14:paraId="32354305">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r>
      <w:tr w14:paraId="640B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0" w:type="dxa"/>
          </w:tcPr>
          <w:p w14:paraId="023DA5CE">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6633F1F6">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5155A655">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374" w:type="dxa"/>
          </w:tcPr>
          <w:p w14:paraId="1CA7F0DB">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720" w:type="dxa"/>
          </w:tcPr>
          <w:p w14:paraId="30F71D2B">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846" w:type="dxa"/>
          </w:tcPr>
          <w:p w14:paraId="5EC4D607">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r>
      <w:tr w14:paraId="15A9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0" w:type="dxa"/>
          </w:tcPr>
          <w:p w14:paraId="7DC4E388">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0352271D">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5AB686BE">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374" w:type="dxa"/>
          </w:tcPr>
          <w:p w14:paraId="6CF2A14E">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720" w:type="dxa"/>
          </w:tcPr>
          <w:p w14:paraId="7B3CDE10">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846" w:type="dxa"/>
          </w:tcPr>
          <w:p w14:paraId="6A2E361E">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r>
      <w:tr w14:paraId="0A3D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0" w:type="dxa"/>
          </w:tcPr>
          <w:p w14:paraId="738D60A8">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6411F9BD">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203" w:type="dxa"/>
          </w:tcPr>
          <w:p w14:paraId="4A759279">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374" w:type="dxa"/>
          </w:tcPr>
          <w:p w14:paraId="09342897">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720" w:type="dxa"/>
          </w:tcPr>
          <w:p w14:paraId="5E0E817D">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c>
          <w:tcPr>
            <w:tcW w:w="1846" w:type="dxa"/>
          </w:tcPr>
          <w:p w14:paraId="32F982C5">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p>
        </w:tc>
      </w:tr>
    </w:tbl>
    <w:p w14:paraId="08062F7A">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2、具体内容</w:t>
      </w:r>
    </w:p>
    <w:p w14:paraId="1FB476AC">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PM（预防性维护，对磨损老化件更换、保养、清洁性等保养统称为PM服务。在清洁性保养工作中如发现有损坏部件，乙方也将及时进行更换或修复。PM维护完成后，应该能使旧机器达到如新机器一样的运行效果）服务：乙方对于服务范围内的每台设备将提供一年</w:t>
      </w:r>
      <w:r>
        <w:rPr>
          <w:rFonts w:hint="eastAsia" w:ascii="仿宋" w:hAnsi="仿宋" w:eastAsia="仿宋" w:cs="仿宋"/>
          <w:color w:val="auto"/>
          <w:sz w:val="24"/>
          <w:highlight w:val="none"/>
          <w:u w:val="single"/>
        </w:rPr>
        <w:t xml:space="preserve">    _</w:t>
      </w:r>
      <w:r>
        <w:rPr>
          <w:rFonts w:hint="eastAsia" w:ascii="仿宋" w:hAnsi="仿宋" w:eastAsia="仿宋" w:cs="仿宋"/>
          <w:color w:val="auto"/>
          <w:sz w:val="24"/>
          <w:highlight w:val="none"/>
        </w:rPr>
        <w:t>_次 PM 服务，包括但不限于：从专业的角度对设备的外部运行环境(如外接电源、防尘、防水等措施的合理性)，内部运行状况(如损坏、磨损、污垢等)进行检查，配套系统、软件等的工作情况，必需要更换原厂配件。</w:t>
      </w:r>
    </w:p>
    <w:p w14:paraId="5666B87B">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（2）设备维修更换：对设备明细清单中的设备按照甲方具体服务要求，进行原厂备机、备件的更换，保证甲方业务的正常运行。</w:t>
      </w:r>
    </w:p>
    <w:p w14:paraId="6813AF34">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（3）其他配套服务：乙方免费为甲方提供设备的搬迁、调试，以及硬件配套的系统、软件等相应的升级、修复、协助等服务和技术支持；</w:t>
      </w:r>
    </w:p>
    <w:p w14:paraId="05A7E00B">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3、服务时效及保障</w:t>
      </w:r>
    </w:p>
    <w:p w14:paraId="791087B1">
      <w:pPr>
        <w:spacing w:before="100" w:beforeAutospacing="1" w:after="100" w:afterAutospacing="1"/>
        <w:ind w:firstLine="396" w:firstLineChars="165"/>
        <w:rPr>
          <w:rFonts w:hint="eastAsia" w:ascii="仿宋" w:hAnsi="仿宋" w:eastAsia="仿宋" w:cs="仿宋"/>
          <w:color w:val="auto"/>
          <w:sz w:val="24"/>
          <w:highlight w:val="none"/>
        </w:rPr>
      </w:pPr>
      <w:r>
        <w:rPr>
          <w:rFonts w:hint="eastAsia" w:ascii="仿宋" w:hAnsi="仿宋" w:eastAsia="仿宋" w:cs="仿宋"/>
          <w:color w:val="auto"/>
          <w:sz w:val="24"/>
          <w:highlight w:val="none"/>
        </w:rPr>
        <w:t>乙方将为甲方提供</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小时的电话咨询、</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小时的技术支持，以及</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小时的应急现场服务。</w:t>
      </w:r>
    </w:p>
    <w:p w14:paraId="095A7D78">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问题响应时间和故障解决在须保证甲方服务连续的前提下，其他约束如下：报修响应时间为</w:t>
      </w:r>
      <w:r>
        <w:rPr>
          <w:rFonts w:hint="eastAsia" w:ascii="仿宋" w:hAnsi="仿宋" w:eastAsia="仿宋" w:cs="仿宋"/>
          <w:color w:val="auto"/>
          <w:sz w:val="24"/>
          <w:highlight w:val="none"/>
          <w:u w:val="single"/>
        </w:rPr>
        <w:t>0.5</w:t>
      </w:r>
      <w:r>
        <w:rPr>
          <w:rFonts w:hint="eastAsia" w:ascii="仿宋" w:hAnsi="仿宋" w:eastAsia="仿宋" w:cs="仿宋"/>
          <w:color w:val="auto"/>
          <w:sz w:val="24"/>
          <w:highlight w:val="none"/>
        </w:rPr>
        <w:t>小时；到达现场时间，北京市区内为</w:t>
      </w:r>
      <w:r>
        <w:rPr>
          <w:rFonts w:hint="eastAsia" w:ascii="仿宋" w:hAnsi="仿宋" w:eastAsia="仿宋" w:cs="仿宋"/>
          <w:color w:val="auto"/>
          <w:sz w:val="24"/>
          <w:highlight w:val="none"/>
          <w:u w:val="single"/>
          <w:lang w:val="en-US" w:eastAsia="zh-CN"/>
        </w:rPr>
        <w:t>1</w:t>
      </w:r>
      <w:r>
        <w:rPr>
          <w:rFonts w:hint="eastAsia" w:ascii="仿宋" w:hAnsi="仿宋" w:eastAsia="仿宋" w:cs="仿宋"/>
          <w:color w:val="auto"/>
          <w:sz w:val="24"/>
          <w:highlight w:val="none"/>
        </w:rPr>
        <w:t>小时；北京市郊时间为</w:t>
      </w:r>
      <w:r>
        <w:rPr>
          <w:rFonts w:hint="eastAsia" w:ascii="仿宋" w:hAnsi="仿宋" w:eastAsia="仿宋" w:cs="仿宋"/>
          <w:color w:val="auto"/>
          <w:sz w:val="24"/>
          <w:highlight w:val="none"/>
          <w:u w:val="single"/>
          <w:lang w:val="en-US" w:eastAsia="zh-CN"/>
        </w:rPr>
        <w:t>2</w:t>
      </w:r>
      <w:r>
        <w:rPr>
          <w:rFonts w:hint="eastAsia" w:ascii="仿宋" w:hAnsi="仿宋" w:eastAsia="仿宋" w:cs="仿宋"/>
          <w:color w:val="auto"/>
          <w:sz w:val="24"/>
          <w:highlight w:val="none"/>
        </w:rPr>
        <w:t>小时。其他城市为</w:t>
      </w:r>
      <w:r>
        <w:rPr>
          <w:rFonts w:hint="eastAsia" w:ascii="仿宋" w:hAnsi="仿宋" w:eastAsia="仿宋" w:cs="仿宋"/>
          <w:color w:val="auto"/>
          <w:sz w:val="24"/>
          <w:highlight w:val="none"/>
          <w:u w:val="single"/>
        </w:rPr>
        <w:t xml:space="preserve"> 3 </w:t>
      </w:r>
      <w:r>
        <w:rPr>
          <w:rFonts w:hint="eastAsia" w:ascii="仿宋" w:hAnsi="仿宋" w:eastAsia="仿宋" w:cs="仿宋"/>
          <w:color w:val="auto"/>
          <w:sz w:val="24"/>
          <w:highlight w:val="none"/>
        </w:rPr>
        <w:t>小时。现场解决故障的时间不超过</w:t>
      </w:r>
      <w:r>
        <w:rPr>
          <w:rFonts w:hint="eastAsia" w:ascii="仿宋" w:hAnsi="仿宋" w:eastAsia="仿宋" w:cs="仿宋"/>
          <w:color w:val="auto"/>
          <w:sz w:val="24"/>
          <w:highlight w:val="none"/>
          <w:u w:val="single"/>
          <w:lang w:val="en-US" w:eastAsia="zh-CN"/>
        </w:rPr>
        <w:t>4</w:t>
      </w:r>
      <w:r>
        <w:rPr>
          <w:rFonts w:hint="eastAsia" w:ascii="仿宋" w:hAnsi="仿宋" w:eastAsia="仿宋" w:cs="仿宋"/>
          <w:color w:val="auto"/>
          <w:sz w:val="24"/>
          <w:highlight w:val="none"/>
        </w:rPr>
        <w:t>小时。特殊故障无法即时修复时，乙方应立即提供相应的备机设备。</w:t>
      </w:r>
    </w:p>
    <w:p w14:paraId="55E97329">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4、服务人员及联系方式（最终人员根据实际情况，在满足目标的前提下，以事先经甲方同意的实际执行落地情况为准）</w:t>
      </w:r>
    </w:p>
    <w:p w14:paraId="72FBF49D">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乙方本项目责任工程师：</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44F416C8">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乙方本项目主管责任人：</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07258E4A">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报修及服务电话：</w:t>
      </w:r>
      <w:r>
        <w:rPr>
          <w:rFonts w:hint="eastAsia" w:ascii="仿宋" w:hAnsi="仿宋" w:eastAsia="仿宋" w:cs="仿宋"/>
          <w:color w:val="auto"/>
          <w:sz w:val="24"/>
          <w:highlight w:val="none"/>
          <w:u w:val="single"/>
        </w:rPr>
        <w:t xml:space="preserve">            </w:t>
      </w:r>
    </w:p>
    <w:p w14:paraId="30DAD34F">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5、交付成果</w:t>
      </w:r>
    </w:p>
    <w:p w14:paraId="1B1F1C61">
      <w:pPr>
        <w:spacing w:before="100" w:beforeAutospacing="1" w:after="100" w:afterAutospacing="1"/>
        <w:ind w:firstLine="480"/>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乙方向甲方交付在提供服务中形成的成果、资料为：每次服务后，</w:t>
      </w:r>
      <w:r>
        <w:rPr>
          <w:rFonts w:hint="eastAsia" w:ascii="仿宋" w:hAnsi="仿宋" w:eastAsia="仿宋" w:cs="仿宋"/>
          <w:color w:val="auto"/>
          <w:sz w:val="24"/>
          <w:highlight w:val="none"/>
        </w:rPr>
        <w:t>乙方应向甲方提供服务报告以及服务明细，每年度应向甲方提供全年的维修服务报告汇总及相应的专业服务记录单册，供甲方归档留存。</w:t>
      </w:r>
    </w:p>
    <w:p w14:paraId="2088F109">
      <w:pPr>
        <w:numPr>
          <w:ilvl w:val="0"/>
          <w:numId w:val="12"/>
        </w:num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其他内容：包括但不限于服务流程、服务水平要求等。</w:t>
      </w:r>
    </w:p>
    <w:p w14:paraId="770E48DC">
      <w:pPr>
        <w:spacing w:before="100" w:beforeAutospacing="1" w:after="100" w:afterAutospacing="1"/>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w:t>
      </w:r>
    </w:p>
    <w:p w14:paraId="2B575CBD">
      <w:pPr>
        <w:spacing w:before="100" w:beforeAutospacing="1" w:after="100" w:afterAutospacing="1"/>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二、硬件设备维护违约处理细则</w:t>
      </w:r>
    </w:p>
    <w:p w14:paraId="4E8B8974">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为保证本服务合同的正确履行，双方权益得到保证，经甲乙双方商定，违约处理细则如下：</w:t>
      </w:r>
    </w:p>
    <w:tbl>
      <w:tblPr>
        <w:tblStyle w:val="30"/>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909"/>
        <w:gridCol w:w="1826"/>
        <w:gridCol w:w="4348"/>
      </w:tblGrid>
      <w:tr w14:paraId="58DB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6417C435">
            <w:pPr>
              <w:keepNext w:val="0"/>
              <w:keepLines w:val="0"/>
              <w:suppressLineNumbers w:val="0"/>
              <w:spacing w:before="100" w:beforeAutospacing="1" w:after="100" w:afterAutospacing="1"/>
              <w:ind w:left="0" w:leftChars="0" w:right="0" w:firstLine="0" w:firstLineChars="0"/>
              <w:jc w:val="both"/>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序号</w:t>
            </w:r>
          </w:p>
        </w:tc>
        <w:tc>
          <w:tcPr>
            <w:tcW w:w="1909" w:type="dxa"/>
          </w:tcPr>
          <w:p w14:paraId="61E5C436">
            <w:pPr>
              <w:keepNext w:val="0"/>
              <w:keepLines w:val="0"/>
              <w:suppressLineNumbers w:val="0"/>
              <w:spacing w:before="100" w:beforeAutospacing="1" w:after="100" w:afterAutospacing="1"/>
              <w:ind w:left="0" w:right="0" w:firstLine="48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服务项目</w:t>
            </w:r>
          </w:p>
        </w:tc>
        <w:tc>
          <w:tcPr>
            <w:tcW w:w="1826" w:type="dxa"/>
          </w:tcPr>
          <w:p w14:paraId="49286DCA">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服务标准</w:t>
            </w:r>
          </w:p>
        </w:tc>
        <w:tc>
          <w:tcPr>
            <w:tcW w:w="4348" w:type="dxa"/>
          </w:tcPr>
          <w:p w14:paraId="600F0372">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违约处理情况（扣技术服务费全款的百分数）</w:t>
            </w:r>
          </w:p>
        </w:tc>
      </w:tr>
      <w:tr w14:paraId="4DD0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56AC6D40">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w:t>
            </w:r>
          </w:p>
        </w:tc>
        <w:tc>
          <w:tcPr>
            <w:tcW w:w="1909" w:type="dxa"/>
          </w:tcPr>
          <w:p w14:paraId="13F6F5C3">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设备报修响应</w:t>
            </w:r>
          </w:p>
        </w:tc>
        <w:tc>
          <w:tcPr>
            <w:tcW w:w="1826" w:type="dxa"/>
          </w:tcPr>
          <w:p w14:paraId="51655F0E">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0.5小时</w:t>
            </w:r>
          </w:p>
        </w:tc>
        <w:tc>
          <w:tcPr>
            <w:tcW w:w="4348" w:type="dxa"/>
          </w:tcPr>
          <w:p w14:paraId="21E4A057">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1小时内没有响应，扣1%，以后每超过半小时，扣2%。</w:t>
            </w:r>
          </w:p>
        </w:tc>
      </w:tr>
      <w:tr w14:paraId="190F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1B286439">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2</w:t>
            </w:r>
          </w:p>
        </w:tc>
        <w:tc>
          <w:tcPr>
            <w:tcW w:w="1909" w:type="dxa"/>
          </w:tcPr>
          <w:p w14:paraId="445F6B02">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设备修复（含抵达现场时间）</w:t>
            </w:r>
          </w:p>
        </w:tc>
        <w:tc>
          <w:tcPr>
            <w:tcW w:w="1826" w:type="dxa"/>
          </w:tcPr>
          <w:p w14:paraId="5C1D9D5C">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市区2小时</w:t>
            </w:r>
          </w:p>
          <w:p w14:paraId="309EAB01">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市郊4小时</w:t>
            </w:r>
          </w:p>
        </w:tc>
        <w:tc>
          <w:tcPr>
            <w:tcW w:w="4348" w:type="dxa"/>
          </w:tcPr>
          <w:p w14:paraId="0DD6802B">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每超过30分钟，扣0.1%。</w:t>
            </w:r>
          </w:p>
        </w:tc>
      </w:tr>
      <w:tr w14:paraId="41ED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23133BE0">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3</w:t>
            </w:r>
          </w:p>
        </w:tc>
        <w:tc>
          <w:tcPr>
            <w:tcW w:w="1909" w:type="dxa"/>
          </w:tcPr>
          <w:p w14:paraId="119C18D7">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服务报告、维修记录单</w:t>
            </w:r>
          </w:p>
        </w:tc>
        <w:tc>
          <w:tcPr>
            <w:tcW w:w="1826" w:type="dxa"/>
          </w:tcPr>
          <w:p w14:paraId="4D7DC10B">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每月报一次</w:t>
            </w:r>
          </w:p>
        </w:tc>
        <w:tc>
          <w:tcPr>
            <w:tcW w:w="4348" w:type="dxa"/>
          </w:tcPr>
          <w:p w14:paraId="2088FA28">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与甲方核对时，维修记录单每缺少一次，扣0.1%。</w:t>
            </w:r>
          </w:p>
        </w:tc>
      </w:tr>
      <w:tr w14:paraId="3E16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7B5DFCA1">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4</w:t>
            </w:r>
          </w:p>
        </w:tc>
        <w:tc>
          <w:tcPr>
            <w:tcW w:w="1909" w:type="dxa"/>
          </w:tcPr>
          <w:p w14:paraId="54F110F4">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报修处理完毕后回复</w:t>
            </w:r>
          </w:p>
        </w:tc>
        <w:tc>
          <w:tcPr>
            <w:tcW w:w="1826" w:type="dxa"/>
          </w:tcPr>
          <w:p w14:paraId="692A7609">
            <w:pPr>
              <w:keepNext w:val="0"/>
              <w:keepLines w:val="0"/>
              <w:suppressLineNumbers w:val="0"/>
              <w:spacing w:before="100" w:beforeAutospacing="1" w:after="100" w:afterAutospacing="1"/>
              <w:ind w:left="0" w:leftChars="0" w:right="0" w:firstLine="0" w:firstLineChars="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处理完毕后第二个工作日内回复</w:t>
            </w:r>
          </w:p>
        </w:tc>
        <w:tc>
          <w:tcPr>
            <w:tcW w:w="4348" w:type="dxa"/>
          </w:tcPr>
          <w:p w14:paraId="13F8B137">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每缺一次回复，扣0.01％</w:t>
            </w:r>
          </w:p>
        </w:tc>
      </w:tr>
      <w:tr w14:paraId="4221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Pr>
          <w:p w14:paraId="599E21F3">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5</w:t>
            </w:r>
          </w:p>
        </w:tc>
        <w:tc>
          <w:tcPr>
            <w:tcW w:w="1909" w:type="dxa"/>
          </w:tcPr>
          <w:p w14:paraId="4617D930">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PM</w:t>
            </w:r>
          </w:p>
        </w:tc>
        <w:tc>
          <w:tcPr>
            <w:tcW w:w="1826" w:type="dxa"/>
          </w:tcPr>
          <w:p w14:paraId="787126A0">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次/年/台</w:t>
            </w:r>
          </w:p>
        </w:tc>
        <w:tc>
          <w:tcPr>
            <w:tcW w:w="4348" w:type="dxa"/>
          </w:tcPr>
          <w:p w14:paraId="1D2E6F41">
            <w:pPr>
              <w:keepNext w:val="0"/>
              <w:keepLines w:val="0"/>
              <w:suppressLineNumbers w:val="0"/>
              <w:spacing w:before="100" w:beforeAutospacing="1" w:after="100" w:afterAutospacing="1"/>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缺少每台次，扣1%。</w:t>
            </w:r>
          </w:p>
        </w:tc>
      </w:tr>
    </w:tbl>
    <w:p w14:paraId="626892F7">
      <w:pPr>
        <w:spacing w:before="100" w:beforeAutospacing="1" w:after="100" w:afterAutospacing="1"/>
        <w:ind w:firstLine="576"/>
        <w:rPr>
          <w:rFonts w:hint="eastAsia" w:ascii="仿宋" w:hAnsi="仿宋" w:eastAsia="仿宋" w:cs="仿宋"/>
          <w:color w:val="auto"/>
          <w:spacing w:val="24"/>
          <w:sz w:val="24"/>
          <w:highlight w:val="none"/>
        </w:rPr>
      </w:pPr>
    </w:p>
    <w:p w14:paraId="066F2C8A">
      <w:pPr>
        <w:spacing w:before="100" w:beforeAutospacing="1" w:after="100" w:afterAutospacing="1"/>
        <w:ind w:firstLine="576"/>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 xml:space="preserve">                  </w:t>
      </w:r>
    </w:p>
    <w:p w14:paraId="12FD9CE3">
      <w:pPr>
        <w:spacing w:before="100" w:beforeAutospacing="1" w:after="100" w:afterAutospacing="1"/>
        <w:rPr>
          <w:rFonts w:hint="eastAsia" w:ascii="仿宋" w:hAnsi="仿宋" w:eastAsia="仿宋" w:cs="仿宋"/>
          <w:color w:val="auto"/>
          <w:spacing w:val="24"/>
          <w:sz w:val="24"/>
          <w:highlight w:val="none"/>
        </w:rPr>
      </w:pPr>
    </w:p>
    <w:p w14:paraId="2DBF9D89">
      <w:pPr>
        <w:spacing w:before="100" w:beforeAutospacing="1" w:after="100" w:afterAutospacing="1"/>
        <w:rPr>
          <w:rFonts w:hint="eastAsia" w:ascii="仿宋" w:hAnsi="仿宋" w:eastAsia="仿宋" w:cs="仿宋"/>
          <w:color w:val="auto"/>
          <w:spacing w:val="24"/>
          <w:sz w:val="24"/>
          <w:highlight w:val="none"/>
        </w:rPr>
        <w:sectPr>
          <w:pgSz w:w="11906" w:h="16838"/>
          <w:pgMar w:top="1440" w:right="2186"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6D7C86D9">
      <w:pPr>
        <w:spacing w:before="100" w:beforeAutospacing="1" w:after="100" w:afterAutospacing="1"/>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〔B、软件系统维护服务模版〕－（软件系统适用）</w:t>
      </w:r>
    </w:p>
    <w:p w14:paraId="60382554">
      <w:pPr>
        <w:spacing w:before="100" w:beforeAutospacing="1" w:after="100" w:afterAutospacing="1"/>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一、服务内容</w:t>
      </w:r>
    </w:p>
    <w:p w14:paraId="00427014">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1、具体内容</w:t>
      </w:r>
    </w:p>
    <w:p w14:paraId="47900E00">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（1）乙方在服务期内将提供</w:t>
      </w:r>
      <w:r>
        <w:rPr>
          <w:rFonts w:hint="eastAsia" w:ascii="仿宋" w:hAnsi="仿宋" w:eastAsia="仿宋" w:cs="仿宋"/>
          <w:color w:val="auto"/>
          <w:sz w:val="24"/>
          <w:highlight w:val="none"/>
          <w:u w:val="single"/>
        </w:rPr>
        <w:t>___ __</w:t>
      </w:r>
      <w:r>
        <w:rPr>
          <w:rFonts w:hint="eastAsia" w:ascii="仿宋" w:hAnsi="仿宋" w:eastAsia="仿宋" w:cs="仿宋"/>
          <w:color w:val="auto"/>
          <w:sz w:val="24"/>
          <w:highlight w:val="none"/>
        </w:rPr>
        <w:t>次巡检服务。包括检查信息系统、程序代码、应用软件等工作情况；检查系统整体的运行情况，给出系统健康情况诊断和维护建议。</w:t>
      </w:r>
    </w:p>
    <w:p w14:paraId="797F31E3">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（2）乙方在服务期内以</w:t>
      </w:r>
      <w:r>
        <w:rPr>
          <w:rFonts w:hint="eastAsia" w:ascii="仿宋" w:hAnsi="仿宋" w:eastAsia="仿宋" w:cs="仿宋"/>
          <w:color w:val="auto"/>
          <w:sz w:val="24"/>
          <w:highlight w:val="none"/>
          <w:u w:val="single"/>
        </w:rPr>
        <w:t>（驻场/人天/按实际需求）</w:t>
      </w:r>
      <w:r>
        <w:rPr>
          <w:rFonts w:hint="eastAsia" w:ascii="仿宋" w:hAnsi="仿宋" w:eastAsia="仿宋" w:cs="仿宋"/>
          <w:color w:val="auto"/>
          <w:sz w:val="24"/>
          <w:highlight w:val="none"/>
        </w:rPr>
        <w:t>方式，按照甲方要求提供现场</w:t>
      </w:r>
      <w:r>
        <w:rPr>
          <w:rFonts w:hint="eastAsia" w:ascii="仿宋" w:hAnsi="仿宋" w:eastAsia="仿宋" w:cs="仿宋"/>
          <w:color w:val="auto"/>
          <w:sz w:val="24"/>
          <w:highlight w:val="none"/>
          <w:u w:val="single"/>
        </w:rPr>
        <w:t xml:space="preserve"> （X年X人驻场/XXX人天）</w:t>
      </w:r>
      <w:r>
        <w:rPr>
          <w:rFonts w:hint="eastAsia" w:ascii="仿宋" w:hAnsi="仿宋" w:eastAsia="仿宋" w:cs="仿宋"/>
          <w:color w:val="auto"/>
          <w:sz w:val="24"/>
          <w:highlight w:val="none"/>
        </w:rPr>
        <w:t>服务，具体包括但不限于</w:t>
      </w:r>
      <w:r>
        <w:rPr>
          <w:rFonts w:hint="eastAsia" w:ascii="仿宋" w:hAnsi="仿宋" w:eastAsia="仿宋" w:cs="仿宋"/>
          <w:color w:val="auto"/>
          <w:spacing w:val="24"/>
          <w:sz w:val="24"/>
          <w:highlight w:val="none"/>
        </w:rPr>
        <w:t>软件版本升级、补丁提供、缺陷修复、介质更换、跑批处理、生产应急、现场维护支持</w:t>
      </w:r>
      <w:r>
        <w:rPr>
          <w:rFonts w:hint="eastAsia" w:ascii="仿宋" w:hAnsi="仿宋" w:eastAsia="仿宋" w:cs="仿宋"/>
          <w:color w:val="auto"/>
          <w:sz w:val="24"/>
          <w:highlight w:val="none"/>
        </w:rPr>
        <w:t>。</w:t>
      </w:r>
    </w:p>
    <w:p w14:paraId="1A773AB5">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2、服务时效及保障</w:t>
      </w:r>
    </w:p>
    <w:p w14:paraId="636AB20A">
      <w:pPr>
        <w:spacing w:before="100" w:beforeAutospacing="1" w:after="100" w:afterAutospacing="1"/>
        <w:ind w:firstLine="432" w:firstLineChars="150"/>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本合同专业技术服务时间为：</w:t>
      </w:r>
      <w:r>
        <w:rPr>
          <w:rFonts w:hint="eastAsia" w:ascii="仿宋" w:hAnsi="仿宋" w:eastAsia="仿宋" w:cs="仿宋"/>
          <w:color w:val="auto"/>
          <w:sz w:val="24"/>
          <w:highlight w:val="none"/>
        </w:rPr>
        <w:t>乙方将为甲方提供</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小时的电话咨询、</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小时的技术支持以及</w:t>
      </w:r>
      <w:r>
        <w:rPr>
          <w:rFonts w:hint="eastAsia" w:ascii="仿宋" w:hAnsi="仿宋" w:eastAsia="仿宋" w:cs="仿宋"/>
          <w:color w:val="auto"/>
          <w:sz w:val="24"/>
          <w:highlight w:val="none"/>
          <w:u w:val="single"/>
        </w:rPr>
        <w:t>7×24</w:t>
      </w:r>
      <w:r>
        <w:rPr>
          <w:rFonts w:hint="eastAsia" w:ascii="仿宋" w:hAnsi="仿宋" w:eastAsia="仿宋" w:cs="仿宋"/>
          <w:color w:val="auto"/>
          <w:sz w:val="24"/>
          <w:highlight w:val="none"/>
        </w:rPr>
        <w:t>小时的应急现场服务。</w:t>
      </w:r>
    </w:p>
    <w:p w14:paraId="137EBA2F">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问题响应时间和故障解在须保证甲方服务连续的前提下，其他约束如下：报修响应时间为</w:t>
      </w:r>
      <w:r>
        <w:rPr>
          <w:rFonts w:hint="eastAsia" w:ascii="仿宋" w:hAnsi="仿宋" w:eastAsia="仿宋" w:cs="仿宋"/>
          <w:color w:val="auto"/>
          <w:sz w:val="24"/>
          <w:highlight w:val="none"/>
          <w:u w:val="single"/>
        </w:rPr>
        <w:t>0.5</w:t>
      </w:r>
      <w:r>
        <w:rPr>
          <w:rFonts w:hint="eastAsia" w:ascii="仿宋" w:hAnsi="仿宋" w:eastAsia="仿宋" w:cs="仿宋"/>
          <w:color w:val="auto"/>
          <w:sz w:val="24"/>
          <w:highlight w:val="none"/>
        </w:rPr>
        <w:t>小时；到达现场时间，北京市区内为</w:t>
      </w:r>
      <w:r>
        <w:rPr>
          <w:rFonts w:hint="eastAsia" w:ascii="仿宋" w:hAnsi="仿宋" w:eastAsia="仿宋" w:cs="仿宋"/>
          <w:color w:val="auto"/>
          <w:sz w:val="24"/>
          <w:highlight w:val="none"/>
          <w:u w:val="single"/>
          <w:lang w:val="en-US" w:eastAsia="zh-CN"/>
        </w:rPr>
        <w:t>1</w:t>
      </w:r>
      <w:r>
        <w:rPr>
          <w:rFonts w:hint="eastAsia" w:ascii="仿宋" w:hAnsi="仿宋" w:eastAsia="仿宋" w:cs="仿宋"/>
          <w:color w:val="auto"/>
          <w:sz w:val="24"/>
          <w:highlight w:val="none"/>
        </w:rPr>
        <w:t>小时；北京市郊时间为</w:t>
      </w:r>
      <w:r>
        <w:rPr>
          <w:rFonts w:hint="eastAsia" w:ascii="仿宋" w:hAnsi="仿宋" w:eastAsia="仿宋" w:cs="仿宋"/>
          <w:color w:val="auto"/>
          <w:sz w:val="24"/>
          <w:highlight w:val="none"/>
          <w:u w:val="single"/>
          <w:lang w:val="en-US" w:eastAsia="zh-CN"/>
        </w:rPr>
        <w:t>2</w:t>
      </w:r>
      <w:r>
        <w:rPr>
          <w:rFonts w:hint="eastAsia" w:ascii="仿宋" w:hAnsi="仿宋" w:eastAsia="仿宋" w:cs="仿宋"/>
          <w:color w:val="auto"/>
          <w:sz w:val="24"/>
          <w:highlight w:val="none"/>
        </w:rPr>
        <w:t>小时。其他城市为</w:t>
      </w:r>
      <w:r>
        <w:rPr>
          <w:rFonts w:hint="eastAsia" w:ascii="仿宋" w:hAnsi="仿宋" w:eastAsia="仿宋" w:cs="仿宋"/>
          <w:color w:val="auto"/>
          <w:sz w:val="24"/>
          <w:highlight w:val="none"/>
          <w:u w:val="single"/>
        </w:rPr>
        <w:t xml:space="preserve"> 3 </w:t>
      </w:r>
      <w:r>
        <w:rPr>
          <w:rFonts w:hint="eastAsia" w:ascii="仿宋" w:hAnsi="仿宋" w:eastAsia="仿宋" w:cs="仿宋"/>
          <w:color w:val="auto"/>
          <w:sz w:val="24"/>
          <w:highlight w:val="none"/>
        </w:rPr>
        <w:t>小时。现场解决故障的时间不超过</w:t>
      </w:r>
      <w:r>
        <w:rPr>
          <w:rFonts w:hint="eastAsia" w:ascii="仿宋" w:hAnsi="仿宋" w:eastAsia="仿宋" w:cs="仿宋"/>
          <w:color w:val="auto"/>
          <w:sz w:val="24"/>
          <w:highlight w:val="none"/>
          <w:u w:val="single"/>
          <w:lang w:val="en-US" w:eastAsia="zh-CN"/>
        </w:rPr>
        <w:t>4</w:t>
      </w:r>
      <w:r>
        <w:rPr>
          <w:rFonts w:hint="eastAsia" w:ascii="仿宋" w:hAnsi="仿宋" w:eastAsia="仿宋" w:cs="仿宋"/>
          <w:color w:val="auto"/>
          <w:sz w:val="24"/>
          <w:highlight w:val="none"/>
        </w:rPr>
        <w:t>小时。</w:t>
      </w:r>
    </w:p>
    <w:p w14:paraId="154632DE">
      <w:pPr>
        <w:spacing w:before="100" w:beforeAutospacing="1" w:after="100" w:afterAutospacing="1"/>
        <w:ind w:firstLine="480" w:firstLineChars="200"/>
        <w:rPr>
          <w:rFonts w:hint="eastAsia" w:ascii="仿宋" w:hAnsi="仿宋" w:eastAsia="仿宋" w:cs="仿宋"/>
          <w:color w:val="auto"/>
          <w:spacing w:val="24"/>
          <w:sz w:val="24"/>
          <w:highlight w:val="none"/>
        </w:rPr>
      </w:pPr>
      <w:r>
        <w:rPr>
          <w:rFonts w:hint="eastAsia" w:ascii="仿宋" w:hAnsi="仿宋" w:eastAsia="仿宋" w:cs="仿宋"/>
          <w:color w:val="auto"/>
          <w:sz w:val="24"/>
          <w:highlight w:val="none"/>
        </w:rPr>
        <w:t>3、</w:t>
      </w:r>
      <w:r>
        <w:rPr>
          <w:rFonts w:hint="eastAsia" w:ascii="仿宋" w:hAnsi="仿宋" w:eastAsia="仿宋" w:cs="仿宋"/>
          <w:color w:val="auto"/>
          <w:spacing w:val="24"/>
          <w:sz w:val="24"/>
          <w:highlight w:val="none"/>
        </w:rPr>
        <w:t>服务人员及联系方式（最终人员根据实际情况，在满足目标的前提下，以事先经甲方同意的实际执行落地情况为准）</w:t>
      </w:r>
    </w:p>
    <w:p w14:paraId="12711B85">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乙方本项目责任工程师：</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4A1099EE">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乙方本项目主管责任人：</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371E57CF">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服务电话：</w:t>
      </w:r>
      <w:r>
        <w:rPr>
          <w:rFonts w:hint="eastAsia" w:ascii="仿宋" w:hAnsi="仿宋" w:eastAsia="仿宋" w:cs="仿宋"/>
          <w:color w:val="auto"/>
          <w:sz w:val="24"/>
          <w:highlight w:val="none"/>
          <w:u w:val="single"/>
        </w:rPr>
        <w:t xml:space="preserve">            </w:t>
      </w:r>
    </w:p>
    <w:p w14:paraId="5DEEE5A0">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4、交付成果</w:t>
      </w:r>
    </w:p>
    <w:p w14:paraId="417283E6">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pacing w:val="24"/>
          <w:sz w:val="24"/>
          <w:highlight w:val="none"/>
        </w:rPr>
        <w:t>乙方向甲方交付在提供服务中形成的成果、资料为：每次服务后，</w:t>
      </w:r>
      <w:r>
        <w:rPr>
          <w:rFonts w:hint="eastAsia" w:ascii="仿宋" w:hAnsi="仿宋" w:eastAsia="仿宋" w:cs="仿宋"/>
          <w:color w:val="auto"/>
          <w:sz w:val="24"/>
          <w:highlight w:val="none"/>
        </w:rPr>
        <w:t>乙方应向甲方提供服务报告以及服务明细，每年度应向甲方提供全年的维修服务报告汇总及相应的专业服务记录单册，供甲方归档留存。</w:t>
      </w:r>
    </w:p>
    <w:p w14:paraId="0F485158">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5、服务培训</w:t>
      </w:r>
    </w:p>
    <w:p w14:paraId="1B4A6C9A">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乙方将根据甲方的要求，向甲方提供</w:t>
      </w:r>
      <w:r>
        <w:rPr>
          <w:rFonts w:hint="eastAsia" w:ascii="仿宋" w:hAnsi="仿宋" w:eastAsia="仿宋" w:cs="仿宋"/>
          <w:color w:val="auto"/>
          <w:sz w:val="24"/>
          <w:highlight w:val="none"/>
          <w:u w:val="single"/>
        </w:rPr>
        <w:t>___</w:t>
      </w:r>
      <w:r>
        <w:rPr>
          <w:rFonts w:hint="eastAsia" w:ascii="仿宋" w:hAnsi="仿宋" w:eastAsia="仿宋" w:cs="仿宋"/>
          <w:color w:val="auto"/>
          <w:sz w:val="24"/>
          <w:highlight w:val="none"/>
        </w:rPr>
        <w:t>__</w:t>
      </w:r>
      <w:r>
        <w:rPr>
          <w:rFonts w:hint="eastAsia" w:ascii="仿宋" w:hAnsi="仿宋" w:eastAsia="仿宋" w:cs="仿宋"/>
          <w:color w:val="auto"/>
          <w:sz w:val="24"/>
          <w:highlight w:val="none"/>
          <w:u w:val="single"/>
        </w:rPr>
        <w:t>___</w:t>
      </w:r>
      <w:r>
        <w:rPr>
          <w:rFonts w:hint="eastAsia" w:ascii="仿宋" w:hAnsi="仿宋" w:eastAsia="仿宋" w:cs="仿宋"/>
          <w:color w:val="auto"/>
          <w:sz w:val="24"/>
          <w:highlight w:val="none"/>
        </w:rPr>
        <w:t>次现场技术培训，内容包括所维护系统的应急响应、处理方案等内容。</w:t>
      </w:r>
    </w:p>
    <w:p w14:paraId="5E86C956">
      <w:pPr>
        <w:numPr>
          <w:ilvl w:val="0"/>
          <w:numId w:val="13"/>
        </w:num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其他内容：包括但不限于服务流程、服务水平要求等。  </w:t>
      </w:r>
    </w:p>
    <w:p w14:paraId="68C7084B">
      <w:pPr>
        <w:spacing w:before="100" w:beforeAutospacing="1" w:after="100" w:afterAutospacing="1"/>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         </w:t>
      </w:r>
    </w:p>
    <w:p w14:paraId="66BF813E">
      <w:pPr>
        <w:spacing w:before="100" w:beforeAutospacing="1" w:after="100" w:afterAutospacing="1"/>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二、软件系统维护违约处理细则</w:t>
      </w:r>
    </w:p>
    <w:p w14:paraId="1251D2D7">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为保证本服务合同的正确履行，双方权益得到保证，经甲乙双方商定，违约处理细则如下：</w:t>
      </w:r>
    </w:p>
    <w:tbl>
      <w:tblPr>
        <w:tblStyle w:val="30"/>
        <w:tblW w:w="8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3"/>
        <w:gridCol w:w="1729"/>
        <w:gridCol w:w="1654"/>
        <w:gridCol w:w="3932"/>
      </w:tblGrid>
      <w:tr w14:paraId="62F5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723" w:type="dxa"/>
          </w:tcPr>
          <w:p w14:paraId="4EA16D8F">
            <w:pPr>
              <w:keepNext w:val="0"/>
              <w:keepLines w:val="0"/>
              <w:suppressLineNumbers w:val="0"/>
              <w:spacing w:before="100" w:beforeAutospacing="1" w:after="100" w:afterAutospacing="1"/>
              <w:ind w:left="0" w:right="0"/>
              <w:jc w:val="center"/>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序号</w:t>
            </w:r>
          </w:p>
        </w:tc>
        <w:tc>
          <w:tcPr>
            <w:tcW w:w="1729" w:type="dxa"/>
          </w:tcPr>
          <w:p w14:paraId="6401A3F9">
            <w:pPr>
              <w:keepNext w:val="0"/>
              <w:keepLines w:val="0"/>
              <w:suppressLineNumbers w:val="0"/>
              <w:spacing w:before="100" w:beforeAutospacing="1" w:after="100" w:afterAutospacing="1"/>
              <w:ind w:left="0" w:right="0" w:firstLine="48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服务项目</w:t>
            </w:r>
          </w:p>
        </w:tc>
        <w:tc>
          <w:tcPr>
            <w:tcW w:w="1654" w:type="dxa"/>
          </w:tcPr>
          <w:p w14:paraId="3E2005C8">
            <w:pPr>
              <w:keepNext w:val="0"/>
              <w:keepLines w:val="0"/>
              <w:suppressLineNumbers w:val="0"/>
              <w:spacing w:before="100" w:beforeAutospacing="1" w:after="100" w:afterAutospacing="1"/>
              <w:ind w:left="0" w:right="0" w:firstLine="48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服务标准</w:t>
            </w:r>
          </w:p>
        </w:tc>
        <w:tc>
          <w:tcPr>
            <w:tcW w:w="3932" w:type="dxa"/>
          </w:tcPr>
          <w:p w14:paraId="41C994F5">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违约处理情况（扣技术服务费全款的百分数）</w:t>
            </w:r>
          </w:p>
        </w:tc>
      </w:tr>
      <w:tr w14:paraId="4AEC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23" w:type="dxa"/>
          </w:tcPr>
          <w:p w14:paraId="62C84703">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1</w:t>
            </w:r>
          </w:p>
        </w:tc>
        <w:tc>
          <w:tcPr>
            <w:tcW w:w="1729" w:type="dxa"/>
          </w:tcPr>
          <w:p w14:paraId="3D85756F">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问题响应</w:t>
            </w:r>
          </w:p>
        </w:tc>
        <w:tc>
          <w:tcPr>
            <w:tcW w:w="1654" w:type="dxa"/>
          </w:tcPr>
          <w:p w14:paraId="62875DEA">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0.5小时</w:t>
            </w:r>
          </w:p>
        </w:tc>
        <w:tc>
          <w:tcPr>
            <w:tcW w:w="3932" w:type="dxa"/>
          </w:tcPr>
          <w:p w14:paraId="707A3CA7">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1小时内没有响应，扣1%，以后每超过半小时，扣2%。</w:t>
            </w:r>
          </w:p>
        </w:tc>
      </w:tr>
      <w:tr w14:paraId="08D0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723" w:type="dxa"/>
          </w:tcPr>
          <w:p w14:paraId="41226E98">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2</w:t>
            </w:r>
          </w:p>
        </w:tc>
        <w:tc>
          <w:tcPr>
            <w:tcW w:w="1729" w:type="dxa"/>
          </w:tcPr>
          <w:p w14:paraId="4522D8B6">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问题修复（含抵达现场时间）</w:t>
            </w:r>
          </w:p>
        </w:tc>
        <w:tc>
          <w:tcPr>
            <w:tcW w:w="1654" w:type="dxa"/>
          </w:tcPr>
          <w:p w14:paraId="43259974">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市区2小时</w:t>
            </w:r>
          </w:p>
          <w:p w14:paraId="4A0AB2F3">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市郊4小时</w:t>
            </w:r>
          </w:p>
        </w:tc>
        <w:tc>
          <w:tcPr>
            <w:tcW w:w="3932" w:type="dxa"/>
          </w:tcPr>
          <w:p w14:paraId="33234466">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每超过30分钟，扣0.1%。</w:t>
            </w:r>
          </w:p>
        </w:tc>
      </w:tr>
      <w:tr w14:paraId="0EAE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23" w:type="dxa"/>
          </w:tcPr>
          <w:p w14:paraId="4E585439">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3</w:t>
            </w:r>
          </w:p>
        </w:tc>
        <w:tc>
          <w:tcPr>
            <w:tcW w:w="1729" w:type="dxa"/>
          </w:tcPr>
          <w:p w14:paraId="4A17659C">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服务报告、维修记录单</w:t>
            </w:r>
          </w:p>
        </w:tc>
        <w:tc>
          <w:tcPr>
            <w:tcW w:w="1654" w:type="dxa"/>
          </w:tcPr>
          <w:p w14:paraId="7304E16C">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每月报一次</w:t>
            </w:r>
          </w:p>
        </w:tc>
        <w:tc>
          <w:tcPr>
            <w:tcW w:w="3932" w:type="dxa"/>
          </w:tcPr>
          <w:p w14:paraId="3DF70095">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与甲方核对时，维修记录单每缺少一次，扣0.1%。</w:t>
            </w:r>
          </w:p>
        </w:tc>
      </w:tr>
      <w:tr w14:paraId="0D95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23" w:type="dxa"/>
          </w:tcPr>
          <w:p w14:paraId="3C834A2D">
            <w:pPr>
              <w:keepNext w:val="0"/>
              <w:keepLines w:val="0"/>
              <w:suppressLineNumbers w:val="0"/>
              <w:spacing w:before="100" w:beforeAutospacing="1" w:after="100" w:afterAutospacing="1"/>
              <w:ind w:left="0" w:right="0" w:firstLine="480"/>
              <w:jc w:val="center"/>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4</w:t>
            </w:r>
          </w:p>
        </w:tc>
        <w:tc>
          <w:tcPr>
            <w:tcW w:w="1729" w:type="dxa"/>
          </w:tcPr>
          <w:p w14:paraId="56D49B31">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报修处理完毕后回复</w:t>
            </w:r>
          </w:p>
        </w:tc>
        <w:tc>
          <w:tcPr>
            <w:tcW w:w="1654" w:type="dxa"/>
          </w:tcPr>
          <w:p w14:paraId="09928937">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处理完毕后第二个工作日内回复</w:t>
            </w:r>
          </w:p>
        </w:tc>
        <w:tc>
          <w:tcPr>
            <w:tcW w:w="3932" w:type="dxa"/>
          </w:tcPr>
          <w:p w14:paraId="6C577769">
            <w:pPr>
              <w:keepNext w:val="0"/>
              <w:keepLines w:val="0"/>
              <w:suppressLineNumbers w:val="0"/>
              <w:spacing w:before="100" w:beforeAutospacing="1" w:after="100" w:afterAutospacing="1"/>
              <w:ind w:left="0" w:right="0"/>
              <w:rPr>
                <w:rFonts w:hint="eastAsia" w:ascii="仿宋" w:hAnsi="仿宋" w:eastAsia="仿宋" w:cs="仿宋"/>
                <w:color w:val="auto"/>
                <w:sz w:val="20"/>
                <w:szCs w:val="21"/>
                <w:highlight w:val="none"/>
              </w:rPr>
            </w:pPr>
            <w:r>
              <w:rPr>
                <w:rFonts w:hint="eastAsia" w:ascii="仿宋" w:hAnsi="仿宋" w:eastAsia="仿宋" w:cs="仿宋"/>
                <w:color w:val="auto"/>
                <w:sz w:val="20"/>
                <w:szCs w:val="21"/>
                <w:highlight w:val="none"/>
              </w:rPr>
              <w:t>每缺一次回复，扣0.01％</w:t>
            </w:r>
          </w:p>
        </w:tc>
      </w:tr>
    </w:tbl>
    <w:p w14:paraId="15C69BBC">
      <w:pPr>
        <w:spacing w:beforeLines="20"/>
        <w:rPr>
          <w:rFonts w:hint="eastAsia" w:ascii="仿宋" w:hAnsi="仿宋" w:eastAsia="仿宋" w:cs="仿宋"/>
          <w:color w:val="auto"/>
          <w:highlight w:val="none"/>
        </w:rPr>
      </w:pPr>
    </w:p>
    <w:p w14:paraId="1F16B550">
      <w:pPr>
        <w:spacing w:beforeLines="20"/>
        <w:rPr>
          <w:rFonts w:hint="eastAsia" w:ascii="仿宋" w:hAnsi="仿宋" w:eastAsia="仿宋" w:cs="仿宋"/>
          <w:color w:val="auto"/>
          <w:highlight w:val="none"/>
        </w:rPr>
      </w:pPr>
      <w:r>
        <w:rPr>
          <w:rFonts w:hint="eastAsia" w:ascii="仿宋" w:hAnsi="仿宋" w:eastAsia="仿宋" w:cs="仿宋"/>
          <w:color w:val="auto"/>
          <w:highlight w:val="none"/>
        </w:rPr>
        <w:t xml:space="preserve">             </w:t>
      </w:r>
    </w:p>
    <w:p w14:paraId="559A084E">
      <w:pPr>
        <w:spacing w:beforeLines="20"/>
        <w:rPr>
          <w:rFonts w:hint="eastAsia" w:ascii="仿宋" w:hAnsi="仿宋" w:eastAsia="仿宋" w:cs="仿宋"/>
          <w:color w:val="auto"/>
          <w:highlight w:val="none"/>
        </w:rPr>
      </w:pPr>
    </w:p>
    <w:p w14:paraId="4ED63C0E">
      <w:pPr>
        <w:spacing w:before="100" w:beforeAutospacing="1" w:after="100" w:afterAutospacing="1"/>
        <w:ind w:firstLine="576"/>
        <w:rPr>
          <w:rFonts w:hint="eastAsia" w:ascii="仿宋" w:hAnsi="仿宋" w:eastAsia="仿宋" w:cs="仿宋"/>
          <w:color w:val="auto"/>
          <w:spacing w:val="24"/>
          <w:sz w:val="24"/>
          <w:highlight w:val="none"/>
        </w:rPr>
        <w:sectPr>
          <w:pgSz w:w="11906" w:h="16838"/>
          <w:pgMar w:top="1440" w:right="2186"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58EBCB33">
      <w:pPr>
        <w:spacing w:before="100" w:beforeAutospacing="1" w:after="100" w:afterAutospacing="1"/>
        <w:ind w:firstLine="576"/>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〔C、除上述外的其他服务模版〕-（包括不限测试、咨询、支持等）</w:t>
      </w:r>
    </w:p>
    <w:p w14:paraId="4367AADC">
      <w:pPr>
        <w:spacing w:before="100" w:beforeAutospacing="1" w:after="100" w:afterAutospacing="1"/>
        <w:ind w:firstLine="482"/>
        <w:rPr>
          <w:rFonts w:hint="eastAsia" w:ascii="仿宋" w:hAnsi="仿宋" w:eastAsia="仿宋" w:cs="仿宋"/>
          <w:b/>
          <w:color w:val="auto"/>
          <w:sz w:val="24"/>
          <w:highlight w:val="none"/>
        </w:rPr>
      </w:pPr>
      <w:r>
        <w:rPr>
          <w:rFonts w:hint="eastAsia" w:ascii="仿宋" w:hAnsi="仿宋" w:eastAsia="仿宋" w:cs="仿宋"/>
          <w:b/>
          <w:color w:val="auto"/>
          <w:sz w:val="24"/>
          <w:highlight w:val="none"/>
        </w:rPr>
        <w:t>一、服务内容</w:t>
      </w:r>
    </w:p>
    <w:p w14:paraId="344EBC71">
      <w:pPr>
        <w:spacing w:before="100" w:beforeAutospacing="1" w:after="100" w:afterAutospacing="1"/>
        <w:ind w:firstLine="480"/>
        <w:rPr>
          <w:rFonts w:hint="eastAsia" w:ascii="仿宋" w:hAnsi="仿宋" w:eastAsia="仿宋" w:cs="仿宋"/>
          <w:color w:val="auto"/>
          <w:spacing w:val="24"/>
          <w:sz w:val="24"/>
          <w:highlight w:val="none"/>
        </w:rPr>
      </w:pPr>
      <w:r>
        <w:rPr>
          <w:rFonts w:hint="eastAsia" w:ascii="仿宋" w:hAnsi="仿宋" w:eastAsia="仿宋" w:cs="仿宋"/>
          <w:color w:val="auto"/>
          <w:sz w:val="24"/>
          <w:highlight w:val="none"/>
        </w:rPr>
        <w:t>1、具体内容：</w:t>
      </w:r>
      <w:r>
        <w:rPr>
          <w:rFonts w:hint="eastAsia" w:ascii="仿宋" w:hAnsi="仿宋" w:eastAsia="仿宋" w:cs="仿宋"/>
          <w:color w:val="auto"/>
          <w:spacing w:val="24"/>
          <w:sz w:val="24"/>
          <w:highlight w:val="none"/>
        </w:rPr>
        <w:t xml:space="preserve">（须填写测试、咨询、支持等具体的需求、招标内容）      </w:t>
      </w:r>
    </w:p>
    <w:p w14:paraId="577D891D">
      <w:pPr>
        <w:spacing w:before="100" w:beforeAutospacing="1" w:after="100" w:afterAutospacing="1"/>
        <w:ind w:firstLine="480"/>
        <w:rPr>
          <w:rFonts w:hint="eastAsia" w:ascii="仿宋" w:hAnsi="仿宋" w:eastAsia="仿宋" w:cs="仿宋"/>
          <w:color w:val="auto"/>
          <w:spacing w:val="24"/>
          <w:sz w:val="24"/>
          <w:highlight w:val="none"/>
          <w:lang w:val="en-US" w:eastAsia="zh-CN"/>
        </w:rPr>
      </w:pPr>
      <w:r>
        <w:rPr>
          <w:rFonts w:hint="eastAsia" w:ascii="仿宋" w:hAnsi="仿宋" w:eastAsia="仿宋" w:cs="仿宋"/>
          <w:color w:val="auto"/>
          <w:spacing w:val="24"/>
          <w:sz w:val="24"/>
          <w:highlight w:val="none"/>
          <w:lang w:val="en-US" w:eastAsia="zh-CN"/>
        </w:rPr>
        <w:t xml:space="preserve">  </w:t>
      </w:r>
    </w:p>
    <w:p w14:paraId="7335CF33">
      <w:pPr>
        <w:spacing w:before="100" w:beforeAutospacing="1" w:after="100" w:afterAutospacing="1"/>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2、服务时效及保障</w:t>
      </w:r>
    </w:p>
    <w:p w14:paraId="5FA4C969">
      <w:pPr>
        <w:keepNext w:val="0"/>
        <w:keepLines w:val="0"/>
        <w:pageBreakBefore w:val="0"/>
        <w:widowControl w:val="0"/>
        <w:kinsoku/>
        <w:wordWrap/>
        <w:overflowPunct/>
        <w:topLinePunct w:val="0"/>
        <w:autoSpaceDE/>
        <w:autoSpaceDN/>
        <w:bidi w:val="0"/>
        <w:adjustRightInd/>
        <w:snapToGrid/>
        <w:spacing w:before="100" w:beforeAutospacing="1" w:after="100" w:afterAutospacing="1" w:line="360" w:lineRule="auto"/>
        <w:ind w:firstLine="482"/>
        <w:textAlignment w:val="auto"/>
        <w:rPr>
          <w:rFonts w:hint="eastAsia" w:ascii="仿宋" w:hAnsi="仿宋" w:eastAsia="仿宋" w:cs="仿宋"/>
          <w:color w:val="auto"/>
          <w:sz w:val="24"/>
          <w:highlight w:val="none"/>
        </w:rPr>
      </w:pPr>
      <w:r>
        <w:rPr>
          <w:rFonts w:hint="eastAsia" w:ascii="仿宋" w:hAnsi="仿宋" w:eastAsia="仿宋" w:cs="仿宋"/>
          <w:color w:val="auto"/>
          <w:sz w:val="24"/>
          <w:highlight w:val="none"/>
        </w:rPr>
        <w:t>本合同技术服务时间为：乙方将为甲方提供</w:t>
      </w:r>
      <w:r>
        <w:rPr>
          <w:rFonts w:hint="eastAsia" w:ascii="仿宋" w:hAnsi="仿宋" w:eastAsia="仿宋" w:cs="仿宋"/>
          <w:color w:val="auto"/>
          <w:sz w:val="24"/>
          <w:highlight w:val="none"/>
          <w:u w:val="single"/>
          <w:lang w:val="en-US" w:eastAsia="zh-CN"/>
        </w:rPr>
        <w:t xml:space="preserve">     </w:t>
      </w:r>
      <w:r>
        <w:rPr>
          <w:rFonts w:hint="eastAsia" w:ascii="仿宋" w:hAnsi="仿宋" w:eastAsia="仿宋" w:cs="仿宋"/>
          <w:color w:val="auto"/>
          <w:sz w:val="24"/>
          <w:highlight w:val="none"/>
        </w:rPr>
        <w:t>小时的电话咨询、</w:t>
      </w:r>
      <w:r>
        <w:rPr>
          <w:rFonts w:hint="eastAsia" w:ascii="仿宋" w:hAnsi="仿宋" w:eastAsia="仿宋" w:cs="仿宋"/>
          <w:color w:val="auto"/>
          <w:sz w:val="24"/>
          <w:highlight w:val="none"/>
          <w:u w:val="single"/>
          <w:lang w:val="en-US" w:eastAsia="zh-CN"/>
        </w:rPr>
        <w:t xml:space="preserve">   </w:t>
      </w:r>
      <w:r>
        <w:rPr>
          <w:rFonts w:hint="eastAsia" w:ascii="仿宋" w:hAnsi="仿宋" w:eastAsia="仿宋" w:cs="仿宋"/>
          <w:color w:val="auto"/>
          <w:sz w:val="24"/>
          <w:highlight w:val="none"/>
        </w:rPr>
        <w:t>小时的技术支持以及</w:t>
      </w:r>
      <w:r>
        <w:rPr>
          <w:rFonts w:hint="eastAsia" w:ascii="仿宋" w:hAnsi="仿宋" w:eastAsia="仿宋" w:cs="仿宋"/>
          <w:color w:val="auto"/>
          <w:sz w:val="24"/>
          <w:highlight w:val="none"/>
          <w:u w:val="single"/>
          <w:lang w:val="en-US" w:eastAsia="zh-CN"/>
        </w:rPr>
        <w:t xml:space="preserve">     </w:t>
      </w:r>
      <w:r>
        <w:rPr>
          <w:rFonts w:hint="eastAsia" w:ascii="仿宋" w:hAnsi="仿宋" w:eastAsia="仿宋" w:cs="仿宋"/>
          <w:color w:val="auto"/>
          <w:sz w:val="24"/>
          <w:highlight w:val="none"/>
        </w:rPr>
        <w:t>小时的应急现场服务。</w:t>
      </w:r>
    </w:p>
    <w:p w14:paraId="10BFB9D1">
      <w:pPr>
        <w:spacing w:before="100" w:beforeAutospacing="1" w:after="100" w:afterAutospacing="1"/>
        <w:ind w:firstLine="475" w:firstLineChars="165"/>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3、服务人员及联系方式（最终人员根据实际情况，在满足目标的前提下，以事先经甲方同意的实际执行落地情况为准）</w:t>
      </w:r>
    </w:p>
    <w:p w14:paraId="24552655">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乙方本项目责任工程师：</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71B9E6B9">
      <w:pPr>
        <w:spacing w:before="100" w:beforeAutospacing="1" w:after="100" w:afterAutospacing="1"/>
        <w:ind w:firstLine="480"/>
        <w:rPr>
          <w:rFonts w:hint="eastAsia" w:ascii="仿宋" w:hAnsi="仿宋" w:eastAsia="仿宋" w:cs="仿宋"/>
          <w:color w:val="auto"/>
          <w:sz w:val="24"/>
          <w:highlight w:val="none"/>
          <w:u w:val="single"/>
        </w:rPr>
      </w:pPr>
      <w:r>
        <w:rPr>
          <w:rFonts w:hint="eastAsia" w:ascii="仿宋" w:hAnsi="仿宋" w:eastAsia="仿宋" w:cs="仿宋"/>
          <w:color w:val="auto"/>
          <w:sz w:val="24"/>
          <w:highlight w:val="none"/>
        </w:rPr>
        <w:t>乙方本项目主管责任人：</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078A1F78">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乙方其他项目人员：</w:t>
      </w:r>
      <w:r>
        <w:rPr>
          <w:rFonts w:hint="eastAsia" w:ascii="仿宋" w:hAnsi="仿宋" w:eastAsia="仿宋" w:cs="仿宋"/>
          <w:color w:val="auto"/>
          <w:sz w:val="24"/>
          <w:highlight w:val="none"/>
          <w:u w:val="single"/>
        </w:rPr>
        <w:t xml:space="preserve">             </w:t>
      </w:r>
      <w:r>
        <w:rPr>
          <w:rFonts w:hint="eastAsia" w:ascii="仿宋" w:hAnsi="仿宋" w:eastAsia="仿宋" w:cs="仿宋"/>
          <w:color w:val="auto"/>
          <w:sz w:val="24"/>
          <w:highlight w:val="none"/>
        </w:rPr>
        <w:t>，移动电话：</w:t>
      </w:r>
      <w:r>
        <w:rPr>
          <w:rFonts w:hint="eastAsia" w:ascii="仿宋" w:hAnsi="仿宋" w:eastAsia="仿宋" w:cs="仿宋"/>
          <w:color w:val="auto"/>
          <w:sz w:val="24"/>
          <w:highlight w:val="none"/>
          <w:u w:val="single"/>
        </w:rPr>
        <w:t xml:space="preserve">        </w:t>
      </w:r>
    </w:p>
    <w:p w14:paraId="0D0A2429">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服务电话：</w:t>
      </w:r>
      <w:r>
        <w:rPr>
          <w:rFonts w:hint="eastAsia" w:ascii="仿宋" w:hAnsi="仿宋" w:eastAsia="仿宋" w:cs="仿宋"/>
          <w:color w:val="auto"/>
          <w:sz w:val="24"/>
          <w:highlight w:val="none"/>
          <w:u w:val="single"/>
        </w:rPr>
        <w:t xml:space="preserve">            </w:t>
      </w:r>
    </w:p>
    <w:p w14:paraId="1C369DF5">
      <w:pPr>
        <w:spacing w:before="100" w:beforeAutospacing="1" w:after="100" w:afterAutospacing="1"/>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4、交付成果</w:t>
      </w:r>
    </w:p>
    <w:p w14:paraId="4609387C">
      <w:pPr>
        <w:spacing w:before="100" w:beforeAutospacing="1" w:after="100" w:afterAutospacing="1"/>
        <w:ind w:firstLine="480"/>
        <w:rPr>
          <w:rFonts w:hint="eastAsia" w:ascii="仿宋" w:hAnsi="仿宋" w:eastAsia="仿宋" w:cs="仿宋"/>
          <w:color w:val="auto"/>
          <w:spacing w:val="24"/>
          <w:sz w:val="24"/>
          <w:highlight w:val="none"/>
        </w:rPr>
      </w:pPr>
      <w:r>
        <w:rPr>
          <w:rFonts w:hint="eastAsia" w:ascii="仿宋" w:hAnsi="仿宋" w:eastAsia="仿宋" w:cs="仿宋"/>
          <w:color w:val="auto"/>
          <w:spacing w:val="24"/>
          <w:sz w:val="24"/>
          <w:highlight w:val="none"/>
        </w:rPr>
        <w:t>（须填写测试、咨询、支持等具体的需求、招标内容，填写具体的交付成果物）</w:t>
      </w:r>
    </w:p>
    <w:p w14:paraId="78213B83">
      <w:pPr>
        <w:spacing w:before="100" w:beforeAutospacing="1" w:after="100" w:afterAutospacing="1"/>
        <w:ind w:firstLine="480"/>
        <w:rPr>
          <w:rFonts w:hint="eastAsia" w:ascii="仿宋" w:hAnsi="仿宋" w:eastAsia="仿宋" w:cs="仿宋"/>
          <w:color w:val="auto"/>
          <w:spacing w:val="24"/>
          <w:sz w:val="24"/>
          <w:highlight w:val="none"/>
        </w:rPr>
      </w:pPr>
      <w:r>
        <w:rPr>
          <w:rFonts w:hint="eastAsia" w:ascii="仿宋" w:hAnsi="仿宋" w:eastAsia="仿宋" w:cs="仿宋"/>
          <w:color w:val="auto"/>
          <w:sz w:val="24"/>
          <w:highlight w:val="none"/>
        </w:rPr>
        <w:t>5、其他内容：包括但不限于服务流程、服务水平要求等。</w:t>
      </w:r>
    </w:p>
    <w:p w14:paraId="2E3962E4">
      <w:pPr>
        <w:spacing w:before="100" w:beforeAutospacing="1" w:after="100" w:afterAutospacing="1"/>
        <w:ind w:firstLine="480"/>
        <w:rPr>
          <w:rFonts w:hint="eastAsia" w:ascii="仿宋" w:hAnsi="仿宋" w:eastAsia="仿宋" w:cs="仿宋"/>
          <w:b/>
          <w:color w:val="auto"/>
          <w:spacing w:val="24"/>
          <w:sz w:val="24"/>
          <w:highlight w:val="none"/>
        </w:rPr>
        <w:sectPr>
          <w:pgSz w:w="11906" w:h="16838"/>
          <w:pgMar w:top="1440" w:right="2186"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eastAsia" w:ascii="仿宋" w:hAnsi="仿宋" w:eastAsia="仿宋" w:cs="仿宋"/>
          <w:color w:val="auto"/>
          <w:spacing w:val="24"/>
          <w:sz w:val="24"/>
          <w:highlight w:val="none"/>
        </w:rPr>
        <w:t xml:space="preserve">       </w:t>
      </w:r>
    </w:p>
    <w:p w14:paraId="11B2EABD">
      <w:pPr>
        <w:spacing w:before="100" w:beforeAutospacing="1" w:after="100" w:afterAutospacing="1"/>
        <w:jc w:val="left"/>
        <w:rPr>
          <w:rFonts w:hint="eastAsia" w:ascii="仿宋" w:hAnsi="仿宋" w:eastAsia="仿宋" w:cs="仿宋"/>
          <w:b/>
          <w:color w:val="auto"/>
          <w:spacing w:val="24"/>
          <w:sz w:val="30"/>
          <w:szCs w:val="30"/>
          <w:highlight w:val="none"/>
        </w:rPr>
      </w:pPr>
      <w:r>
        <w:rPr>
          <w:rFonts w:hint="eastAsia" w:ascii="仿宋" w:hAnsi="仿宋" w:eastAsia="仿宋" w:cs="仿宋"/>
          <w:b/>
          <w:color w:val="auto"/>
          <w:spacing w:val="24"/>
          <w:sz w:val="24"/>
          <w:highlight w:val="none"/>
        </w:rPr>
        <w:t>附件二：服务完成验收报告单</w:t>
      </w:r>
    </w:p>
    <w:p w14:paraId="38394AB3">
      <w:pPr>
        <w:pStyle w:val="92"/>
        <w:spacing w:before="100" w:beforeAutospacing="1" w:after="100" w:afterAutospacing="1"/>
        <w:ind w:left="-648" w:leftChars="-270"/>
        <w:rPr>
          <w:rFonts w:hint="eastAsia" w:ascii="仿宋" w:hAnsi="仿宋" w:eastAsia="仿宋" w:cs="仿宋"/>
          <w:color w:val="auto"/>
          <w:szCs w:val="21"/>
          <w:highlight w:val="none"/>
        </w:rPr>
      </w:pPr>
      <w:r>
        <w:rPr>
          <w:rFonts w:hint="eastAsia" w:ascii="仿宋" w:hAnsi="仿宋" w:eastAsia="仿宋" w:cs="仿宋"/>
          <w:color w:val="auto"/>
          <w:szCs w:val="21"/>
          <w:highlight w:val="none"/>
        </w:rPr>
        <w:drawing>
          <wp:inline distT="0" distB="0" distL="114300" distR="114300">
            <wp:extent cx="6045835" cy="7308215"/>
            <wp:effectExtent l="0" t="0" r="2540" b="698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4"/>
                    <a:stretch>
                      <a:fillRect/>
                    </a:stretch>
                  </pic:blipFill>
                  <pic:spPr>
                    <a:xfrm>
                      <a:off x="0" y="0"/>
                      <a:ext cx="6045835" cy="7308215"/>
                    </a:xfrm>
                    <a:prstGeom prst="rect">
                      <a:avLst/>
                    </a:prstGeom>
                    <a:noFill/>
                    <a:ln>
                      <a:noFill/>
                    </a:ln>
                  </pic:spPr>
                </pic:pic>
              </a:graphicData>
            </a:graphic>
          </wp:inline>
        </w:drawing>
      </w:r>
      <w:r>
        <w:rPr>
          <w:rFonts w:hint="eastAsia" w:ascii="仿宋" w:hAnsi="仿宋" w:eastAsia="仿宋" w:cs="仿宋"/>
          <w:color w:val="auto"/>
          <w:sz w:val="24"/>
          <w:szCs w:val="24"/>
          <w:highlight w:val="none"/>
        </w:rPr>
        <w:t>备注：本表单仅为样本，最终以</w:t>
      </w:r>
      <w:r>
        <w:rPr>
          <w:rFonts w:hint="eastAsia" w:ascii="仿宋" w:hAnsi="仿宋" w:eastAsia="仿宋" w:cs="仿宋"/>
          <w:color w:val="auto"/>
          <w:kern w:val="0"/>
          <w:sz w:val="24"/>
          <w:szCs w:val="24"/>
          <w:highlight w:val="none"/>
        </w:rPr>
        <w:t>甲方认可的</w:t>
      </w:r>
      <w:r>
        <w:rPr>
          <w:rFonts w:hint="eastAsia" w:ascii="仿宋" w:hAnsi="仿宋" w:eastAsia="仿宋" w:cs="仿宋"/>
          <w:color w:val="auto"/>
          <w:sz w:val="24"/>
          <w:szCs w:val="24"/>
          <w:highlight w:val="none"/>
        </w:rPr>
        <w:t>实际情况为准</w:t>
      </w:r>
    </w:p>
    <w:p w14:paraId="4FD7F097">
      <w:pPr>
        <w:pStyle w:val="92"/>
        <w:spacing w:before="100" w:beforeAutospacing="1" w:after="100" w:afterAutospacing="1"/>
        <w:rPr>
          <w:rFonts w:hint="eastAsia" w:ascii="仿宋" w:hAnsi="仿宋" w:eastAsia="仿宋" w:cs="仿宋"/>
          <w:color w:val="auto"/>
          <w:szCs w:val="21"/>
          <w:highlight w:val="none"/>
        </w:rPr>
      </w:pPr>
    </w:p>
    <w:p w14:paraId="6BCCB1F2">
      <w:pPr>
        <w:spacing w:before="100" w:beforeAutospacing="1" w:after="100" w:afterAutospacing="1"/>
        <w:rPr>
          <w:rFonts w:hint="eastAsia" w:ascii="仿宋" w:hAnsi="仿宋" w:eastAsia="仿宋" w:cs="仿宋"/>
          <w:b/>
          <w:color w:val="auto"/>
          <w:spacing w:val="24"/>
          <w:sz w:val="24"/>
          <w:highlight w:val="none"/>
        </w:rPr>
        <w:sectPr>
          <w:pgSz w:w="11906" w:h="16838"/>
          <w:pgMar w:top="1440" w:right="2186"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4259B92D">
      <w:pPr>
        <w:spacing w:before="100" w:beforeAutospacing="1" w:after="100" w:afterAutospacing="1"/>
        <w:rPr>
          <w:rFonts w:hint="eastAsia" w:ascii="仿宋" w:hAnsi="仿宋" w:eastAsia="仿宋" w:cs="仿宋"/>
          <w:b/>
          <w:color w:val="auto"/>
          <w:spacing w:val="24"/>
          <w:sz w:val="24"/>
          <w:highlight w:val="none"/>
        </w:rPr>
      </w:pPr>
      <w:r>
        <w:rPr>
          <w:rFonts w:hint="eastAsia" w:ascii="仿宋" w:hAnsi="仿宋" w:eastAsia="仿宋" w:cs="仿宋"/>
          <w:b/>
          <w:color w:val="auto"/>
          <w:spacing w:val="24"/>
          <w:sz w:val="24"/>
          <w:highlight w:val="none"/>
        </w:rPr>
        <w:t>附件三：服务总结报告</w:t>
      </w:r>
    </w:p>
    <w:p w14:paraId="05992134">
      <w:pPr>
        <w:ind w:firstLine="480"/>
        <w:rPr>
          <w:rFonts w:hint="eastAsia" w:ascii="仿宋" w:hAnsi="仿宋" w:eastAsia="仿宋" w:cs="仿宋"/>
          <w:color w:val="auto"/>
          <w:sz w:val="24"/>
          <w:highlight w:val="none"/>
        </w:rPr>
      </w:pPr>
      <w:r>
        <w:rPr>
          <w:rFonts w:hint="eastAsia" w:ascii="仿宋" w:hAnsi="仿宋" w:eastAsia="仿宋" w:cs="仿宋"/>
          <w:i/>
          <w:color w:val="auto"/>
          <w:sz w:val="24"/>
          <w:highlight w:val="none"/>
        </w:rPr>
        <w:t>（根据服务完成的实际情况，进行服务报告的编写，并提交相关交付物，验收时连同服务完成报告单提交）</w:t>
      </w:r>
    </w:p>
    <w:p w14:paraId="342BD695">
      <w:pPr>
        <w:ind w:firstLine="480" w:firstLineChars="20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一、服务内容（具体结合项目服务的实际情况，包括但不限于硬件PM定期巡检、驻场值守、日常运维、故障处理、查询单处理、测试情况、咨询情况等）         </w:t>
      </w:r>
    </w:p>
    <w:p w14:paraId="73FD22A4">
      <w:pPr>
        <w:ind w:firstLine="480"/>
        <w:rPr>
          <w:rFonts w:hint="eastAsia" w:ascii="仿宋" w:hAnsi="仿宋" w:eastAsia="仿宋" w:cs="仿宋"/>
          <w:color w:val="auto"/>
          <w:sz w:val="24"/>
          <w:highlight w:val="none"/>
        </w:rPr>
      </w:pPr>
      <w:r>
        <w:rPr>
          <w:rFonts w:hint="eastAsia" w:ascii="仿宋" w:hAnsi="仿宋" w:eastAsia="仿宋" w:cs="仿宋"/>
          <w:color w:val="auto"/>
          <w:sz w:val="24"/>
          <w:highlight w:val="none"/>
        </w:rPr>
        <w:t xml:space="preserve">二、服务完成情况及交付物        </w:t>
      </w:r>
    </w:p>
    <w:p w14:paraId="693910AD">
      <w:pPr>
        <w:ind w:firstLine="480" w:firstLineChars="200"/>
        <w:rPr>
          <w:rFonts w:hint="eastAsia" w:ascii="仿宋" w:hAnsi="仿宋" w:eastAsia="仿宋" w:cs="仿宋"/>
          <w:bCs/>
          <w:color w:val="auto"/>
          <w:sz w:val="24"/>
          <w:highlight w:val="none"/>
        </w:rPr>
      </w:pPr>
      <w:r>
        <w:rPr>
          <w:rFonts w:hint="eastAsia" w:ascii="仿宋" w:hAnsi="仿宋" w:eastAsia="仿宋" w:cs="仿宋"/>
          <w:bCs/>
          <w:color w:val="auto"/>
          <w:sz w:val="24"/>
          <w:highlight w:val="none"/>
        </w:rPr>
        <w:t>三、维护服务量、故障及解决率统计</w:t>
      </w:r>
    </w:p>
    <w:p w14:paraId="7CE030D1">
      <w:pPr>
        <w:ind w:firstLine="840" w:firstLineChars="350"/>
        <w:rPr>
          <w:rFonts w:hint="eastAsia" w:ascii="仿宋" w:hAnsi="仿宋" w:eastAsia="仿宋" w:cs="仿宋"/>
          <w:bCs/>
          <w:color w:val="auto"/>
          <w:sz w:val="24"/>
          <w:highlight w:val="none"/>
        </w:rPr>
      </w:pPr>
      <w:r>
        <w:rPr>
          <w:rFonts w:hint="eastAsia" w:ascii="仿宋" w:hAnsi="仿宋" w:eastAsia="仿宋" w:cs="仿宋"/>
          <w:color w:val="auto"/>
          <w:sz w:val="24"/>
          <w:highlight w:val="none"/>
        </w:rPr>
        <w:t xml:space="preserve">合同期内累计提供服务_____次（或人天），其中开展____服务____次（或人天），开展____服务____次（或人天），开展____服务____次（或人天），详细服务记录见附件服务报告单（需要附上在服务周期内具体的服务记录单，按类别进行归类，需要包含具体的服务内容、服务时间、服务效果等内容，双方认可签字）。          </w:t>
      </w:r>
    </w:p>
    <w:p w14:paraId="04F766F0">
      <w:pPr>
        <w:numPr>
          <w:ilvl w:val="0"/>
          <w:numId w:val="14"/>
        </w:numPr>
        <w:ind w:firstLine="480"/>
        <w:rPr>
          <w:rFonts w:hint="eastAsia" w:ascii="仿宋" w:hAnsi="仿宋" w:eastAsia="仿宋" w:cs="仿宋"/>
          <w:bCs/>
          <w:color w:val="auto"/>
          <w:sz w:val="24"/>
          <w:highlight w:val="none"/>
        </w:rPr>
      </w:pPr>
      <w:r>
        <w:rPr>
          <w:rFonts w:hint="eastAsia" w:ascii="仿宋" w:hAnsi="仿宋" w:eastAsia="仿宋" w:cs="仿宋"/>
          <w:bCs/>
          <w:color w:val="auto"/>
          <w:sz w:val="24"/>
          <w:highlight w:val="none"/>
        </w:rPr>
        <w:t>维护服务统计数据分析</w:t>
      </w:r>
    </w:p>
    <w:p w14:paraId="6EAB2B3B">
      <w:pPr>
        <w:rPr>
          <w:rFonts w:hint="eastAsia" w:ascii="仿宋" w:hAnsi="仿宋" w:eastAsia="仿宋" w:cs="仿宋"/>
          <w:bCs/>
          <w:color w:val="auto"/>
          <w:sz w:val="24"/>
          <w:highlight w:val="none"/>
        </w:rPr>
      </w:pPr>
      <w:r>
        <w:rPr>
          <w:rFonts w:hint="eastAsia" w:ascii="仿宋" w:hAnsi="仿宋" w:eastAsia="仿宋" w:cs="仿宋"/>
          <w:bCs/>
          <w:color w:val="auto"/>
          <w:sz w:val="24"/>
          <w:highlight w:val="none"/>
        </w:rPr>
        <w:t xml:space="preserve">       </w:t>
      </w:r>
    </w:p>
    <w:p w14:paraId="4C015F83">
      <w:pPr>
        <w:spacing w:line="360" w:lineRule="auto"/>
        <w:ind w:firstLine="480"/>
        <w:rPr>
          <w:rFonts w:hint="eastAsia" w:ascii="仿宋" w:hAnsi="仿宋" w:eastAsia="仿宋" w:cs="仿宋"/>
          <w:bCs/>
          <w:color w:val="auto"/>
          <w:sz w:val="24"/>
          <w:highlight w:val="none"/>
        </w:rPr>
      </w:pPr>
      <w:r>
        <w:rPr>
          <w:rFonts w:hint="eastAsia" w:ascii="仿宋" w:hAnsi="仿宋" w:eastAsia="仿宋" w:cs="仿宋"/>
          <w:bCs/>
          <w:color w:val="auto"/>
          <w:sz w:val="24"/>
          <w:highlight w:val="none"/>
        </w:rPr>
        <w:t>五、对该系统、设备应用状况进行评估、对下期该维护项目给出建议</w:t>
      </w:r>
    </w:p>
    <w:p w14:paraId="20D6629F">
      <w:pPr>
        <w:spacing w:line="240" w:lineRule="atLeast"/>
        <w:ind w:firstLine="480"/>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 xml:space="preserve">                 </w:t>
      </w:r>
    </w:p>
    <w:p w14:paraId="65C26585">
      <w:pPr>
        <w:spacing w:beforeLines="30"/>
        <w:jc w:val="left"/>
        <w:rPr>
          <w:rFonts w:hint="eastAsia" w:ascii="仿宋" w:hAnsi="仿宋" w:eastAsia="仿宋" w:cs="仿宋"/>
          <w:b/>
          <w:bCs/>
          <w:color w:val="auto"/>
          <w:sz w:val="30"/>
          <w:szCs w:val="30"/>
          <w:highlight w:val="none"/>
        </w:rPr>
      </w:pPr>
    </w:p>
    <w:p w14:paraId="7DE3850D">
      <w:pPr>
        <w:spacing w:beforeLines="30"/>
        <w:jc w:val="left"/>
        <w:rPr>
          <w:rFonts w:hint="eastAsia" w:ascii="仿宋" w:hAnsi="仿宋" w:eastAsia="仿宋" w:cs="仿宋"/>
          <w:b/>
          <w:bCs/>
          <w:color w:val="auto"/>
          <w:sz w:val="24"/>
          <w:highlight w:val="none"/>
        </w:rPr>
        <w:sectPr>
          <w:pgSz w:w="11906" w:h="16838"/>
          <w:pgMar w:top="1440" w:right="2186"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0F7A972D">
      <w:pPr>
        <w:spacing w:beforeLines="30"/>
        <w:jc w:val="left"/>
        <w:rPr>
          <w:rFonts w:hint="eastAsia" w:ascii="仿宋" w:hAnsi="仿宋" w:eastAsia="仿宋" w:cs="仿宋"/>
          <w:b/>
          <w:bCs/>
          <w:color w:val="auto"/>
          <w:sz w:val="30"/>
          <w:szCs w:val="30"/>
          <w:highlight w:val="none"/>
        </w:rPr>
      </w:pPr>
      <w:r>
        <w:rPr>
          <w:rFonts w:hint="eastAsia" w:ascii="仿宋" w:hAnsi="仿宋" w:eastAsia="仿宋" w:cs="仿宋"/>
          <w:b/>
          <w:bCs/>
          <w:color w:val="auto"/>
          <w:sz w:val="24"/>
          <w:highlight w:val="none"/>
        </w:rPr>
        <w:t>附件四：</w:t>
      </w:r>
      <w:r>
        <w:rPr>
          <w:rFonts w:hint="eastAsia" w:ascii="仿宋" w:hAnsi="仿宋" w:eastAsia="仿宋" w:cs="仿宋"/>
          <w:b/>
          <w:color w:val="auto"/>
          <w:sz w:val="24"/>
          <w:highlight w:val="none"/>
        </w:rPr>
        <w:t>北京银行信息科技</w:t>
      </w:r>
      <w:r>
        <w:rPr>
          <w:rFonts w:hint="eastAsia" w:ascii="仿宋" w:hAnsi="仿宋" w:eastAsia="仿宋" w:cs="仿宋"/>
          <w:b/>
          <w:bCs/>
          <w:color w:val="auto"/>
          <w:sz w:val="24"/>
          <w:highlight w:val="none"/>
        </w:rPr>
        <w:t>外包服务中断应急预案及外包服务人员名单</w:t>
      </w:r>
    </w:p>
    <w:p w14:paraId="59DE80B8">
      <w:pPr>
        <w:spacing w:line="440" w:lineRule="exact"/>
        <w:jc w:val="center"/>
        <w:rPr>
          <w:rFonts w:hint="eastAsia" w:ascii="仿宋" w:hAnsi="仿宋" w:eastAsia="仿宋" w:cs="仿宋"/>
          <w:b/>
          <w:color w:val="auto"/>
          <w:sz w:val="24"/>
          <w:highlight w:val="none"/>
        </w:rPr>
      </w:pPr>
    </w:p>
    <w:p w14:paraId="50E5BE59">
      <w:pPr>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1、文档目的</w:t>
      </w:r>
    </w:p>
    <w:p w14:paraId="51A68A97">
      <w:pPr>
        <w:spacing w:line="440" w:lineRule="exact"/>
        <w:rPr>
          <w:rFonts w:hint="eastAsia" w:ascii="仿宋" w:hAnsi="仿宋" w:eastAsia="仿宋" w:cs="仿宋"/>
          <w:color w:val="auto"/>
          <w:sz w:val="24"/>
          <w:highlight w:val="none"/>
        </w:rPr>
      </w:pPr>
      <w:r>
        <w:rPr>
          <w:rFonts w:hint="eastAsia" w:ascii="仿宋" w:hAnsi="仿宋" w:eastAsia="仿宋" w:cs="仿宋"/>
          <w:color w:val="auto"/>
          <w:sz w:val="24"/>
          <w:highlight w:val="none"/>
        </w:rPr>
        <w:t>为保证本项目的按时稳定实施，避免由于外包服务中断而引起项目内容中断、项目目标无法达成，故提前制定出信息科技外包服务中断场景的应急方案，作为突发外包服务中断事件时的联络与服务恢复依据。</w:t>
      </w:r>
    </w:p>
    <w:p w14:paraId="575B7411">
      <w:pPr>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2、应急原则</w:t>
      </w:r>
    </w:p>
    <w:p w14:paraId="6602D9F4">
      <w:pPr>
        <w:spacing w:line="440" w:lineRule="exact"/>
        <w:rPr>
          <w:rFonts w:hint="eastAsia" w:ascii="仿宋" w:hAnsi="仿宋" w:eastAsia="仿宋" w:cs="仿宋"/>
          <w:color w:val="auto"/>
          <w:sz w:val="24"/>
          <w:highlight w:val="none"/>
        </w:rPr>
      </w:pPr>
      <w:r>
        <w:rPr>
          <w:rFonts w:hint="eastAsia" w:ascii="仿宋" w:hAnsi="仿宋" w:eastAsia="仿宋" w:cs="仿宋"/>
          <w:color w:val="auto"/>
          <w:sz w:val="24"/>
          <w:highlight w:val="none"/>
        </w:rPr>
        <w:t>外包商服务团队，应以按时完成项目交付内容为基本原则，严格控制突发事件影响程度。</w:t>
      </w:r>
    </w:p>
    <w:p w14:paraId="16358B5D">
      <w:pPr>
        <w:spacing w:line="440" w:lineRule="exact"/>
        <w:rPr>
          <w:rFonts w:hint="eastAsia" w:ascii="仿宋" w:hAnsi="仿宋" w:eastAsia="仿宋" w:cs="仿宋"/>
          <w:color w:val="auto"/>
          <w:sz w:val="24"/>
          <w:highlight w:val="none"/>
        </w:rPr>
      </w:pPr>
      <w:r>
        <w:rPr>
          <w:rFonts w:hint="eastAsia" w:ascii="仿宋" w:hAnsi="仿宋" w:eastAsia="仿宋" w:cs="仿宋"/>
          <w:color w:val="auto"/>
          <w:sz w:val="24"/>
          <w:highlight w:val="none"/>
        </w:rPr>
        <w:t>外包商服务团队，应积极配合进行日常规避措施，以降低突发事件的影响。</w:t>
      </w:r>
    </w:p>
    <w:p w14:paraId="37B9DB18">
      <w:pPr>
        <w:spacing w:line="440" w:lineRule="exact"/>
        <w:rPr>
          <w:rFonts w:hint="eastAsia" w:ascii="仿宋" w:hAnsi="仿宋" w:eastAsia="仿宋" w:cs="仿宋"/>
          <w:color w:val="auto"/>
          <w:sz w:val="24"/>
          <w:highlight w:val="none"/>
        </w:rPr>
      </w:pPr>
      <w:r>
        <w:rPr>
          <w:rFonts w:hint="eastAsia" w:ascii="仿宋" w:hAnsi="仿宋" w:eastAsia="仿宋" w:cs="仿宋"/>
          <w:color w:val="auto"/>
          <w:sz w:val="24"/>
          <w:highlight w:val="none"/>
        </w:rPr>
        <w:t>外包商服务团队，应及时向北京银行上报信息科技外包服务中断事件，实现双方的快速响应。</w:t>
      </w:r>
    </w:p>
    <w:p w14:paraId="59370DD1">
      <w:pPr>
        <w:rPr>
          <w:rFonts w:hint="eastAsia" w:ascii="仿宋" w:hAnsi="仿宋" w:eastAsia="仿宋" w:cs="仿宋"/>
          <w:b/>
          <w:bCs/>
          <w:color w:val="auto"/>
          <w:sz w:val="24"/>
          <w:highlight w:val="none"/>
        </w:rPr>
      </w:pPr>
      <w:r>
        <w:rPr>
          <w:rFonts w:hint="eastAsia" w:ascii="仿宋" w:hAnsi="仿宋" w:eastAsia="仿宋" w:cs="仿宋"/>
          <w:b/>
          <w:bCs/>
          <w:color w:val="auto"/>
          <w:sz w:val="24"/>
          <w:highlight w:val="none"/>
        </w:rPr>
        <w:t>3、重要服务中断场景应急处置</w:t>
      </w:r>
    </w:p>
    <w:p w14:paraId="797B6B7F">
      <w:pPr>
        <w:numPr>
          <w:ilvl w:val="0"/>
          <w:numId w:val="15"/>
        </w:numPr>
        <w:ind w:left="426" w:hanging="284"/>
        <w:rPr>
          <w:rFonts w:hint="eastAsia" w:ascii="仿宋" w:hAnsi="仿宋" w:eastAsia="仿宋" w:cs="仿宋"/>
          <w:color w:val="auto"/>
          <w:sz w:val="24"/>
          <w:highlight w:val="none"/>
        </w:rPr>
      </w:pPr>
      <w:r>
        <w:rPr>
          <w:rFonts w:hint="eastAsia" w:ascii="仿宋" w:hAnsi="仿宋" w:eastAsia="仿宋" w:cs="仿宋"/>
          <w:color w:val="auto"/>
          <w:sz w:val="24"/>
          <w:highlight w:val="none"/>
        </w:rPr>
        <w:t>外包商因资质变更、被收购、兼并或破产等原因导致其被动退出</w:t>
      </w:r>
    </w:p>
    <w:p w14:paraId="12C30D94">
      <w:pPr>
        <w:ind w:left="426"/>
        <w:rPr>
          <w:rFonts w:hint="eastAsia" w:ascii="仿宋" w:hAnsi="仿宋" w:eastAsia="仿宋" w:cs="仿宋"/>
          <w:color w:val="auto"/>
          <w:sz w:val="24"/>
          <w:highlight w:val="none"/>
        </w:rPr>
      </w:pPr>
    </w:p>
    <w:tbl>
      <w:tblPr>
        <w:tblStyle w:val="30"/>
        <w:tblW w:w="7602"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5857"/>
      </w:tblGrid>
      <w:tr w14:paraId="6649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19A39894">
            <w:pPr>
              <w:keepNext w:val="0"/>
              <w:keepLines w:val="0"/>
              <w:suppressLineNumbers w:val="0"/>
              <w:spacing w:before="0" w:beforeAutospacing="0" w:after="0" w:afterAutospacing="0"/>
              <w:ind w:left="0" w:right="0"/>
              <w:jc w:val="left"/>
              <w:rPr>
                <w:rFonts w:hint="eastAsia" w:ascii="仿宋" w:hAnsi="仿宋" w:eastAsia="仿宋" w:cs="仿宋"/>
                <w:b/>
                <w:color w:val="auto"/>
                <w:sz w:val="24"/>
                <w:szCs w:val="20"/>
                <w:highlight w:val="none"/>
              </w:rPr>
            </w:pPr>
            <w:r>
              <w:rPr>
                <w:rFonts w:hint="eastAsia" w:ascii="仿宋" w:hAnsi="仿宋" w:eastAsia="仿宋" w:cs="仿宋"/>
                <w:b/>
                <w:color w:val="auto"/>
                <w:sz w:val="24"/>
                <w:szCs w:val="20"/>
                <w:highlight w:val="none"/>
              </w:rPr>
              <w:t>属性</w:t>
            </w:r>
          </w:p>
        </w:tc>
        <w:tc>
          <w:tcPr>
            <w:tcW w:w="5857" w:type="dxa"/>
          </w:tcPr>
          <w:p w14:paraId="7616AC75">
            <w:pPr>
              <w:keepNext w:val="0"/>
              <w:keepLines w:val="0"/>
              <w:suppressLineNumbers w:val="0"/>
              <w:spacing w:before="0" w:beforeAutospacing="0" w:after="0" w:afterAutospacing="0"/>
              <w:ind w:left="0" w:right="0"/>
              <w:jc w:val="left"/>
              <w:rPr>
                <w:rFonts w:hint="eastAsia" w:ascii="仿宋" w:hAnsi="仿宋" w:eastAsia="仿宋" w:cs="仿宋"/>
                <w:b/>
                <w:color w:val="auto"/>
                <w:sz w:val="24"/>
                <w:szCs w:val="20"/>
                <w:highlight w:val="none"/>
              </w:rPr>
            </w:pPr>
            <w:r>
              <w:rPr>
                <w:rFonts w:hint="eastAsia" w:ascii="仿宋" w:hAnsi="仿宋" w:eastAsia="仿宋" w:cs="仿宋"/>
                <w:b/>
                <w:color w:val="auto"/>
                <w:sz w:val="24"/>
                <w:szCs w:val="20"/>
                <w:highlight w:val="none"/>
              </w:rPr>
              <w:t>描述</w:t>
            </w:r>
          </w:p>
        </w:tc>
      </w:tr>
      <w:tr w14:paraId="46A7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6C730BC8">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日常规避措施</w:t>
            </w:r>
          </w:p>
        </w:tc>
        <w:tc>
          <w:tcPr>
            <w:tcW w:w="5857" w:type="dxa"/>
          </w:tcPr>
          <w:p w14:paraId="48BF3EF7">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外包商需填写日常规避措施，以应对上述场景发生，包括但不限于：</w:t>
            </w:r>
          </w:p>
          <w:p w14:paraId="40C795DB">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1._____________公司在项目实施过程中跟随每周周报提交相应的交付文档与过程文档，一旦上述中断场景发生，可以使替代外包商或北京银行人员能够根据文档内容继续开展工作；</w:t>
            </w:r>
          </w:p>
          <w:p w14:paraId="7B5AD8EC">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2.在项目实施过程中，外包商在项目重要节点举办知识共享等培训活动，加强知识转移；</w:t>
            </w:r>
          </w:p>
          <w:p w14:paraId="00CC66EF">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3.如遇该类事件，及时告知北京银行信息科技管理部科技类供应商管理岗。</w:t>
            </w:r>
          </w:p>
          <w:p w14:paraId="69FC078F">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 xml:space="preserve">4．其他日常规避措施。       </w:t>
            </w:r>
          </w:p>
          <w:p w14:paraId="64654127">
            <w:pPr>
              <w:keepNext w:val="0"/>
              <w:keepLines w:val="0"/>
              <w:suppressLineNumbers w:val="0"/>
              <w:spacing w:before="0" w:beforeAutospacing="0" w:after="0" w:afterAutospacing="0"/>
              <w:ind w:left="0" w:right="0"/>
              <w:rPr>
                <w:rFonts w:hint="eastAsia" w:ascii="仿宋" w:hAnsi="仿宋" w:eastAsia="仿宋" w:cs="仿宋"/>
                <w:i/>
                <w:color w:val="auto"/>
                <w:sz w:val="24"/>
                <w:szCs w:val="20"/>
                <w:highlight w:val="none"/>
              </w:rPr>
            </w:pPr>
            <w:r>
              <w:rPr>
                <w:rFonts w:hint="eastAsia" w:ascii="仿宋" w:hAnsi="仿宋" w:eastAsia="仿宋" w:cs="仿宋"/>
                <w:i/>
                <w:color w:val="auto"/>
                <w:sz w:val="24"/>
                <w:szCs w:val="20"/>
                <w:highlight w:val="none"/>
              </w:rPr>
              <w:t>//外包商可结合实际工作情况进行补充，完善应急体系。</w:t>
            </w:r>
          </w:p>
        </w:tc>
      </w:tr>
      <w:tr w14:paraId="368A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5B4A4CA2">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应急措施</w:t>
            </w:r>
          </w:p>
        </w:tc>
        <w:tc>
          <w:tcPr>
            <w:tcW w:w="5857" w:type="dxa"/>
          </w:tcPr>
          <w:p w14:paraId="7509D6E8">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外包商需要填写应急措施，在上述场景发生时可以快速响应，减少北京银行的损失。应急内容包括但不限于：</w:t>
            </w:r>
          </w:p>
          <w:p w14:paraId="3B44F807">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1.__________公司保证提前协调人力资源，在事件发生后当</w:t>
            </w:r>
            <w:r>
              <w:rPr>
                <w:rFonts w:hint="eastAsia" w:ascii="仿宋" w:hAnsi="仿宋" w:eastAsia="仿宋" w:cs="仿宋"/>
                <w:color w:val="auto"/>
                <w:sz w:val="24"/>
                <w:szCs w:val="20"/>
                <w:highlight w:val="none"/>
              </w:rPr>
              <w:softHyphen/>
            </w:r>
            <w:r>
              <w:rPr>
                <w:rFonts w:hint="eastAsia" w:ascii="仿宋" w:hAnsi="仿宋" w:eastAsia="仿宋" w:cs="仿宋"/>
                <w:color w:val="auto"/>
                <w:sz w:val="24"/>
                <w:szCs w:val="20"/>
                <w:highlight w:val="none"/>
              </w:rPr>
              <w:softHyphen/>
            </w:r>
            <w:r>
              <w:rPr>
                <w:rFonts w:hint="eastAsia" w:ascii="仿宋" w:hAnsi="仿宋" w:eastAsia="仿宋" w:cs="仿宋"/>
                <w:color w:val="auto"/>
                <w:sz w:val="24"/>
                <w:szCs w:val="20"/>
                <w:highlight w:val="none"/>
              </w:rPr>
              <w:softHyphen/>
            </w:r>
            <w:r>
              <w:rPr>
                <w:rFonts w:hint="eastAsia" w:ascii="仿宋" w:hAnsi="仿宋" w:eastAsia="仿宋" w:cs="仿宋"/>
                <w:color w:val="auto"/>
                <w:sz w:val="24"/>
                <w:szCs w:val="20"/>
                <w:highlight w:val="none"/>
              </w:rPr>
              <w:softHyphen/>
            </w:r>
            <w:r>
              <w:rPr>
                <w:rFonts w:hint="eastAsia" w:ascii="仿宋" w:hAnsi="仿宋" w:eastAsia="仿宋" w:cs="仿宋"/>
                <w:color w:val="auto"/>
                <w:sz w:val="24"/>
                <w:szCs w:val="20"/>
                <w:highlight w:val="none"/>
              </w:rPr>
              <w:t>日内提交所有阶段性项目文档，并于</w:t>
            </w:r>
            <w:r>
              <w:rPr>
                <w:rFonts w:hint="eastAsia" w:ascii="仿宋" w:hAnsi="仿宋" w:eastAsia="仿宋" w:cs="仿宋"/>
                <w:i/>
                <w:color w:val="auto"/>
                <w:sz w:val="24"/>
                <w:szCs w:val="20"/>
                <w:highlight w:val="none"/>
              </w:rPr>
              <w:t>______________</w:t>
            </w:r>
            <w:r>
              <w:rPr>
                <w:rFonts w:hint="eastAsia" w:ascii="仿宋" w:hAnsi="仿宋" w:eastAsia="仿宋" w:cs="仿宋"/>
                <w:color w:val="auto"/>
                <w:sz w:val="24"/>
                <w:szCs w:val="20"/>
                <w:highlight w:val="none"/>
              </w:rPr>
              <w:t>个工作日（最长不超过3个工作日）内完成北京银行认可的所有工作交接及知识转移。</w:t>
            </w:r>
          </w:p>
          <w:p w14:paraId="10D60998">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 xml:space="preserve">2.其他相关措施       </w:t>
            </w:r>
          </w:p>
          <w:p w14:paraId="2C08D8F0">
            <w:pPr>
              <w:keepNext w:val="0"/>
              <w:keepLines w:val="0"/>
              <w:suppressLineNumbers w:val="0"/>
              <w:spacing w:before="0" w:beforeAutospacing="0" w:after="0" w:afterAutospacing="0"/>
              <w:ind w:left="0" w:right="0"/>
              <w:rPr>
                <w:rFonts w:hint="eastAsia" w:ascii="仿宋" w:hAnsi="仿宋" w:eastAsia="仿宋" w:cs="仿宋"/>
                <w:i/>
                <w:color w:val="auto"/>
                <w:sz w:val="24"/>
                <w:szCs w:val="20"/>
                <w:highlight w:val="none"/>
              </w:rPr>
            </w:pPr>
            <w:r>
              <w:rPr>
                <w:rFonts w:hint="eastAsia" w:ascii="仿宋" w:hAnsi="仿宋" w:eastAsia="仿宋" w:cs="仿宋"/>
                <w:i/>
                <w:color w:val="auto"/>
                <w:sz w:val="24"/>
                <w:szCs w:val="20"/>
                <w:highlight w:val="none"/>
              </w:rPr>
              <w:t>//外包商可以结合实际工作情况继续补充，完善应急体系。</w:t>
            </w:r>
          </w:p>
        </w:tc>
      </w:tr>
    </w:tbl>
    <w:p w14:paraId="36923FF1">
      <w:pPr>
        <w:ind w:left="426"/>
        <w:rPr>
          <w:rFonts w:hint="eastAsia" w:ascii="仿宋" w:hAnsi="仿宋" w:eastAsia="仿宋" w:cs="仿宋"/>
          <w:color w:val="auto"/>
          <w:sz w:val="24"/>
          <w:highlight w:val="none"/>
        </w:rPr>
      </w:pPr>
    </w:p>
    <w:p w14:paraId="7B71813F">
      <w:pPr>
        <w:numPr>
          <w:ilvl w:val="0"/>
          <w:numId w:val="15"/>
        </w:numPr>
        <w:ind w:left="426" w:hanging="284"/>
        <w:rPr>
          <w:rFonts w:hint="eastAsia" w:ascii="仿宋" w:hAnsi="仿宋" w:eastAsia="仿宋" w:cs="仿宋"/>
          <w:color w:val="auto"/>
          <w:sz w:val="24"/>
          <w:highlight w:val="none"/>
        </w:rPr>
      </w:pPr>
      <w:r>
        <w:rPr>
          <w:rFonts w:hint="eastAsia" w:ascii="仿宋" w:hAnsi="仿宋" w:eastAsia="仿宋" w:cs="仿宋"/>
          <w:color w:val="auto"/>
          <w:sz w:val="24"/>
          <w:highlight w:val="none"/>
        </w:rPr>
        <w:t>外包商主动退出（故意违约）</w:t>
      </w:r>
    </w:p>
    <w:p w14:paraId="006A68D8">
      <w:pPr>
        <w:ind w:left="426"/>
        <w:rPr>
          <w:rFonts w:hint="eastAsia" w:ascii="仿宋" w:hAnsi="仿宋" w:eastAsia="仿宋" w:cs="仿宋"/>
          <w:color w:val="auto"/>
          <w:sz w:val="24"/>
          <w:highlight w:val="none"/>
        </w:rPr>
      </w:pPr>
    </w:p>
    <w:tbl>
      <w:tblPr>
        <w:tblStyle w:val="30"/>
        <w:tblW w:w="7602"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1"/>
        <w:gridCol w:w="5861"/>
      </w:tblGrid>
      <w:tr w14:paraId="22A4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4B5CF346">
            <w:pPr>
              <w:keepNext w:val="0"/>
              <w:keepLines w:val="0"/>
              <w:suppressLineNumbers w:val="0"/>
              <w:spacing w:before="0" w:beforeAutospacing="0" w:after="0" w:afterAutospacing="0"/>
              <w:ind w:left="0" w:right="0"/>
              <w:jc w:val="left"/>
              <w:rPr>
                <w:rFonts w:hint="eastAsia" w:ascii="仿宋" w:hAnsi="仿宋" w:eastAsia="仿宋" w:cs="仿宋"/>
                <w:b/>
                <w:color w:val="auto"/>
                <w:sz w:val="24"/>
                <w:szCs w:val="20"/>
                <w:highlight w:val="none"/>
              </w:rPr>
            </w:pPr>
            <w:r>
              <w:rPr>
                <w:rFonts w:hint="eastAsia" w:ascii="仿宋" w:hAnsi="仿宋" w:eastAsia="仿宋" w:cs="仿宋"/>
                <w:b/>
                <w:color w:val="auto"/>
                <w:sz w:val="24"/>
                <w:szCs w:val="20"/>
                <w:highlight w:val="none"/>
              </w:rPr>
              <w:t>属性</w:t>
            </w:r>
          </w:p>
        </w:tc>
        <w:tc>
          <w:tcPr>
            <w:tcW w:w="5861" w:type="dxa"/>
          </w:tcPr>
          <w:p w14:paraId="08CA9110">
            <w:pPr>
              <w:keepNext w:val="0"/>
              <w:keepLines w:val="0"/>
              <w:suppressLineNumbers w:val="0"/>
              <w:spacing w:before="0" w:beforeAutospacing="0" w:after="0" w:afterAutospacing="0"/>
              <w:ind w:left="0" w:right="0"/>
              <w:jc w:val="left"/>
              <w:rPr>
                <w:rFonts w:hint="eastAsia" w:ascii="仿宋" w:hAnsi="仿宋" w:eastAsia="仿宋" w:cs="仿宋"/>
                <w:b/>
                <w:color w:val="auto"/>
                <w:sz w:val="24"/>
                <w:szCs w:val="20"/>
                <w:highlight w:val="none"/>
              </w:rPr>
            </w:pPr>
            <w:r>
              <w:rPr>
                <w:rFonts w:hint="eastAsia" w:ascii="仿宋" w:hAnsi="仿宋" w:eastAsia="仿宋" w:cs="仿宋"/>
                <w:b/>
                <w:color w:val="auto"/>
                <w:sz w:val="24"/>
                <w:szCs w:val="20"/>
                <w:highlight w:val="none"/>
              </w:rPr>
              <w:t>描述</w:t>
            </w:r>
          </w:p>
        </w:tc>
      </w:tr>
      <w:tr w14:paraId="0558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3B553E73">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日常规避措施</w:t>
            </w:r>
          </w:p>
        </w:tc>
        <w:tc>
          <w:tcPr>
            <w:tcW w:w="5861" w:type="dxa"/>
          </w:tcPr>
          <w:p w14:paraId="05E27B3F">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外包商需填写日常规避措施，以应对上述场景发生，包括但不限于：</w:t>
            </w:r>
          </w:p>
          <w:p w14:paraId="02FC902C">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1._____________公司在项目实施过程中跟随每周周报提交相应的交付文档与过程文档，一旦上述中断场景发生，可以使替代外包商或北京银行人员能够根据文档内容继续开展工作；</w:t>
            </w:r>
          </w:p>
          <w:p w14:paraId="268096E1">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2.在项目实施过程中，外包商在项目重要节点举办知识共享等培训活动，加强知识转移；</w:t>
            </w:r>
          </w:p>
          <w:p w14:paraId="48C1BFBD">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3.如遇该类事件，及时告知北京银行科技类供应商管理岗。</w:t>
            </w:r>
          </w:p>
          <w:p w14:paraId="6B1EF07A">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4．其他日常规避措施。</w:t>
            </w:r>
          </w:p>
          <w:p w14:paraId="1F4DFCC6">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i/>
                <w:color w:val="auto"/>
                <w:sz w:val="24"/>
                <w:szCs w:val="20"/>
                <w:highlight w:val="none"/>
              </w:rPr>
              <w:t>//外包商可结合实际工作情况进行补充，完善应急体系。</w:t>
            </w:r>
          </w:p>
        </w:tc>
      </w:tr>
      <w:tr w14:paraId="509F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5E2F8CF9">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应急措施</w:t>
            </w:r>
          </w:p>
        </w:tc>
        <w:tc>
          <w:tcPr>
            <w:tcW w:w="5861" w:type="dxa"/>
          </w:tcPr>
          <w:p w14:paraId="755E8FC9">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外包商需要填写应急措施，在上述场景发生时可以快速响应，减少北京银行的损失。应急内容包括但不限于：</w:t>
            </w:r>
          </w:p>
          <w:p w14:paraId="27B86D1B">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1._______________公司确保做好工作交接，在事件发生后当日内完成项目相关文档及交付物的交接工作，______________个工作日（最长不超过5个工作日）内完成向北京银行项目组的知识转移工作。</w:t>
            </w:r>
          </w:p>
          <w:p w14:paraId="5A3CC843">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color w:val="auto"/>
                <w:sz w:val="24"/>
                <w:szCs w:val="20"/>
                <w:highlight w:val="none"/>
              </w:rPr>
              <w:t>2</w:t>
            </w:r>
            <w:r>
              <w:rPr>
                <w:rFonts w:hint="eastAsia" w:ascii="仿宋" w:hAnsi="仿宋" w:eastAsia="仿宋" w:cs="仿宋"/>
                <w:i/>
                <w:color w:val="auto"/>
                <w:sz w:val="24"/>
                <w:szCs w:val="20"/>
                <w:highlight w:val="none"/>
              </w:rPr>
              <w:t>.</w:t>
            </w:r>
            <w:r>
              <w:rPr>
                <w:rFonts w:hint="eastAsia" w:ascii="仿宋" w:hAnsi="仿宋" w:eastAsia="仿宋" w:cs="仿宋"/>
                <w:color w:val="auto"/>
                <w:sz w:val="24"/>
                <w:szCs w:val="20"/>
                <w:highlight w:val="none"/>
              </w:rPr>
              <w:t xml:space="preserve">其它应急方案      </w:t>
            </w:r>
          </w:p>
          <w:p w14:paraId="28913DE1">
            <w:pPr>
              <w:keepNext w:val="0"/>
              <w:keepLines w:val="0"/>
              <w:suppressLineNumbers w:val="0"/>
              <w:spacing w:before="0" w:beforeAutospacing="0" w:after="0" w:afterAutospacing="0"/>
              <w:ind w:left="0" w:right="0"/>
              <w:rPr>
                <w:rFonts w:hint="eastAsia" w:ascii="仿宋" w:hAnsi="仿宋" w:eastAsia="仿宋" w:cs="仿宋"/>
                <w:color w:val="auto"/>
                <w:sz w:val="24"/>
                <w:szCs w:val="20"/>
                <w:highlight w:val="none"/>
              </w:rPr>
            </w:pPr>
            <w:r>
              <w:rPr>
                <w:rFonts w:hint="eastAsia" w:ascii="仿宋" w:hAnsi="仿宋" w:eastAsia="仿宋" w:cs="仿宋"/>
                <w:i/>
                <w:color w:val="auto"/>
                <w:sz w:val="24"/>
                <w:szCs w:val="20"/>
                <w:highlight w:val="none"/>
              </w:rPr>
              <w:t>//外包商可结合实际工作情况进行补充，完善应急体系。</w:t>
            </w:r>
          </w:p>
        </w:tc>
      </w:tr>
    </w:tbl>
    <w:p w14:paraId="3D8DB6F2">
      <w:pPr>
        <w:ind w:left="426"/>
        <w:rPr>
          <w:rFonts w:hint="eastAsia" w:ascii="仿宋" w:hAnsi="仿宋" w:eastAsia="仿宋" w:cs="仿宋"/>
          <w:color w:val="auto"/>
          <w:sz w:val="24"/>
          <w:highlight w:val="none"/>
        </w:rPr>
      </w:pPr>
    </w:p>
    <w:p w14:paraId="52318E75">
      <w:pPr>
        <w:numPr>
          <w:ilvl w:val="0"/>
          <w:numId w:val="15"/>
        </w:numPr>
        <w:ind w:left="426" w:hanging="284"/>
        <w:rPr>
          <w:rFonts w:hint="eastAsia" w:ascii="仿宋" w:hAnsi="仿宋" w:eastAsia="仿宋" w:cs="仿宋"/>
          <w:color w:val="auto"/>
          <w:sz w:val="24"/>
          <w:highlight w:val="none"/>
        </w:rPr>
      </w:pPr>
      <w:r>
        <w:rPr>
          <w:rFonts w:hint="eastAsia" w:ascii="仿宋" w:hAnsi="仿宋" w:eastAsia="仿宋" w:cs="仿宋"/>
          <w:color w:val="auto"/>
          <w:sz w:val="24"/>
          <w:highlight w:val="none"/>
        </w:rPr>
        <w:t>其它应急场景</w:t>
      </w:r>
    </w:p>
    <w:p w14:paraId="787F9C70">
      <w:pPr>
        <w:ind w:left="426"/>
        <w:rPr>
          <w:rFonts w:hint="eastAsia" w:ascii="仿宋" w:hAnsi="仿宋" w:eastAsia="仿宋" w:cs="仿宋"/>
          <w:i/>
          <w:color w:val="auto"/>
          <w:sz w:val="24"/>
          <w:highlight w:val="none"/>
        </w:rPr>
      </w:pPr>
      <w:r>
        <w:rPr>
          <w:rFonts w:hint="eastAsia" w:ascii="仿宋" w:hAnsi="仿宋" w:eastAsia="仿宋" w:cs="仿宋"/>
          <w:i/>
          <w:color w:val="auto"/>
          <w:sz w:val="24"/>
          <w:highlight w:val="none"/>
        </w:rPr>
        <w:t>//外包商可以结合实际工作情况，对应急场景进行补充，并按照上述格式填报应急措施，完善应急体系。</w:t>
      </w:r>
    </w:p>
    <w:p w14:paraId="42F30668">
      <w:pPr>
        <w:rPr>
          <w:rFonts w:hint="eastAsia" w:ascii="仿宋" w:hAnsi="仿宋" w:eastAsia="仿宋" w:cs="仿宋"/>
          <w:b/>
          <w:bCs/>
          <w:color w:val="auto"/>
          <w:sz w:val="24"/>
          <w:highlight w:val="none"/>
        </w:rPr>
      </w:pPr>
      <w:r>
        <w:rPr>
          <w:rFonts w:hint="eastAsia" w:ascii="仿宋" w:hAnsi="仿宋" w:eastAsia="仿宋" w:cs="仿宋"/>
          <w:i/>
          <w:color w:val="auto"/>
          <w:sz w:val="24"/>
          <w:highlight w:val="none"/>
        </w:rPr>
        <w:t xml:space="preserve">       </w:t>
      </w:r>
    </w:p>
    <w:p w14:paraId="0E2DBF89">
      <w:pPr>
        <w:numPr>
          <w:ilvl w:val="0"/>
          <w:numId w:val="16"/>
        </w:numPr>
        <w:spacing w:beforeLines="20"/>
        <w:rPr>
          <w:rFonts w:hint="eastAsia" w:ascii="仿宋" w:hAnsi="仿宋" w:eastAsia="仿宋" w:cs="仿宋"/>
          <w:b/>
          <w:bCs/>
          <w:color w:val="auto"/>
          <w:kern w:val="44"/>
          <w:sz w:val="24"/>
          <w:highlight w:val="none"/>
        </w:rPr>
      </w:pPr>
      <w:r>
        <w:rPr>
          <w:rFonts w:hint="eastAsia" w:ascii="仿宋" w:hAnsi="仿宋" w:eastAsia="仿宋" w:cs="仿宋"/>
          <w:b/>
          <w:bCs/>
          <w:color w:val="auto"/>
          <w:sz w:val="24"/>
          <w:highlight w:val="none"/>
        </w:rPr>
        <w:t>外包服务人员名单信息（</w:t>
      </w:r>
      <w:r>
        <w:rPr>
          <w:rFonts w:hint="eastAsia" w:ascii="仿宋" w:hAnsi="仿宋" w:eastAsia="仿宋" w:cs="仿宋"/>
          <w:b/>
          <w:bCs/>
          <w:color w:val="auto"/>
          <w:kern w:val="44"/>
          <w:sz w:val="24"/>
          <w:highlight w:val="none"/>
        </w:rPr>
        <w:t>按照项目组成员重要性顺序填写，</w:t>
      </w:r>
      <w:r>
        <w:rPr>
          <w:rFonts w:hint="eastAsia" w:ascii="仿宋" w:hAnsi="仿宋" w:eastAsia="仿宋" w:cs="仿宋"/>
          <w:color w:val="auto"/>
          <w:sz w:val="24"/>
          <w:highlight w:val="none"/>
        </w:rPr>
        <w:t>最终人员根据项目实际情况，在满足目标的前提下，以事先经甲方同意的实际执行落地情况为准</w:t>
      </w:r>
      <w:r>
        <w:rPr>
          <w:rFonts w:hint="eastAsia" w:ascii="仿宋" w:hAnsi="仿宋" w:eastAsia="仿宋" w:cs="仿宋"/>
          <w:b/>
          <w:bCs/>
          <w:color w:val="auto"/>
          <w:kern w:val="44"/>
          <w:sz w:val="24"/>
          <w:highlight w:val="none"/>
        </w:rPr>
        <w:t>）</w:t>
      </w:r>
    </w:p>
    <w:tbl>
      <w:tblPr>
        <w:tblStyle w:val="31"/>
        <w:tblW w:w="81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1356"/>
        <w:gridCol w:w="1356"/>
        <w:gridCol w:w="1356"/>
        <w:gridCol w:w="1356"/>
        <w:gridCol w:w="1356"/>
      </w:tblGrid>
      <w:tr w14:paraId="62CF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61FD55D9">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联络顺序</w:t>
            </w:r>
          </w:p>
        </w:tc>
        <w:tc>
          <w:tcPr>
            <w:tcW w:w="1356" w:type="dxa"/>
          </w:tcPr>
          <w:p w14:paraId="525E7CC8">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公司名称</w:t>
            </w:r>
          </w:p>
        </w:tc>
        <w:tc>
          <w:tcPr>
            <w:tcW w:w="1356" w:type="dxa"/>
          </w:tcPr>
          <w:p w14:paraId="1DF1DADE">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姓名</w:t>
            </w:r>
          </w:p>
        </w:tc>
        <w:tc>
          <w:tcPr>
            <w:tcW w:w="1356" w:type="dxa"/>
          </w:tcPr>
          <w:p w14:paraId="192E4A45">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职务</w:t>
            </w:r>
          </w:p>
        </w:tc>
        <w:tc>
          <w:tcPr>
            <w:tcW w:w="1356" w:type="dxa"/>
          </w:tcPr>
          <w:p w14:paraId="3B9F7C1D">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邮箱</w:t>
            </w:r>
          </w:p>
        </w:tc>
        <w:tc>
          <w:tcPr>
            <w:tcW w:w="1356" w:type="dxa"/>
          </w:tcPr>
          <w:p w14:paraId="12BA28AB">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lang w:val="en-US" w:eastAsia="zh-CN"/>
              </w:rPr>
            </w:pPr>
            <w:r>
              <w:rPr>
                <w:rFonts w:hint="eastAsia" w:ascii="仿宋" w:hAnsi="仿宋" w:eastAsia="仿宋" w:cs="仿宋"/>
                <w:b/>
                <w:bCs/>
                <w:color w:val="auto"/>
                <w:kern w:val="44"/>
                <w:sz w:val="24"/>
                <w:szCs w:val="20"/>
                <w:highlight w:val="none"/>
                <w:vertAlign w:val="baseline"/>
                <w:lang w:val="en-US" w:eastAsia="zh-CN"/>
              </w:rPr>
              <w:t>手机</w:t>
            </w:r>
          </w:p>
        </w:tc>
      </w:tr>
      <w:tr w14:paraId="1CB9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1B83A8E3">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vMerge w:val="restart"/>
          </w:tcPr>
          <w:p w14:paraId="6C1BF403">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03162199">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67F07A39">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56BE5B55">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6E451554">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r>
      <w:tr w14:paraId="6119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044294C0">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vMerge w:val="continue"/>
          </w:tcPr>
          <w:p w14:paraId="41D4543C">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040DFEA0">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7A05557F">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7EC56ECE">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0491A92B">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r>
      <w:tr w14:paraId="0F06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27E995E7">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vMerge w:val="continue"/>
          </w:tcPr>
          <w:p w14:paraId="2A418009">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6437C2E4">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7A34CE0B">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7A774A0D">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c>
          <w:tcPr>
            <w:tcW w:w="1356" w:type="dxa"/>
          </w:tcPr>
          <w:p w14:paraId="618D4FE9">
            <w:pPr>
              <w:keepNext w:val="0"/>
              <w:keepLines w:val="0"/>
              <w:numPr>
                <w:ilvl w:val="0"/>
                <w:numId w:val="0"/>
              </w:numPr>
              <w:suppressLineNumbers w:val="0"/>
              <w:spacing w:before="0" w:beforeLines="20" w:beforeAutospacing="0" w:after="0" w:afterAutospacing="0"/>
              <w:ind w:left="0" w:right="0"/>
              <w:rPr>
                <w:rFonts w:hint="eastAsia" w:ascii="仿宋" w:hAnsi="仿宋" w:eastAsia="仿宋" w:cs="仿宋"/>
                <w:b/>
                <w:bCs/>
                <w:color w:val="auto"/>
                <w:kern w:val="44"/>
                <w:sz w:val="24"/>
                <w:szCs w:val="20"/>
                <w:highlight w:val="none"/>
                <w:vertAlign w:val="baseline"/>
              </w:rPr>
            </w:pPr>
          </w:p>
        </w:tc>
      </w:tr>
    </w:tbl>
    <w:p w14:paraId="10EA1BAD">
      <w:pPr>
        <w:spacing w:line="360" w:lineRule="auto"/>
        <w:rPr>
          <w:rFonts w:hint="eastAsia" w:ascii="仿宋" w:hAnsi="仿宋" w:eastAsia="仿宋" w:cs="仿宋"/>
          <w:highlight w:val="none"/>
        </w:rPr>
        <w:sectPr>
          <w:pgSz w:w="11907" w:h="16840"/>
          <w:pgMar w:top="1440" w:right="1588" w:bottom="1440" w:left="1588" w:header="851" w:footer="851" w:gutter="0"/>
          <w:pgBorders>
            <w:top w:val="none" w:sz="0" w:space="0"/>
            <w:left w:val="none" w:sz="0" w:space="0"/>
            <w:bottom w:val="none" w:sz="0" w:space="0"/>
            <w:right w:val="none" w:sz="0" w:space="0"/>
          </w:pgBorders>
          <w:pgNumType w:fmt="decimal"/>
          <w:cols w:space="720" w:num="1"/>
          <w:titlePg/>
          <w:docGrid w:linePitch="462" w:charSpace="0"/>
        </w:sectPr>
      </w:pPr>
      <w:r>
        <w:rPr>
          <w:rFonts w:hint="eastAsia" w:ascii="仿宋" w:hAnsi="仿宋" w:eastAsia="仿宋" w:cs="仿宋"/>
          <w:highlight w:val="none"/>
        </w:rPr>
        <w:br w:type="page"/>
      </w:r>
    </w:p>
    <w:bookmarkEnd w:id="100"/>
    <w:p w14:paraId="06FC4A26">
      <w:pPr>
        <w:pStyle w:val="3"/>
        <w:spacing w:line="360" w:lineRule="auto"/>
        <w:rPr>
          <w:rFonts w:hint="eastAsia" w:ascii="仿宋" w:hAnsi="仿宋" w:eastAsia="仿宋" w:cs="仿宋"/>
          <w:highlight w:val="none"/>
        </w:rPr>
      </w:pPr>
      <w:bookmarkStart w:id="101" w:name="_Toc12237"/>
      <w:r>
        <w:rPr>
          <w:rFonts w:hint="eastAsia" w:ascii="仿宋" w:hAnsi="仿宋" w:eastAsia="仿宋" w:cs="仿宋"/>
          <w:highlight w:val="none"/>
        </w:rPr>
        <w:t>第五章  需求书</w:t>
      </w:r>
      <w:bookmarkEnd w:id="101"/>
    </w:p>
    <w:tbl>
      <w:tblPr>
        <w:tblStyle w:val="30"/>
        <w:tblW w:w="14052"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5"/>
        <w:gridCol w:w="1658"/>
        <w:gridCol w:w="970"/>
        <w:gridCol w:w="1074"/>
        <w:gridCol w:w="1074"/>
        <w:gridCol w:w="1074"/>
        <w:gridCol w:w="1074"/>
        <w:gridCol w:w="2992"/>
        <w:gridCol w:w="1532"/>
        <w:gridCol w:w="1969"/>
      </w:tblGrid>
      <w:tr w14:paraId="43DC1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3"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02273">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序号</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32CC8">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技术需求</w:t>
            </w:r>
          </w:p>
        </w:tc>
        <w:tc>
          <w:tcPr>
            <w:tcW w:w="979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5C476B7D">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具体内容和要求</w:t>
            </w:r>
          </w:p>
        </w:tc>
        <w:tc>
          <w:tcPr>
            <w:tcW w:w="1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D6C65">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备注</w:t>
            </w:r>
          </w:p>
        </w:tc>
      </w:tr>
      <w:tr w14:paraId="5993E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5"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9872C">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1</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EE82C">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项目概况</w:t>
            </w:r>
          </w:p>
        </w:tc>
        <w:tc>
          <w:tcPr>
            <w:tcW w:w="9790" w:type="dxa"/>
            <w:gridSpan w:val="7"/>
            <w:tcBorders>
              <w:top w:val="single" w:color="000000" w:sz="4" w:space="0"/>
              <w:left w:val="single" w:color="000000" w:sz="4" w:space="0"/>
              <w:bottom w:val="nil"/>
              <w:right w:val="single" w:color="000000" w:sz="4" w:space="0"/>
            </w:tcBorders>
            <w:shd w:val="clear" w:color="auto" w:fill="auto"/>
            <w:vAlign w:val="center"/>
          </w:tcPr>
          <w:p w14:paraId="0E468DA3">
            <w:pPr>
              <w:keepNext w:val="0"/>
              <w:keepLines w:val="0"/>
              <w:widowControl/>
              <w:suppressLineNumbers w:val="0"/>
              <w:jc w:val="left"/>
              <w:textAlignment w:val="center"/>
              <w:rPr>
                <w:rFonts w:hint="eastAsia" w:ascii="仿宋" w:hAnsi="仿宋" w:eastAsia="仿宋" w:cs="仿宋"/>
                <w:i w:val="0"/>
                <w:iCs w:val="0"/>
                <w:color w:val="000000"/>
                <w:sz w:val="22"/>
                <w:szCs w:val="22"/>
                <w:highlight w:val="none"/>
                <w:u w:val="none"/>
              </w:rPr>
            </w:pPr>
            <w:r>
              <w:rPr>
                <w:rStyle w:val="105"/>
                <w:rFonts w:hint="eastAsia" w:ascii="仿宋" w:hAnsi="仿宋" w:eastAsia="仿宋" w:cs="仿宋"/>
                <w:highlight w:val="none"/>
                <w:lang w:val="en-US" w:eastAsia="zh-CN" w:bidi="ar"/>
              </w:rPr>
              <w:t>为及时发现全行互联网业务系统</w:t>
            </w:r>
            <w:r>
              <w:rPr>
                <w:rFonts w:hint="eastAsia" w:ascii="仿宋" w:hAnsi="仿宋" w:eastAsia="仿宋" w:cs="仿宋"/>
                <w:i w:val="0"/>
                <w:iCs w:val="0"/>
                <w:color w:val="000000"/>
                <w:kern w:val="0"/>
                <w:sz w:val="22"/>
                <w:szCs w:val="22"/>
                <w:highlight w:val="none"/>
                <w:u w:val="none"/>
                <w:lang w:val="en-US" w:eastAsia="zh-CN" w:bidi="ar"/>
              </w:rPr>
              <w:t>安全漏洞，同时助力安全左移，切实提升网络安全防御能力，现需采购渗透测试服务。本项目共采购2家第三方安全公司，将所有互联网业务系统按照系统种类和等保定级，均分为两份，由两家中标安全公司轮流按要求开展两轮渗透测试，并对测试完成后至下次渗透测试开始前期间的系统安全性负责。</w:t>
            </w:r>
          </w:p>
        </w:tc>
        <w:tc>
          <w:tcPr>
            <w:tcW w:w="1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34043">
            <w:pPr>
              <w:jc w:val="center"/>
              <w:rPr>
                <w:rFonts w:hint="eastAsia" w:ascii="仿宋" w:hAnsi="仿宋" w:eastAsia="仿宋" w:cs="仿宋"/>
                <w:i w:val="0"/>
                <w:iCs w:val="0"/>
                <w:color w:val="000000"/>
                <w:sz w:val="22"/>
                <w:szCs w:val="22"/>
                <w:highlight w:val="none"/>
                <w:u w:val="none"/>
              </w:rPr>
            </w:pPr>
          </w:p>
        </w:tc>
      </w:tr>
      <w:tr w14:paraId="4238E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0"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23BCB">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2</w:t>
            </w:r>
          </w:p>
        </w:tc>
        <w:tc>
          <w:tcPr>
            <w:tcW w:w="1658" w:type="dxa"/>
            <w:tcBorders>
              <w:top w:val="single" w:color="000000" w:sz="4" w:space="0"/>
              <w:left w:val="single" w:color="000000" w:sz="4" w:space="0"/>
              <w:bottom w:val="single" w:color="000000" w:sz="4" w:space="0"/>
              <w:right w:val="nil"/>
            </w:tcBorders>
            <w:shd w:val="clear" w:color="auto" w:fill="auto"/>
            <w:vAlign w:val="center"/>
          </w:tcPr>
          <w:p w14:paraId="3174AF90">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服务期限</w:t>
            </w:r>
          </w:p>
        </w:tc>
        <w:tc>
          <w:tcPr>
            <w:tcW w:w="970" w:type="dxa"/>
            <w:tcBorders>
              <w:top w:val="single" w:color="000000" w:sz="8" w:space="0"/>
              <w:left w:val="single" w:color="000000" w:sz="8" w:space="0"/>
              <w:bottom w:val="single" w:color="000000" w:sz="8" w:space="0"/>
              <w:right w:val="single" w:color="000000" w:sz="4" w:space="0"/>
            </w:tcBorders>
            <w:shd w:val="clear" w:color="auto" w:fill="auto"/>
            <w:vAlign w:val="center"/>
          </w:tcPr>
          <w:p w14:paraId="42E4B28F">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2026年</w:t>
            </w:r>
          </w:p>
        </w:tc>
        <w:tc>
          <w:tcPr>
            <w:tcW w:w="1074" w:type="dxa"/>
            <w:tcBorders>
              <w:top w:val="single" w:color="000000" w:sz="8" w:space="0"/>
              <w:left w:val="single" w:color="000000" w:sz="4" w:space="0"/>
              <w:bottom w:val="single" w:color="000000" w:sz="8" w:space="0"/>
              <w:right w:val="single" w:color="000000" w:sz="4" w:space="0"/>
            </w:tcBorders>
            <w:shd w:val="clear" w:color="auto" w:fill="auto"/>
            <w:vAlign w:val="center"/>
          </w:tcPr>
          <w:p w14:paraId="3DBC0124">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12月</w:t>
            </w:r>
          </w:p>
        </w:tc>
        <w:tc>
          <w:tcPr>
            <w:tcW w:w="1074" w:type="dxa"/>
            <w:tcBorders>
              <w:top w:val="single" w:color="000000" w:sz="8" w:space="0"/>
              <w:left w:val="single" w:color="000000" w:sz="4" w:space="0"/>
              <w:bottom w:val="single" w:color="000000" w:sz="8" w:space="0"/>
              <w:right w:val="single" w:color="000000" w:sz="4" w:space="0"/>
            </w:tcBorders>
            <w:shd w:val="clear" w:color="auto" w:fill="auto"/>
            <w:vAlign w:val="center"/>
          </w:tcPr>
          <w:p w14:paraId="73AFF23A">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16日</w:t>
            </w:r>
          </w:p>
        </w:tc>
        <w:tc>
          <w:tcPr>
            <w:tcW w:w="1074" w:type="dxa"/>
            <w:tcBorders>
              <w:top w:val="single" w:color="000000" w:sz="8" w:space="0"/>
              <w:left w:val="single" w:color="000000" w:sz="4" w:space="0"/>
              <w:bottom w:val="single" w:color="000000" w:sz="8" w:space="0"/>
              <w:right w:val="single" w:color="000000" w:sz="4" w:space="0"/>
            </w:tcBorders>
            <w:shd w:val="clear" w:color="auto" w:fill="auto"/>
            <w:vAlign w:val="center"/>
          </w:tcPr>
          <w:p w14:paraId="66467418">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至</w:t>
            </w:r>
          </w:p>
        </w:tc>
        <w:tc>
          <w:tcPr>
            <w:tcW w:w="1074" w:type="dxa"/>
            <w:tcBorders>
              <w:top w:val="single" w:color="000000" w:sz="8" w:space="0"/>
              <w:left w:val="single" w:color="000000" w:sz="4" w:space="0"/>
              <w:bottom w:val="single" w:color="000000" w:sz="8" w:space="0"/>
              <w:right w:val="single" w:color="000000" w:sz="4" w:space="0"/>
            </w:tcBorders>
            <w:shd w:val="clear" w:color="auto" w:fill="auto"/>
            <w:vAlign w:val="center"/>
          </w:tcPr>
          <w:p w14:paraId="564A230F">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2027年</w:t>
            </w:r>
          </w:p>
        </w:tc>
        <w:tc>
          <w:tcPr>
            <w:tcW w:w="2992" w:type="dxa"/>
            <w:tcBorders>
              <w:top w:val="single" w:color="000000" w:sz="8" w:space="0"/>
              <w:left w:val="single" w:color="000000" w:sz="4" w:space="0"/>
              <w:bottom w:val="single" w:color="000000" w:sz="8" w:space="0"/>
              <w:right w:val="single" w:color="000000" w:sz="8" w:space="0"/>
            </w:tcBorders>
            <w:shd w:val="clear" w:color="auto" w:fill="auto"/>
            <w:vAlign w:val="center"/>
          </w:tcPr>
          <w:p w14:paraId="289746D7">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12月</w:t>
            </w:r>
          </w:p>
        </w:tc>
        <w:tc>
          <w:tcPr>
            <w:tcW w:w="1532" w:type="dxa"/>
            <w:tcBorders>
              <w:top w:val="single" w:color="000000" w:sz="8" w:space="0"/>
              <w:left w:val="nil"/>
              <w:bottom w:val="single" w:color="000000" w:sz="8" w:space="0"/>
              <w:right w:val="single" w:color="000000" w:sz="8" w:space="0"/>
            </w:tcBorders>
            <w:shd w:val="clear" w:color="auto" w:fill="auto"/>
            <w:vAlign w:val="center"/>
          </w:tcPr>
          <w:p w14:paraId="6DC2E1A4">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15日</w:t>
            </w:r>
          </w:p>
        </w:tc>
        <w:tc>
          <w:tcPr>
            <w:tcW w:w="1969" w:type="dxa"/>
            <w:tcBorders>
              <w:top w:val="single" w:color="000000" w:sz="4" w:space="0"/>
              <w:left w:val="nil"/>
              <w:bottom w:val="single" w:color="000000" w:sz="4" w:space="0"/>
              <w:right w:val="single" w:color="000000" w:sz="4" w:space="0"/>
            </w:tcBorders>
            <w:shd w:val="clear" w:color="auto" w:fill="auto"/>
            <w:vAlign w:val="center"/>
          </w:tcPr>
          <w:p w14:paraId="7326CEEE">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如果中标通知书发布日期晚于12月16日，则服务期为中标通知书发布次日起一年</w:t>
            </w:r>
          </w:p>
        </w:tc>
      </w:tr>
      <w:tr w14:paraId="7C0FB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3548B">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3</w:t>
            </w:r>
          </w:p>
        </w:tc>
        <w:tc>
          <w:tcPr>
            <w:tcW w:w="1658" w:type="dxa"/>
            <w:tcBorders>
              <w:top w:val="single" w:color="000000" w:sz="4" w:space="0"/>
              <w:left w:val="single" w:color="000000" w:sz="4" w:space="0"/>
              <w:bottom w:val="single" w:color="000000" w:sz="4" w:space="0"/>
              <w:right w:val="nil"/>
            </w:tcBorders>
            <w:shd w:val="clear" w:color="auto" w:fill="auto"/>
            <w:vAlign w:val="center"/>
          </w:tcPr>
          <w:p w14:paraId="5777F973">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服务地点</w:t>
            </w:r>
          </w:p>
        </w:tc>
        <w:tc>
          <w:tcPr>
            <w:tcW w:w="9790" w:type="dxa"/>
            <w:gridSpan w:val="7"/>
            <w:tcBorders>
              <w:top w:val="single" w:color="000000" w:sz="8" w:space="0"/>
              <w:left w:val="single" w:color="000000" w:sz="8" w:space="0"/>
              <w:bottom w:val="single" w:color="000000" w:sz="8" w:space="0"/>
              <w:right w:val="single" w:color="000000" w:sz="8" w:space="0"/>
            </w:tcBorders>
            <w:shd w:val="clear" w:color="auto" w:fill="auto"/>
            <w:vAlign w:val="center"/>
          </w:tcPr>
          <w:p w14:paraId="187CB73B">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北京银行顺义科技研发中心</w:t>
            </w:r>
          </w:p>
        </w:tc>
        <w:tc>
          <w:tcPr>
            <w:tcW w:w="1969" w:type="dxa"/>
            <w:tcBorders>
              <w:top w:val="single" w:color="000000" w:sz="4" w:space="0"/>
              <w:left w:val="nil"/>
              <w:bottom w:val="single" w:color="000000" w:sz="4" w:space="0"/>
              <w:right w:val="single" w:color="000000" w:sz="4" w:space="0"/>
            </w:tcBorders>
            <w:shd w:val="clear" w:color="auto" w:fill="auto"/>
            <w:vAlign w:val="center"/>
          </w:tcPr>
          <w:p w14:paraId="77647D5E">
            <w:pPr>
              <w:jc w:val="center"/>
              <w:rPr>
                <w:rFonts w:hint="eastAsia" w:ascii="仿宋" w:hAnsi="仿宋" w:eastAsia="仿宋" w:cs="仿宋"/>
                <w:i w:val="0"/>
                <w:iCs w:val="0"/>
                <w:color w:val="000000"/>
                <w:sz w:val="22"/>
                <w:szCs w:val="22"/>
                <w:highlight w:val="none"/>
                <w:u w:val="none"/>
              </w:rPr>
            </w:pPr>
          </w:p>
        </w:tc>
      </w:tr>
      <w:tr w14:paraId="3A07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EE9BE">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4</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7192B">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主要内容</w:t>
            </w:r>
          </w:p>
        </w:tc>
        <w:tc>
          <w:tcPr>
            <w:tcW w:w="9790" w:type="dxa"/>
            <w:gridSpan w:val="7"/>
            <w:tcBorders>
              <w:top w:val="nil"/>
              <w:left w:val="single" w:color="000000" w:sz="4" w:space="0"/>
              <w:bottom w:val="single" w:color="000000" w:sz="4" w:space="0"/>
              <w:right w:val="single" w:color="000000" w:sz="4" w:space="0"/>
            </w:tcBorders>
            <w:shd w:val="clear" w:color="auto" w:fill="auto"/>
            <w:vAlign w:val="center"/>
          </w:tcPr>
          <w:p w14:paraId="15E737FE">
            <w:pPr>
              <w:keepNext w:val="0"/>
              <w:keepLines w:val="0"/>
              <w:widowControl/>
              <w:suppressLineNumbers w:val="0"/>
              <w:jc w:val="left"/>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对总分行全量互联网业务系统开展两轮渗透测试，深入挖掘系统中存在的安全漏洞，全面评估信息系统的安全状态，并对检测发现的问题提供详细整改方案，协助完成闭环整改。</w:t>
            </w:r>
          </w:p>
        </w:tc>
        <w:tc>
          <w:tcPr>
            <w:tcW w:w="1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4D926">
            <w:pPr>
              <w:jc w:val="center"/>
              <w:rPr>
                <w:rFonts w:hint="eastAsia" w:ascii="仿宋" w:hAnsi="仿宋" w:eastAsia="仿宋" w:cs="仿宋"/>
                <w:i w:val="0"/>
                <w:iCs w:val="0"/>
                <w:color w:val="000000"/>
                <w:sz w:val="22"/>
                <w:szCs w:val="22"/>
                <w:highlight w:val="none"/>
                <w:u w:val="none"/>
              </w:rPr>
            </w:pPr>
          </w:p>
        </w:tc>
      </w:tr>
      <w:tr w14:paraId="17D8F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3" w:hRule="atLeast"/>
        </w:trPr>
        <w:tc>
          <w:tcPr>
            <w:tcW w:w="6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0B8CB8">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5</w:t>
            </w:r>
          </w:p>
        </w:tc>
        <w:tc>
          <w:tcPr>
            <w:tcW w:w="1658" w:type="dxa"/>
            <w:vMerge w:val="restart"/>
            <w:tcBorders>
              <w:top w:val="single" w:color="000000" w:sz="4" w:space="0"/>
              <w:left w:val="single" w:color="000000" w:sz="4" w:space="0"/>
              <w:bottom w:val="single" w:color="000000" w:sz="4" w:space="0"/>
              <w:right w:val="nil"/>
            </w:tcBorders>
            <w:shd w:val="clear" w:color="auto" w:fill="auto"/>
            <w:vAlign w:val="center"/>
          </w:tcPr>
          <w:p w14:paraId="15497241">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服务要求</w:t>
            </w:r>
          </w:p>
        </w:tc>
        <w:tc>
          <w:tcPr>
            <w:tcW w:w="9790" w:type="dxa"/>
            <w:gridSpan w:val="7"/>
            <w:vMerge w:val="restart"/>
            <w:tcBorders>
              <w:top w:val="single" w:color="000000" w:sz="4" w:space="0"/>
              <w:left w:val="single" w:color="000000" w:sz="4" w:space="0"/>
              <w:bottom w:val="nil"/>
              <w:right w:val="single" w:color="000000" w:sz="4" w:space="0"/>
            </w:tcBorders>
            <w:shd w:val="clear" w:color="auto" w:fill="auto"/>
            <w:vAlign w:val="center"/>
          </w:tcPr>
          <w:p w14:paraId="543E542C">
            <w:pPr>
              <w:widowControl/>
              <w:ind w:firstLine="440"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highlight w:val="none"/>
                <w:lang w:val="en-US" w:eastAsia="zh-CN" w:bidi="ar"/>
              </w:rPr>
              <w:t>1、服务商要求：</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1）中标安全公司应与北京银行股份有限公司签署保密协议，对于安全服务所获取的相关信息进行严格保密，在项目实施过程中，安全公司约束项目成员的保密义务，对北京银行的秘密信息和项目文档加密保存和传输，如有扩散将追究相关责任。</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（2）</w:t>
            </w:r>
            <w:r>
              <w:rPr>
                <w:rFonts w:hint="eastAsia" w:ascii="仿宋" w:hAnsi="仿宋" w:eastAsia="仿宋" w:cs="仿宋"/>
                <w:i w:val="0"/>
                <w:iCs w:val="0"/>
                <w:color w:val="000000"/>
                <w:kern w:val="0"/>
                <w:sz w:val="22"/>
                <w:szCs w:val="22"/>
                <w:highlight w:val="none"/>
                <w:u w:val="none"/>
                <w:lang w:val="en-US" w:eastAsia="zh-CN" w:bidi="ar"/>
              </w:rPr>
              <w:t>中标安全公司对服务过程中可能接触到的北京银行客户数据，未经北京银行许可，不得擅自采集、保存、使用。</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（3）中标安全公司驻场人员必须严格遵守保密协议，如泄露相关项目的任何敏感信息将依法追究法律责任。</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4）中标安全公司驻场人员需遵守《北京银行外包管理规定》及其他办公环境要求，遵纪守法，不产生影响声誉的风险事件。如果违反相关规定，北京银行可以通过罚款、终止服务等方式进行处罚。如果情节严重，北京银行保留进一步追究法律责任的权利。</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2、服务人员要求：</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1）保密要求：服务人员需提供个人信息，签署《安全承诺书》及《保密承诺函》，安全公司约束项目成员的保密义务，不得擅自保留或透露与北京银行有关的IT系统、数据资料、管理制度、人员安排等全部相关信息。如果违反相关规定，北京银行可以通过罚款、终止服务等方式进行处罚。如果情节严重，北京银行保留进一步追究法律责任的权利。项目必须严格按照时间及范围要求进行，明确禁止行为，以不影响正常线上业务、不泄露任何项目信息为准则开展。测试完成后，需删除测试相关数据并向我行提供删除证明。</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（2）团队要求：服务期开始前安全公司为北京银行提供规</w:t>
            </w:r>
            <w:r>
              <w:rPr>
                <w:rStyle w:val="105"/>
                <w:rFonts w:hint="eastAsia" w:ascii="仿宋" w:hAnsi="仿宋" w:eastAsia="仿宋" w:cs="仿宋"/>
                <w:color w:val="auto"/>
                <w:highlight w:val="none"/>
                <w:lang w:val="en-US" w:eastAsia="zh-CN" w:bidi="ar"/>
              </w:rPr>
              <w:t>模不小于</w:t>
            </w:r>
            <w:r>
              <w:rPr>
                <w:rFonts w:hint="eastAsia" w:ascii="仿宋" w:hAnsi="仿宋" w:eastAsia="仿宋" w:cs="仿宋"/>
                <w:i w:val="0"/>
                <w:iCs w:val="0"/>
                <w:color w:val="auto"/>
                <w:kern w:val="0"/>
                <w:sz w:val="22"/>
                <w:szCs w:val="22"/>
                <w:highlight w:val="none"/>
                <w:u w:val="none"/>
                <w:lang w:val="en-US" w:eastAsia="zh-CN" w:bidi="ar"/>
              </w:rPr>
              <w:t>7人</w:t>
            </w:r>
            <w:r>
              <w:rPr>
                <w:rStyle w:val="105"/>
                <w:rFonts w:hint="eastAsia" w:ascii="仿宋" w:hAnsi="仿宋" w:eastAsia="仿宋" w:cs="仿宋"/>
                <w:color w:val="auto"/>
                <w:highlight w:val="none"/>
                <w:lang w:val="en-US" w:eastAsia="zh-CN" w:bidi="ar"/>
              </w:rPr>
              <w:t>的安全服务</w:t>
            </w:r>
            <w:r>
              <w:rPr>
                <w:rStyle w:val="105"/>
                <w:rFonts w:hint="eastAsia" w:ascii="仿宋" w:hAnsi="仿宋" w:eastAsia="仿宋" w:cs="仿宋"/>
                <w:highlight w:val="none"/>
                <w:lang w:val="en-US" w:eastAsia="zh-CN" w:bidi="ar"/>
              </w:rPr>
              <w:t>团队，合同中需要提供相关团队人员材料（材料需包含人员姓名、电话、邮箱、职务），服务人员面试通过后，方可提供服务，每次测试根据要求从原厂人员中安排。服务团队要求如下：</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i、团队成员均具备2年及以上安全行业经验（提交简历、在职社保证明）；</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ii</w:t>
            </w:r>
            <w:r>
              <w:rPr>
                <w:rFonts w:hint="eastAsia" w:ascii="仿宋" w:hAnsi="仿宋" w:eastAsia="仿宋" w:cs="仿宋"/>
                <w:i w:val="0"/>
                <w:iCs w:val="0"/>
                <w:color w:val="000000"/>
                <w:kern w:val="0"/>
                <w:sz w:val="22"/>
                <w:szCs w:val="22"/>
                <w:highlight w:val="none"/>
                <w:u w:val="none"/>
                <w:lang w:val="en-US" w:eastAsia="zh-CN" w:bidi="ar"/>
              </w:rPr>
              <w:t>、团队应包括1名服务经理，需具有3年以上安全服务项目管理经验；统筹相关工作,监督项目执行与情况汇报,控制工作质量,执行变更和应急情况管理并根据实际状况调整人员安排,以保证项目的正常高效运作。</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（3）技术要求：服务人员应具备WEB或APP的漏洞发现与分析能力，熟悉漏洞发现的步骤、方法、流程，具备APP hook及小程序加解密能力，能够熟练使用各种常见的安全工具（BurpSuite、Yakit、Nmap等）。</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（4）审计要求：渗透测试过程需自行准备网络流量审计手段，对一切互联网攻击行为进行审计记录，并留存备查。</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3、服务要求：</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color w:val="000000"/>
                <w:highlight w:val="none"/>
                <w:lang w:bidi="ar"/>
              </w:rPr>
              <w:t>（1）按行方要求，在规定时间内对负责系统开展渗透测试，保证测试质量以及渗透测试报告、漏洞台账内容的时效性与准确性，行方根据《北京银行渗透测试项目后评价管理方案》，按照每轮次安全公司漏洞挖掘成果占当轮次最佳挖掘成果比例确定付款上限，并从安全漏洞发现能力、对业务影响、服务支持情况、报告质量、测试质量等方面进行后评价，对未达标安全公司在付款上限基础上予以款项扣除。后评价扣款项包括但不限于以下内容，具体以实际后评价方案为准：</w:t>
            </w:r>
          </w:p>
          <w:p w14:paraId="159AA5C3">
            <w:pPr>
              <w:widowControl/>
              <w:ind w:firstLine="440"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highlight w:val="none"/>
                <w:lang w:val="en-US" w:eastAsia="zh-CN" w:bidi="ar"/>
              </w:rPr>
              <w:t>i、</w:t>
            </w:r>
            <w:r>
              <w:rPr>
                <w:rStyle w:val="105"/>
                <w:rFonts w:hint="eastAsia" w:ascii="仿宋" w:hAnsi="仿宋" w:eastAsia="仿宋" w:cs="仿宋"/>
                <w:color w:val="000000"/>
                <w:highlight w:val="none"/>
                <w:lang w:bidi="ar"/>
              </w:rPr>
              <w:t>安全漏洞发现能力：第一轮测试</w:t>
            </w:r>
            <w:r>
              <w:rPr>
                <w:rStyle w:val="105"/>
                <w:rFonts w:hint="eastAsia" w:ascii="仿宋" w:hAnsi="仿宋" w:eastAsia="仿宋" w:cs="仿宋"/>
                <w:color w:val="000000"/>
                <w:highlight w:val="none"/>
                <w:lang w:eastAsia="zh-CN" w:bidi="ar"/>
              </w:rPr>
              <w:t>有效</w:t>
            </w:r>
            <w:r>
              <w:rPr>
                <w:rStyle w:val="105"/>
                <w:rFonts w:hint="eastAsia" w:ascii="仿宋" w:hAnsi="仿宋" w:eastAsia="仿宋" w:cs="仿宋"/>
                <w:color w:val="000000"/>
                <w:highlight w:val="none"/>
                <w:lang w:bidi="ar"/>
              </w:rPr>
              <w:t>漏洞总数应不低于60个，其中高危漏洞个数不低于10个；第二轮测试</w:t>
            </w:r>
            <w:r>
              <w:rPr>
                <w:rStyle w:val="105"/>
                <w:rFonts w:hint="eastAsia" w:ascii="仿宋" w:hAnsi="仿宋" w:eastAsia="仿宋" w:cs="仿宋"/>
                <w:color w:val="000000"/>
                <w:highlight w:val="none"/>
                <w:lang w:eastAsia="zh-CN" w:bidi="ar"/>
              </w:rPr>
              <w:t>有效</w:t>
            </w:r>
            <w:r>
              <w:rPr>
                <w:rStyle w:val="105"/>
                <w:rFonts w:hint="eastAsia" w:ascii="仿宋" w:hAnsi="仿宋" w:eastAsia="仿宋" w:cs="仿宋"/>
                <w:color w:val="000000"/>
                <w:highlight w:val="none"/>
                <w:lang w:bidi="ar"/>
              </w:rPr>
              <w:t>漏洞总数应不低于第一轮平均</w:t>
            </w:r>
            <w:r>
              <w:rPr>
                <w:rStyle w:val="105"/>
                <w:rFonts w:hint="eastAsia" w:ascii="仿宋" w:hAnsi="仿宋" w:eastAsia="仿宋" w:cs="仿宋"/>
                <w:color w:val="000000"/>
                <w:highlight w:val="none"/>
                <w:lang w:eastAsia="zh-CN" w:bidi="ar"/>
              </w:rPr>
              <w:t>有效</w:t>
            </w:r>
            <w:r>
              <w:rPr>
                <w:rStyle w:val="105"/>
                <w:rFonts w:hint="eastAsia" w:ascii="仿宋" w:hAnsi="仿宋" w:eastAsia="仿宋" w:cs="仿宋"/>
                <w:color w:val="000000"/>
                <w:highlight w:val="none"/>
                <w:lang w:bidi="ar"/>
              </w:rPr>
              <w:t>漏洞数的80%，其中高危漏洞不低于10个，未达标扣除当轮次50%金额。</w:t>
            </w:r>
          </w:p>
          <w:p w14:paraId="2A7881C5">
            <w:pPr>
              <w:widowControl/>
              <w:ind w:firstLine="440"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highlight w:val="none"/>
                <w:lang w:val="en-US" w:eastAsia="zh-CN" w:bidi="ar"/>
              </w:rPr>
              <w:t>ii、</w:t>
            </w:r>
            <w:r>
              <w:rPr>
                <w:rStyle w:val="105"/>
                <w:rFonts w:hint="eastAsia" w:ascii="仿宋" w:hAnsi="仿宋" w:eastAsia="仿宋" w:cs="仿宋"/>
                <w:color w:val="000000"/>
                <w:highlight w:val="none"/>
                <w:lang w:bidi="ar"/>
              </w:rPr>
              <w:t>对业务影响：测试产生大量垃圾数据或影响正常业务</w:t>
            </w:r>
            <w:r>
              <w:rPr>
                <w:rStyle w:val="105"/>
                <w:rFonts w:hint="eastAsia" w:ascii="仿宋" w:hAnsi="仿宋" w:eastAsia="仿宋" w:cs="仿宋"/>
                <w:color w:val="000000"/>
                <w:highlight w:val="none"/>
                <w:lang w:val="en-US" w:eastAsia="zh-CN" w:bidi="ar"/>
              </w:rPr>
              <w:t>,</w:t>
            </w:r>
            <w:r>
              <w:rPr>
                <w:rStyle w:val="105"/>
                <w:rFonts w:hint="eastAsia" w:ascii="仿宋" w:hAnsi="仿宋" w:eastAsia="仿宋" w:cs="仿宋"/>
                <w:color w:val="000000"/>
                <w:highlight w:val="none"/>
                <w:lang w:bidi="ar"/>
              </w:rPr>
              <w:t>每次扣除当轮次10%或20%金额。</w:t>
            </w:r>
          </w:p>
          <w:p w14:paraId="5E7E1D5B">
            <w:pPr>
              <w:widowControl/>
              <w:ind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color w:val="000000"/>
                <w:highlight w:val="none"/>
                <w:lang w:val="en-US" w:eastAsia="zh-CN" w:bidi="ar"/>
              </w:rPr>
              <w:t>i</w:t>
            </w:r>
            <w:r>
              <w:rPr>
                <w:rStyle w:val="105"/>
                <w:rFonts w:hint="eastAsia" w:ascii="仿宋" w:hAnsi="仿宋" w:eastAsia="仿宋" w:cs="仿宋"/>
                <w:color w:val="000000"/>
                <w:highlight w:val="none"/>
                <w:lang w:bidi="ar"/>
              </w:rPr>
              <w:t>ii</w:t>
            </w:r>
            <w:r>
              <w:rPr>
                <w:rStyle w:val="105"/>
                <w:rFonts w:hint="eastAsia" w:ascii="仿宋" w:hAnsi="仿宋" w:eastAsia="仿宋" w:cs="仿宋"/>
                <w:color w:val="000000"/>
                <w:highlight w:val="none"/>
                <w:lang w:eastAsia="zh-CN" w:bidi="ar"/>
              </w:rPr>
              <w:t>、</w:t>
            </w:r>
            <w:r>
              <w:rPr>
                <w:rStyle w:val="105"/>
                <w:rFonts w:hint="eastAsia" w:ascii="仿宋" w:hAnsi="仿宋" w:eastAsia="仿宋" w:cs="仿宋"/>
                <w:color w:val="000000"/>
                <w:highlight w:val="none"/>
                <w:lang w:bidi="ar"/>
              </w:rPr>
              <w:t>服务支持情况：报告未能按时提交，或出现复测任务未及时响应，或人员</w:t>
            </w:r>
            <w:r>
              <w:rPr>
                <w:rStyle w:val="105"/>
                <w:rFonts w:hint="eastAsia" w:ascii="仿宋" w:hAnsi="仿宋" w:eastAsia="仿宋" w:cs="仿宋"/>
                <w:color w:val="000000"/>
                <w:highlight w:val="none"/>
                <w:lang w:val="en-US" w:eastAsia="zh-CN" w:bidi="ar"/>
              </w:rPr>
              <w:t>未能</w:t>
            </w:r>
            <w:r>
              <w:rPr>
                <w:rStyle w:val="105"/>
                <w:rFonts w:hint="eastAsia" w:ascii="仿宋" w:hAnsi="仿宋" w:eastAsia="仿宋" w:cs="仿宋"/>
                <w:color w:val="000000"/>
                <w:highlight w:val="none"/>
                <w:lang w:bidi="ar"/>
              </w:rPr>
              <w:t>遵守行方管理要求，或迟到早退，或重保期间不能按行内标准提供支持。扣除当轮次10%或20%金额。</w:t>
            </w:r>
          </w:p>
          <w:p w14:paraId="0532A353">
            <w:pPr>
              <w:widowControl/>
              <w:ind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color w:val="000000"/>
                <w:highlight w:val="none"/>
                <w:lang w:bidi="ar"/>
              </w:rPr>
              <w:t>iv、报告质量：报告清晰程度，报告格式符合行内模板程度。未达标扣除当轮次5%或10%金额。</w:t>
            </w:r>
          </w:p>
          <w:p w14:paraId="0D508006">
            <w:pPr>
              <w:widowControl/>
              <w:ind w:firstLineChars="200"/>
              <w:jc w:val="left"/>
              <w:textAlignment w:val="center"/>
              <w:rPr>
                <w:rStyle w:val="105"/>
                <w:rFonts w:hint="eastAsia" w:ascii="仿宋" w:hAnsi="仿宋" w:eastAsia="仿宋" w:cs="仿宋"/>
                <w:color w:val="000000"/>
                <w:highlight w:val="none"/>
                <w:lang w:bidi="ar"/>
              </w:rPr>
            </w:pPr>
            <w:r>
              <w:rPr>
                <w:rStyle w:val="105"/>
                <w:rFonts w:hint="eastAsia" w:ascii="仿宋" w:hAnsi="仿宋" w:eastAsia="仿宋" w:cs="仿宋"/>
                <w:color w:val="000000"/>
                <w:highlight w:val="none"/>
                <w:lang w:val="en-US" w:eastAsia="zh-CN" w:bidi="ar"/>
              </w:rPr>
              <w:t>v</w:t>
            </w:r>
            <w:r>
              <w:rPr>
                <w:rStyle w:val="105"/>
                <w:rFonts w:hint="eastAsia" w:ascii="仿宋" w:hAnsi="仿宋" w:eastAsia="仿宋" w:cs="仿宋"/>
                <w:color w:val="000000"/>
                <w:highlight w:val="none"/>
                <w:lang w:eastAsia="zh-CN" w:bidi="ar"/>
              </w:rPr>
              <w:t>、</w:t>
            </w:r>
            <w:r>
              <w:rPr>
                <w:rStyle w:val="105"/>
                <w:rFonts w:hint="eastAsia" w:ascii="仿宋" w:hAnsi="仿宋" w:eastAsia="仿宋" w:cs="仿宋"/>
                <w:color w:val="000000"/>
                <w:highlight w:val="none"/>
                <w:lang w:bidi="ar"/>
              </w:rPr>
              <w:t>测试质量：负责系统被行方发现漏洞，按高中低等级每个扣除当轮次</w:t>
            </w:r>
            <w:r>
              <w:rPr>
                <w:rStyle w:val="105"/>
                <w:rFonts w:hint="eastAsia" w:ascii="仿宋" w:hAnsi="仿宋" w:eastAsia="仿宋" w:cs="仿宋"/>
                <w:color w:val="000000"/>
                <w:highlight w:val="none"/>
                <w:lang w:val="en-US" w:eastAsia="zh-CN" w:bidi="ar"/>
              </w:rPr>
              <w:t>3</w:t>
            </w:r>
            <w:r>
              <w:rPr>
                <w:rStyle w:val="105"/>
                <w:rFonts w:hint="eastAsia" w:ascii="仿宋" w:hAnsi="仿宋" w:eastAsia="仿宋" w:cs="仿宋"/>
                <w:color w:val="000000"/>
                <w:highlight w:val="none"/>
                <w:lang w:bidi="ar"/>
              </w:rPr>
              <w:t>%或2%或</w:t>
            </w:r>
            <w:r>
              <w:rPr>
                <w:rStyle w:val="105"/>
                <w:rFonts w:hint="eastAsia" w:ascii="仿宋" w:hAnsi="仿宋" w:eastAsia="仿宋" w:cs="仿宋"/>
                <w:color w:val="000000"/>
                <w:highlight w:val="none"/>
                <w:lang w:val="en-US" w:eastAsia="zh-CN" w:bidi="ar"/>
              </w:rPr>
              <w:t>1</w:t>
            </w:r>
            <w:r>
              <w:rPr>
                <w:rStyle w:val="105"/>
                <w:rFonts w:hint="eastAsia" w:ascii="仿宋" w:hAnsi="仿宋" w:eastAsia="仿宋" w:cs="仿宋"/>
                <w:color w:val="000000"/>
                <w:highlight w:val="none"/>
                <w:lang w:bidi="ar"/>
              </w:rPr>
              <w:t>%金额；负责系统被监管通报漏洞，每个扣除当轮次20%金额，</w:t>
            </w:r>
          </w:p>
          <w:p w14:paraId="1D02CE51">
            <w:pPr>
              <w:keepNext w:val="0"/>
              <w:keepLines w:val="0"/>
              <w:widowControl/>
              <w:suppressLineNumbers w:val="0"/>
              <w:ind w:firstLineChars="200"/>
              <w:jc w:val="left"/>
              <w:textAlignment w:val="center"/>
              <w:rPr>
                <w:rFonts w:hint="eastAsia" w:ascii="仿宋" w:hAnsi="仿宋" w:eastAsia="仿宋" w:cs="仿宋"/>
                <w:i w:val="0"/>
                <w:iCs w:val="0"/>
                <w:color w:val="000000"/>
                <w:sz w:val="22"/>
                <w:szCs w:val="22"/>
                <w:highlight w:val="none"/>
                <w:u w:val="none"/>
              </w:rPr>
            </w:pPr>
            <w:r>
              <w:rPr>
                <w:rStyle w:val="105"/>
                <w:rFonts w:hint="eastAsia" w:ascii="仿宋" w:hAnsi="仿宋" w:eastAsia="仿宋" w:cs="仿宋"/>
                <w:color w:val="000000"/>
                <w:highlight w:val="none"/>
                <w:lang w:bidi="ar"/>
              </w:rPr>
              <w:t>vi、其他要求：满足</w:t>
            </w:r>
            <w:r>
              <w:rPr>
                <w:rStyle w:val="105"/>
                <w:rFonts w:hint="eastAsia" w:ascii="仿宋" w:hAnsi="仿宋" w:eastAsia="仿宋" w:cs="仿宋"/>
                <w:color w:val="000000"/>
                <w:highlight w:val="none"/>
                <w:lang w:eastAsia="zh-CN" w:bidi="ar"/>
              </w:rPr>
              <w:t>行方</w:t>
            </w:r>
            <w:r>
              <w:rPr>
                <w:rStyle w:val="105"/>
                <w:rFonts w:hint="eastAsia" w:ascii="仿宋" w:hAnsi="仿宋" w:eastAsia="仿宋" w:cs="仿宋"/>
                <w:color w:val="000000"/>
                <w:highlight w:val="none"/>
                <w:lang w:bidi="ar"/>
              </w:rPr>
              <w:t>数据保密要求，否则将终止合作及加入黑名单；</w:t>
            </w:r>
            <w:r>
              <w:rPr>
                <w:rStyle w:val="105"/>
                <w:rFonts w:hint="eastAsia" w:ascii="仿宋" w:hAnsi="仿宋" w:eastAsia="仿宋" w:cs="仿宋"/>
                <w:color w:val="000000"/>
                <w:highlight w:val="none"/>
                <w:lang w:val="en-US" w:eastAsia="zh-CN" w:bidi="ar"/>
              </w:rPr>
              <w:t>若被</w:t>
            </w:r>
            <w:r>
              <w:rPr>
                <w:rStyle w:val="105"/>
                <w:rFonts w:hint="eastAsia" w:ascii="仿宋" w:hAnsi="仿宋" w:eastAsia="仿宋" w:cs="仿宋"/>
                <w:color w:val="000000"/>
                <w:highlight w:val="none"/>
                <w:lang w:bidi="ar"/>
              </w:rPr>
              <w:t>监管通报超过3次</w:t>
            </w:r>
            <w:r>
              <w:rPr>
                <w:rStyle w:val="105"/>
                <w:rFonts w:hint="eastAsia" w:ascii="仿宋" w:hAnsi="仿宋" w:eastAsia="仿宋" w:cs="仿宋"/>
                <w:color w:val="000000"/>
                <w:highlight w:val="none"/>
                <w:lang w:eastAsia="zh-CN" w:bidi="ar"/>
              </w:rPr>
              <w:t>或</w:t>
            </w:r>
            <w:r>
              <w:rPr>
                <w:rStyle w:val="105"/>
                <w:rFonts w:hint="eastAsia" w:ascii="仿宋" w:hAnsi="仿宋" w:eastAsia="仿宋" w:cs="仿宋"/>
                <w:color w:val="000000"/>
                <w:highlight w:val="none"/>
                <w:lang w:bidi="ar"/>
              </w:rPr>
              <w:t>影响业务超过3次</w:t>
            </w:r>
            <w:r>
              <w:rPr>
                <w:rStyle w:val="105"/>
                <w:rFonts w:hint="eastAsia" w:ascii="仿宋" w:hAnsi="仿宋" w:eastAsia="仿宋" w:cs="仿宋"/>
                <w:color w:val="000000"/>
                <w:highlight w:val="none"/>
                <w:lang w:eastAsia="zh-CN" w:bidi="ar"/>
              </w:rPr>
              <w:t>或</w:t>
            </w:r>
            <w:r>
              <w:rPr>
                <w:rStyle w:val="105"/>
                <w:rFonts w:hint="eastAsia" w:ascii="仿宋" w:hAnsi="仿宋" w:eastAsia="仿宋" w:cs="仿宋"/>
                <w:color w:val="000000"/>
                <w:highlight w:val="none"/>
                <w:lang w:bidi="ar"/>
              </w:rPr>
              <w:t>重保期间无法按时提供服务超过2次，服务期内费用清零；满足服务人员为乙方正式员工、遵守园区管理规定等要求。</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（2）为北京银行提供漏洞修复验证服务，漏洞修复后24小时内完成漏洞验证并提供复测报告，直至漏洞完全修复。</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（3）安全公司服务后期交付《渗透测试归纳总结》文档，包括但不限于发现的漏洞总结、规避方案、整改建议及开发标准等。</w:t>
            </w:r>
            <w:r>
              <w:rPr>
                <w:rStyle w:val="105"/>
                <w:rFonts w:hint="eastAsia" w:ascii="仿宋" w:hAnsi="仿宋" w:eastAsia="仿宋" w:cs="仿宋"/>
                <w:highlight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4、漏洞要求：</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至少涵盖且不限于行方要求的全部漏洞，类型包括但不限于暴力破解类、非法访问类、客户端攻击类、权限获取类、数据获取类、信息泄露类、业务逻辑类、辅助攻击类等。</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5、付费方式:</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2家中标安全公司平均分配我行互联网业务系统的渗透测试任务，每家安全公司每轮约需测试90个系统，项目周期内共2轮测试，最低需2</w:t>
            </w:r>
            <w:r>
              <w:rPr>
                <w:rFonts w:hint="eastAsia" w:ascii="仿宋" w:hAnsi="仿宋" w:eastAsia="仿宋" w:cs="仿宋"/>
                <w:i w:val="0"/>
                <w:iCs w:val="0"/>
                <w:color w:val="000000"/>
                <w:kern w:val="0"/>
                <w:sz w:val="22"/>
                <w:szCs w:val="22"/>
                <w:highlight w:val="none"/>
                <w:u w:val="none"/>
                <w:lang w:val="en-US" w:eastAsia="zh-CN" w:bidi="ar"/>
              </w:rPr>
              <w:t>10人天（投标人应以完成全部测试任务为准，额外人天行方不再另行支付费用），总报价不超过630000元（含税），最终按照后评价结果据实结算，即（安全公司报价-漏洞未达标扣除金额-其他扣款金额）付款。</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6、测试地点要求：</w:t>
            </w:r>
            <w:r>
              <w:rPr>
                <w:rStyle w:val="105"/>
                <w:rFonts w:hint="eastAsia" w:ascii="仿宋" w:hAnsi="仿宋" w:eastAsia="仿宋" w:cs="仿宋"/>
                <w:highlight w:val="none"/>
                <w:lang w:val="en-US" w:eastAsia="zh-CN" w:bidi="ar"/>
              </w:rPr>
              <w:br w:type="textWrapping"/>
            </w:r>
            <w:r>
              <w:rPr>
                <w:rStyle w:val="105"/>
                <w:rFonts w:hint="eastAsia" w:ascii="仿宋" w:hAnsi="仿宋" w:eastAsia="仿宋" w:cs="仿宋"/>
                <w:highlight w:val="none"/>
                <w:lang w:val="en-US" w:eastAsia="zh-CN" w:bidi="ar"/>
              </w:rPr>
              <w:t>于北京银行顺义科技研发中心开展现场测试。</w:t>
            </w:r>
          </w:p>
        </w:tc>
        <w:tc>
          <w:tcPr>
            <w:tcW w:w="19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40A82A">
            <w:pPr>
              <w:jc w:val="center"/>
              <w:rPr>
                <w:rFonts w:hint="eastAsia" w:ascii="仿宋" w:hAnsi="仿宋" w:eastAsia="仿宋" w:cs="仿宋"/>
                <w:i w:val="0"/>
                <w:iCs w:val="0"/>
                <w:color w:val="000000"/>
                <w:sz w:val="22"/>
                <w:szCs w:val="22"/>
                <w:highlight w:val="none"/>
                <w:u w:val="none"/>
              </w:rPr>
            </w:pPr>
          </w:p>
        </w:tc>
      </w:tr>
      <w:tr w14:paraId="3AAF1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22"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426CF9">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6758BC3A">
            <w:pPr>
              <w:jc w:val="center"/>
              <w:rPr>
                <w:rFonts w:hint="eastAsia" w:ascii="仿宋" w:hAnsi="仿宋" w:eastAsia="仿宋" w:cs="仿宋"/>
                <w:i w:val="0"/>
                <w:iCs w:val="0"/>
                <w:color w:val="000000"/>
                <w:sz w:val="22"/>
                <w:szCs w:val="22"/>
                <w:highlight w:val="none"/>
                <w:u w:val="none"/>
              </w:rPr>
            </w:pPr>
          </w:p>
        </w:tc>
        <w:tc>
          <w:tcPr>
            <w:tcW w:w="9790" w:type="dxa"/>
            <w:gridSpan w:val="7"/>
            <w:vMerge w:val="continue"/>
            <w:tcBorders>
              <w:top w:val="single" w:color="000000" w:sz="4" w:space="0"/>
              <w:left w:val="single" w:color="000000" w:sz="4" w:space="0"/>
              <w:bottom w:val="nil"/>
              <w:right w:val="single" w:color="000000" w:sz="4" w:space="0"/>
            </w:tcBorders>
            <w:shd w:val="clear" w:color="auto" w:fill="auto"/>
            <w:vAlign w:val="center"/>
          </w:tcPr>
          <w:p w14:paraId="71002464">
            <w:pPr>
              <w:jc w:val="left"/>
              <w:rPr>
                <w:rFonts w:hint="eastAsia" w:ascii="仿宋" w:hAnsi="仿宋" w:eastAsia="仿宋" w:cs="仿宋"/>
                <w:i w:val="0"/>
                <w:iCs w:val="0"/>
                <w:color w:val="000000"/>
                <w:sz w:val="22"/>
                <w:szCs w:val="22"/>
                <w:highlight w:val="none"/>
                <w:u w:val="none"/>
              </w:rPr>
            </w:pP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CF1342">
            <w:pPr>
              <w:jc w:val="center"/>
              <w:rPr>
                <w:rFonts w:hint="eastAsia" w:ascii="仿宋" w:hAnsi="仿宋" w:eastAsia="仿宋" w:cs="仿宋"/>
                <w:i w:val="0"/>
                <w:iCs w:val="0"/>
                <w:color w:val="000000"/>
                <w:sz w:val="22"/>
                <w:szCs w:val="22"/>
                <w:highlight w:val="none"/>
                <w:u w:val="none"/>
              </w:rPr>
            </w:pPr>
          </w:p>
        </w:tc>
      </w:tr>
      <w:tr w14:paraId="09DD6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9"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591C77">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34CC6D9B">
            <w:pPr>
              <w:jc w:val="center"/>
              <w:rPr>
                <w:rFonts w:hint="eastAsia" w:ascii="仿宋" w:hAnsi="仿宋" w:eastAsia="仿宋" w:cs="仿宋"/>
                <w:i w:val="0"/>
                <w:iCs w:val="0"/>
                <w:color w:val="000000"/>
                <w:sz w:val="22"/>
                <w:szCs w:val="22"/>
                <w:highlight w:val="none"/>
                <w:u w:val="none"/>
              </w:rPr>
            </w:pPr>
          </w:p>
        </w:tc>
        <w:tc>
          <w:tcPr>
            <w:tcW w:w="9790" w:type="dxa"/>
            <w:gridSpan w:val="7"/>
            <w:vMerge w:val="continue"/>
            <w:tcBorders>
              <w:top w:val="single" w:color="000000" w:sz="4" w:space="0"/>
              <w:left w:val="single" w:color="000000" w:sz="4" w:space="0"/>
              <w:bottom w:val="nil"/>
              <w:right w:val="single" w:color="000000" w:sz="4" w:space="0"/>
            </w:tcBorders>
            <w:shd w:val="clear" w:color="auto" w:fill="auto"/>
            <w:vAlign w:val="center"/>
          </w:tcPr>
          <w:p w14:paraId="439B9795">
            <w:pPr>
              <w:jc w:val="left"/>
              <w:rPr>
                <w:rFonts w:hint="eastAsia" w:ascii="仿宋" w:hAnsi="仿宋" w:eastAsia="仿宋" w:cs="仿宋"/>
                <w:i w:val="0"/>
                <w:iCs w:val="0"/>
                <w:color w:val="000000"/>
                <w:sz w:val="22"/>
                <w:szCs w:val="22"/>
                <w:highlight w:val="none"/>
                <w:u w:val="none"/>
              </w:rPr>
            </w:pP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F60B64">
            <w:pPr>
              <w:jc w:val="center"/>
              <w:rPr>
                <w:rFonts w:hint="eastAsia" w:ascii="仿宋" w:hAnsi="仿宋" w:eastAsia="仿宋" w:cs="仿宋"/>
                <w:i w:val="0"/>
                <w:iCs w:val="0"/>
                <w:color w:val="000000"/>
                <w:sz w:val="22"/>
                <w:szCs w:val="22"/>
                <w:highlight w:val="none"/>
                <w:u w:val="none"/>
              </w:rPr>
            </w:pPr>
          </w:p>
        </w:tc>
      </w:tr>
      <w:tr w14:paraId="4619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99"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314E8F">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4DF0293B">
            <w:pPr>
              <w:jc w:val="center"/>
              <w:rPr>
                <w:rFonts w:hint="eastAsia" w:ascii="仿宋" w:hAnsi="仿宋" w:eastAsia="仿宋" w:cs="仿宋"/>
                <w:i w:val="0"/>
                <w:iCs w:val="0"/>
                <w:color w:val="000000"/>
                <w:sz w:val="22"/>
                <w:szCs w:val="22"/>
                <w:highlight w:val="none"/>
                <w:u w:val="none"/>
              </w:rPr>
            </w:pPr>
          </w:p>
        </w:tc>
        <w:tc>
          <w:tcPr>
            <w:tcW w:w="9790" w:type="dxa"/>
            <w:gridSpan w:val="7"/>
            <w:vMerge w:val="continue"/>
            <w:tcBorders>
              <w:top w:val="single" w:color="000000" w:sz="4" w:space="0"/>
              <w:left w:val="single" w:color="000000" w:sz="4" w:space="0"/>
              <w:bottom w:val="nil"/>
              <w:right w:val="single" w:color="000000" w:sz="4" w:space="0"/>
            </w:tcBorders>
            <w:shd w:val="clear" w:color="auto" w:fill="auto"/>
            <w:vAlign w:val="center"/>
          </w:tcPr>
          <w:p w14:paraId="5366D1FD">
            <w:pPr>
              <w:jc w:val="left"/>
              <w:rPr>
                <w:rFonts w:hint="eastAsia" w:ascii="仿宋" w:hAnsi="仿宋" w:eastAsia="仿宋" w:cs="仿宋"/>
                <w:i w:val="0"/>
                <w:iCs w:val="0"/>
                <w:color w:val="000000"/>
                <w:sz w:val="22"/>
                <w:szCs w:val="22"/>
                <w:highlight w:val="none"/>
                <w:u w:val="none"/>
              </w:rPr>
            </w:pP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92931D">
            <w:pPr>
              <w:jc w:val="center"/>
              <w:rPr>
                <w:rFonts w:hint="eastAsia" w:ascii="仿宋" w:hAnsi="仿宋" w:eastAsia="仿宋" w:cs="仿宋"/>
                <w:i w:val="0"/>
                <w:iCs w:val="0"/>
                <w:color w:val="000000"/>
                <w:sz w:val="22"/>
                <w:szCs w:val="22"/>
                <w:highlight w:val="none"/>
                <w:u w:val="none"/>
              </w:rPr>
            </w:pPr>
          </w:p>
        </w:tc>
      </w:tr>
      <w:tr w14:paraId="3E7F6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40"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8309AE">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32080699">
            <w:pPr>
              <w:jc w:val="center"/>
              <w:rPr>
                <w:rFonts w:hint="eastAsia" w:ascii="仿宋" w:hAnsi="仿宋" w:eastAsia="仿宋" w:cs="仿宋"/>
                <w:i w:val="0"/>
                <w:iCs w:val="0"/>
                <w:color w:val="000000"/>
                <w:sz w:val="22"/>
                <w:szCs w:val="22"/>
                <w:highlight w:val="none"/>
                <w:u w:val="none"/>
              </w:rPr>
            </w:pPr>
          </w:p>
        </w:tc>
        <w:tc>
          <w:tcPr>
            <w:tcW w:w="9790" w:type="dxa"/>
            <w:gridSpan w:val="7"/>
            <w:vMerge w:val="continue"/>
            <w:tcBorders>
              <w:top w:val="single" w:color="000000" w:sz="4" w:space="0"/>
              <w:left w:val="single" w:color="000000" w:sz="4" w:space="0"/>
              <w:bottom w:val="nil"/>
              <w:right w:val="single" w:color="000000" w:sz="4" w:space="0"/>
            </w:tcBorders>
            <w:shd w:val="clear" w:color="auto" w:fill="auto"/>
            <w:vAlign w:val="center"/>
          </w:tcPr>
          <w:p w14:paraId="19FECD19">
            <w:pPr>
              <w:jc w:val="left"/>
              <w:rPr>
                <w:rFonts w:hint="eastAsia" w:ascii="仿宋" w:hAnsi="仿宋" w:eastAsia="仿宋" w:cs="仿宋"/>
                <w:i w:val="0"/>
                <w:iCs w:val="0"/>
                <w:color w:val="000000"/>
                <w:sz w:val="22"/>
                <w:szCs w:val="22"/>
                <w:highlight w:val="none"/>
                <w:u w:val="none"/>
              </w:rPr>
            </w:pP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E01EB6">
            <w:pPr>
              <w:jc w:val="center"/>
              <w:rPr>
                <w:rFonts w:hint="eastAsia" w:ascii="仿宋" w:hAnsi="仿宋" w:eastAsia="仿宋" w:cs="仿宋"/>
                <w:i w:val="0"/>
                <w:iCs w:val="0"/>
                <w:color w:val="000000"/>
                <w:sz w:val="22"/>
                <w:szCs w:val="22"/>
                <w:highlight w:val="none"/>
                <w:u w:val="none"/>
              </w:rPr>
            </w:pPr>
          </w:p>
        </w:tc>
      </w:tr>
      <w:tr w14:paraId="4F721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8"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6CDA87">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171AEEBA">
            <w:pPr>
              <w:jc w:val="center"/>
              <w:rPr>
                <w:rFonts w:hint="eastAsia" w:ascii="仿宋" w:hAnsi="仿宋" w:eastAsia="仿宋" w:cs="仿宋"/>
                <w:i w:val="0"/>
                <w:iCs w:val="0"/>
                <w:color w:val="000000"/>
                <w:sz w:val="22"/>
                <w:szCs w:val="22"/>
                <w:highlight w:val="none"/>
                <w:u w:val="none"/>
              </w:rPr>
            </w:pPr>
          </w:p>
        </w:tc>
        <w:tc>
          <w:tcPr>
            <w:tcW w:w="9790" w:type="dxa"/>
            <w:gridSpan w:val="7"/>
            <w:vMerge w:val="restart"/>
            <w:tcBorders>
              <w:top w:val="nil"/>
              <w:left w:val="single" w:color="000000" w:sz="4" w:space="0"/>
              <w:bottom w:val="nil"/>
              <w:right w:val="single" w:color="000000" w:sz="4" w:space="0"/>
            </w:tcBorders>
            <w:shd w:val="clear" w:color="auto" w:fill="auto"/>
            <w:vAlign w:val="top"/>
          </w:tcPr>
          <w:p w14:paraId="08591CDC">
            <w:pPr>
              <w:keepNext w:val="0"/>
              <w:keepLines w:val="0"/>
              <w:widowControl/>
              <w:suppressLineNumbers w:val="0"/>
              <w:jc w:val="left"/>
              <w:textAlignment w:val="top"/>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7、提供服务时遵守我行的管理规定。</w:t>
            </w:r>
            <w:r>
              <w:rPr>
                <w:rFonts w:hint="eastAsia" w:ascii="仿宋" w:hAnsi="仿宋" w:eastAsia="仿宋" w:cs="仿宋"/>
                <w:i w:val="0"/>
                <w:iCs w:val="0"/>
                <w:color w:val="000000"/>
                <w:kern w:val="0"/>
                <w:sz w:val="22"/>
                <w:szCs w:val="22"/>
                <w:highlight w:val="none"/>
                <w:u w:val="none"/>
                <w:lang w:val="en-US" w:eastAsia="zh-CN" w:bidi="ar"/>
              </w:rPr>
              <w:br w:type="textWrapping"/>
            </w:r>
            <w:r>
              <w:rPr>
                <w:rFonts w:hint="eastAsia" w:ascii="仿宋" w:hAnsi="仿宋" w:eastAsia="仿宋" w:cs="仿宋"/>
                <w:i w:val="0"/>
                <w:iCs w:val="0"/>
                <w:color w:val="000000"/>
                <w:kern w:val="0"/>
                <w:sz w:val="22"/>
                <w:szCs w:val="22"/>
                <w:highlight w:val="none"/>
                <w:u w:val="none"/>
                <w:lang w:val="en-US" w:eastAsia="zh-CN" w:bidi="ar"/>
              </w:rPr>
              <w:t>8、我行提出的其它合理要求。</w:t>
            </w: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3B4F02">
            <w:pPr>
              <w:jc w:val="center"/>
              <w:rPr>
                <w:rFonts w:hint="eastAsia" w:ascii="仿宋" w:hAnsi="仿宋" w:eastAsia="仿宋" w:cs="仿宋"/>
                <w:i w:val="0"/>
                <w:iCs w:val="0"/>
                <w:color w:val="000000"/>
                <w:sz w:val="22"/>
                <w:szCs w:val="22"/>
                <w:highlight w:val="none"/>
                <w:u w:val="none"/>
              </w:rPr>
            </w:pPr>
          </w:p>
        </w:tc>
      </w:tr>
      <w:tr w14:paraId="2ED30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F3D862">
            <w:pPr>
              <w:jc w:val="center"/>
              <w:rPr>
                <w:rFonts w:hint="eastAsia" w:ascii="仿宋" w:hAnsi="仿宋" w:eastAsia="仿宋" w:cs="仿宋"/>
                <w:i w:val="0"/>
                <w:iCs w:val="0"/>
                <w:color w:val="000000"/>
                <w:sz w:val="22"/>
                <w:szCs w:val="22"/>
                <w:highlight w:val="none"/>
                <w:u w:val="none"/>
              </w:rPr>
            </w:pPr>
          </w:p>
        </w:tc>
        <w:tc>
          <w:tcPr>
            <w:tcW w:w="1658" w:type="dxa"/>
            <w:vMerge w:val="continue"/>
            <w:tcBorders>
              <w:top w:val="single" w:color="000000" w:sz="4" w:space="0"/>
              <w:left w:val="single" w:color="000000" w:sz="4" w:space="0"/>
              <w:bottom w:val="single" w:color="000000" w:sz="4" w:space="0"/>
              <w:right w:val="nil"/>
            </w:tcBorders>
            <w:shd w:val="clear" w:color="auto" w:fill="auto"/>
            <w:vAlign w:val="center"/>
          </w:tcPr>
          <w:p w14:paraId="538BFC34">
            <w:pPr>
              <w:jc w:val="center"/>
              <w:rPr>
                <w:rFonts w:hint="eastAsia" w:ascii="仿宋" w:hAnsi="仿宋" w:eastAsia="仿宋" w:cs="仿宋"/>
                <w:i w:val="0"/>
                <w:iCs w:val="0"/>
                <w:color w:val="000000"/>
                <w:sz w:val="22"/>
                <w:szCs w:val="22"/>
                <w:highlight w:val="none"/>
                <w:u w:val="none"/>
              </w:rPr>
            </w:pPr>
          </w:p>
        </w:tc>
        <w:tc>
          <w:tcPr>
            <w:tcW w:w="9790" w:type="dxa"/>
            <w:gridSpan w:val="7"/>
            <w:vMerge w:val="continue"/>
            <w:tcBorders>
              <w:top w:val="nil"/>
              <w:left w:val="single" w:color="000000" w:sz="4" w:space="0"/>
              <w:bottom w:val="nil"/>
              <w:right w:val="single" w:color="000000" w:sz="4" w:space="0"/>
            </w:tcBorders>
            <w:shd w:val="clear" w:color="auto" w:fill="auto"/>
            <w:vAlign w:val="top"/>
          </w:tcPr>
          <w:p w14:paraId="56143573">
            <w:pPr>
              <w:rPr>
                <w:rFonts w:hint="eastAsia" w:ascii="仿宋" w:hAnsi="仿宋" w:eastAsia="仿宋" w:cs="仿宋"/>
                <w:i w:val="0"/>
                <w:iCs w:val="0"/>
                <w:color w:val="000000"/>
                <w:sz w:val="22"/>
                <w:szCs w:val="22"/>
                <w:highlight w:val="none"/>
                <w:u w:val="none"/>
              </w:rPr>
            </w:pPr>
          </w:p>
        </w:tc>
        <w:tc>
          <w:tcPr>
            <w:tcW w:w="19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D70EDE">
            <w:pPr>
              <w:jc w:val="center"/>
              <w:rPr>
                <w:rFonts w:hint="eastAsia" w:ascii="仿宋" w:hAnsi="仿宋" w:eastAsia="仿宋" w:cs="仿宋"/>
                <w:i w:val="0"/>
                <w:iCs w:val="0"/>
                <w:color w:val="000000"/>
                <w:sz w:val="22"/>
                <w:szCs w:val="22"/>
                <w:highlight w:val="none"/>
                <w:u w:val="none"/>
              </w:rPr>
            </w:pPr>
          </w:p>
        </w:tc>
      </w:tr>
      <w:tr w14:paraId="65FDA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6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D92BC">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6</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F6325">
            <w:pPr>
              <w:keepNext w:val="0"/>
              <w:keepLines w:val="0"/>
              <w:widowControl/>
              <w:suppressLineNumbers w:val="0"/>
              <w:jc w:val="center"/>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投标人资格条件</w:t>
            </w:r>
          </w:p>
        </w:tc>
        <w:tc>
          <w:tcPr>
            <w:tcW w:w="8258" w:type="dxa"/>
            <w:gridSpan w:val="6"/>
            <w:tcBorders>
              <w:top w:val="single" w:color="000000" w:sz="4" w:space="0"/>
              <w:left w:val="single" w:color="000000" w:sz="4" w:space="0"/>
              <w:bottom w:val="single" w:color="000000" w:sz="4" w:space="0"/>
              <w:right w:val="nil"/>
            </w:tcBorders>
            <w:shd w:val="clear" w:color="auto" w:fill="FFFFFF"/>
            <w:vAlign w:val="center"/>
          </w:tcPr>
          <w:p w14:paraId="4645815B">
            <w:pPr>
              <w:keepNext w:val="0"/>
              <w:keepLines w:val="0"/>
              <w:widowControl/>
              <w:suppressLineNumbers w:val="0"/>
              <w:jc w:val="left"/>
              <w:textAlignment w:val="center"/>
              <w:rPr>
                <w:rFonts w:hint="eastAsia" w:ascii="仿宋" w:hAnsi="仿宋" w:eastAsia="仿宋" w:cs="仿宋"/>
                <w:i w:val="0"/>
                <w:iCs w:val="0"/>
                <w:color w:val="000000"/>
                <w:sz w:val="22"/>
                <w:szCs w:val="22"/>
                <w:highlight w:val="none"/>
                <w:u w:val="none"/>
              </w:rPr>
            </w:pPr>
            <w:r>
              <w:rPr>
                <w:rFonts w:hint="eastAsia" w:ascii="仿宋" w:hAnsi="仿宋" w:eastAsia="仿宋" w:cs="仿宋"/>
                <w:i w:val="0"/>
                <w:iCs w:val="0"/>
                <w:color w:val="000000"/>
                <w:kern w:val="0"/>
                <w:sz w:val="22"/>
                <w:szCs w:val="22"/>
                <w:highlight w:val="none"/>
                <w:u w:val="none"/>
                <w:lang w:val="en-US" w:eastAsia="zh-CN" w:bidi="ar"/>
              </w:rPr>
              <w:t>维保单位具有的资质证书是否需要设备或软件原厂授权？</w:t>
            </w:r>
          </w:p>
        </w:tc>
        <w:tc>
          <w:tcPr>
            <w:tcW w:w="15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2C1593">
            <w:pPr>
              <w:keepNext w:val="0"/>
              <w:keepLines w:val="0"/>
              <w:widowControl/>
              <w:suppressLineNumbers w:val="0"/>
              <w:jc w:val="center"/>
              <w:textAlignment w:val="center"/>
              <w:rPr>
                <w:rFonts w:hint="eastAsia" w:ascii="仿宋" w:hAnsi="仿宋" w:eastAsia="仿宋" w:cs="仿宋"/>
                <w:b/>
                <w:bCs/>
                <w:i w:val="0"/>
                <w:iCs w:val="0"/>
                <w:color w:val="000000"/>
                <w:sz w:val="22"/>
                <w:szCs w:val="22"/>
                <w:highlight w:val="none"/>
                <w:u w:val="none"/>
              </w:rPr>
            </w:pPr>
            <w:r>
              <w:rPr>
                <w:rFonts w:hint="eastAsia" w:ascii="仿宋" w:hAnsi="仿宋" w:eastAsia="仿宋" w:cs="仿宋"/>
                <w:b/>
                <w:bCs/>
                <w:i w:val="0"/>
                <w:iCs w:val="0"/>
                <w:color w:val="000000"/>
                <w:kern w:val="0"/>
                <w:sz w:val="22"/>
                <w:szCs w:val="22"/>
                <w:highlight w:val="none"/>
                <w:u w:val="none"/>
                <w:lang w:val="en-US" w:eastAsia="zh-CN" w:bidi="ar"/>
              </w:rPr>
              <w:t>否</w:t>
            </w:r>
          </w:p>
        </w:tc>
        <w:tc>
          <w:tcPr>
            <w:tcW w:w="1969" w:type="dxa"/>
            <w:tcBorders>
              <w:top w:val="single" w:color="000000" w:sz="4" w:space="0"/>
              <w:left w:val="nil"/>
              <w:bottom w:val="single" w:color="000000" w:sz="4" w:space="0"/>
              <w:right w:val="single" w:color="000000" w:sz="4" w:space="0"/>
            </w:tcBorders>
            <w:shd w:val="clear" w:color="auto" w:fill="auto"/>
            <w:vAlign w:val="center"/>
          </w:tcPr>
          <w:p w14:paraId="62B2C987">
            <w:pPr>
              <w:jc w:val="center"/>
              <w:rPr>
                <w:rFonts w:hint="eastAsia" w:ascii="仿宋" w:hAnsi="仿宋" w:eastAsia="仿宋" w:cs="仿宋"/>
                <w:i w:val="0"/>
                <w:iCs w:val="0"/>
                <w:color w:val="000000"/>
                <w:sz w:val="22"/>
                <w:szCs w:val="22"/>
                <w:highlight w:val="none"/>
                <w:u w:val="none"/>
              </w:rPr>
            </w:pPr>
          </w:p>
        </w:tc>
      </w:tr>
    </w:tbl>
    <w:p w14:paraId="2DEE4A5E">
      <w:pPr>
        <w:pStyle w:val="100"/>
        <w:spacing w:line="360" w:lineRule="auto"/>
        <w:ind w:firstLine="480"/>
        <w:rPr>
          <w:rFonts w:hint="eastAsia" w:ascii="仿宋" w:hAnsi="仿宋" w:eastAsia="仿宋" w:cs="仿宋"/>
          <w:sz w:val="24"/>
          <w:szCs w:val="24"/>
          <w:highlight w:val="none"/>
        </w:rPr>
      </w:pPr>
    </w:p>
    <w:p w14:paraId="074CB36A">
      <w:pPr>
        <w:rPr>
          <w:rFonts w:hint="eastAsia" w:ascii="仿宋" w:hAnsi="仿宋" w:eastAsia="仿宋" w:cs="仿宋"/>
          <w:highlight w:val="none"/>
        </w:rPr>
      </w:pPr>
    </w:p>
    <w:p w14:paraId="0F8F820E">
      <w:pPr>
        <w:widowControl/>
        <w:adjustRightInd/>
        <w:spacing w:line="360" w:lineRule="auto"/>
        <w:ind w:firstLine="480"/>
        <w:jc w:val="left"/>
        <w:rPr>
          <w:rFonts w:hint="eastAsia" w:ascii="仿宋" w:hAnsi="仿宋" w:eastAsia="仿宋" w:cs="仿宋"/>
          <w:sz w:val="21"/>
          <w:szCs w:val="21"/>
          <w:highlight w:val="none"/>
        </w:rPr>
      </w:pPr>
    </w:p>
    <w:p w14:paraId="16D64828">
      <w:pPr>
        <w:widowControl/>
        <w:adjustRightInd/>
        <w:spacing w:line="360" w:lineRule="auto"/>
        <w:ind w:firstLine="480"/>
        <w:jc w:val="left"/>
        <w:rPr>
          <w:rFonts w:hint="eastAsia" w:ascii="仿宋" w:hAnsi="仿宋" w:eastAsia="仿宋" w:cs="仿宋"/>
          <w:highlight w:val="none"/>
        </w:rPr>
        <w:sectPr>
          <w:headerReference r:id="rId19" w:type="first"/>
          <w:footerReference r:id="rId21" w:type="first"/>
          <w:headerReference r:id="rId18" w:type="default"/>
          <w:footerReference r:id="rId20" w:type="default"/>
          <w:pgSz w:w="16840" w:h="11907" w:orient="landscape"/>
          <w:pgMar w:top="1588" w:right="1440" w:bottom="1588" w:left="1440" w:header="851" w:footer="851" w:gutter="0"/>
          <w:pgBorders>
            <w:top w:val="none" w:sz="0" w:space="0"/>
            <w:left w:val="none" w:sz="0" w:space="0"/>
            <w:bottom w:val="none" w:sz="0" w:space="0"/>
            <w:right w:val="none" w:sz="0" w:space="0"/>
          </w:pgBorders>
          <w:pgNumType w:fmt="decimal"/>
          <w:cols w:space="720" w:num="1"/>
          <w:titlePg/>
          <w:docGrid w:linePitch="462" w:charSpace="0"/>
        </w:sectPr>
      </w:pPr>
    </w:p>
    <w:p w14:paraId="76B5B9E2">
      <w:pPr>
        <w:widowControl/>
        <w:adjustRightInd/>
        <w:spacing w:line="360" w:lineRule="auto"/>
        <w:ind w:firstLine="480"/>
        <w:jc w:val="left"/>
        <w:rPr>
          <w:rFonts w:hint="eastAsia" w:ascii="仿宋" w:hAnsi="仿宋" w:eastAsia="仿宋" w:cs="仿宋"/>
          <w:highlight w:val="none"/>
        </w:rPr>
      </w:pPr>
    </w:p>
    <w:p w14:paraId="3F4EA0C2">
      <w:pPr>
        <w:pStyle w:val="3"/>
        <w:spacing w:line="360" w:lineRule="auto"/>
        <w:rPr>
          <w:rFonts w:hint="eastAsia" w:ascii="仿宋" w:hAnsi="仿宋" w:eastAsia="仿宋" w:cs="仿宋"/>
          <w:highlight w:val="none"/>
        </w:rPr>
      </w:pPr>
      <w:bookmarkStart w:id="102" w:name="_Toc25277"/>
      <w:r>
        <w:rPr>
          <w:rFonts w:hint="eastAsia" w:ascii="仿宋" w:hAnsi="仿宋" w:eastAsia="仿宋" w:cs="仿宋"/>
          <w:highlight w:val="none"/>
        </w:rPr>
        <w:t>第六章  投标文件格式</w:t>
      </w:r>
      <w:bookmarkEnd w:id="102"/>
    </w:p>
    <w:p w14:paraId="0CD3925F">
      <w:pPr>
        <w:spacing w:line="360" w:lineRule="auto"/>
        <w:ind w:firstLine="480" w:firstLineChars="200"/>
        <w:rPr>
          <w:rFonts w:hint="eastAsia" w:ascii="仿宋" w:hAnsi="仿宋" w:eastAsia="仿宋" w:cs="仿宋"/>
          <w:highlight w:val="none"/>
        </w:rPr>
      </w:pPr>
      <w:r>
        <w:rPr>
          <w:rFonts w:hint="eastAsia" w:ascii="仿宋" w:hAnsi="仿宋" w:eastAsia="仿宋" w:cs="仿宋"/>
          <w:highlight w:val="none"/>
        </w:rPr>
        <w:t>投标人提交的材料将被保密，但不退还。全部文件应按规定的份数按标段编制并按标段提交。格式如下：</w:t>
      </w:r>
    </w:p>
    <w:p w14:paraId="295E2D8D">
      <w:pPr>
        <w:spacing w:line="360" w:lineRule="auto"/>
        <w:ind w:firstLine="480" w:firstLineChars="200"/>
        <w:rPr>
          <w:rFonts w:hint="eastAsia" w:ascii="仿宋" w:hAnsi="仿宋" w:eastAsia="仿宋" w:cs="仿宋"/>
          <w:highlight w:val="none"/>
        </w:rPr>
      </w:pPr>
      <w:r>
        <w:rPr>
          <w:rFonts w:hint="eastAsia" w:ascii="仿宋" w:hAnsi="仿宋" w:eastAsia="仿宋" w:cs="仿宋"/>
          <w:highlight w:val="none"/>
        </w:rPr>
        <w:t>注：</w:t>
      </w:r>
    </w:p>
    <w:p w14:paraId="7DDA7E50">
      <w:pPr>
        <w:spacing w:line="360" w:lineRule="auto"/>
        <w:ind w:firstLine="480" w:firstLineChars="200"/>
        <w:rPr>
          <w:rFonts w:hint="eastAsia" w:ascii="仿宋" w:hAnsi="仿宋" w:eastAsia="仿宋" w:cs="仿宋"/>
          <w:highlight w:val="none"/>
        </w:rPr>
      </w:pPr>
      <w:r>
        <w:rPr>
          <w:rFonts w:hint="eastAsia" w:ascii="仿宋" w:hAnsi="仿宋" w:eastAsia="仿宋" w:cs="仿宋"/>
          <w:highlight w:val="none"/>
        </w:rPr>
        <w:t>（1）本章未给出格式的材料或附件，由投标人自行提供或编制，但应注意招标文件相应盖章要求。本章明确指明是“建议格式”的文件其格式仅供参考，均不做强制要求，投标人可自行编制，但应注意招标文件相应盖章要求。</w:t>
      </w:r>
    </w:p>
    <w:p w14:paraId="4E7D7FE3">
      <w:pPr>
        <w:spacing w:line="360" w:lineRule="auto"/>
        <w:ind w:firstLine="480" w:firstLineChars="200"/>
        <w:rPr>
          <w:rFonts w:hint="eastAsia" w:ascii="仿宋" w:hAnsi="仿宋" w:eastAsia="仿宋" w:cs="仿宋"/>
          <w:b w:val="0"/>
          <w:bCs w:val="0"/>
          <w:highlight w:val="none"/>
        </w:rPr>
      </w:pPr>
      <w:r>
        <w:rPr>
          <w:rFonts w:hint="eastAsia" w:ascii="仿宋" w:hAnsi="仿宋" w:eastAsia="仿宋" w:cs="仿宋"/>
          <w:b w:val="0"/>
          <w:bCs w:val="0"/>
          <w:highlight w:val="none"/>
        </w:rPr>
        <w:t>（2）本章明确指明为“格式”的文件：格式形式为表格的，表头给定内容不得删减、改变，可根据实际需要增减行，需要填写的空格或空白应有效填写。格式属于文字内容性质的（包括“函”、“书”、“声明”、“协议”），不得删减内容、不得改变格式中给定的文字所表达的含义（排序序号及排序编号可以改动），不得自行增加与格式中给定的文字内容相矛盾的内容，需要填写的空格或空白应有效填写。对于有签署、签字要求的格式文件，法定代表人在相应位置签署或被授权人在相应位置签字。对于有盖章要求的格式文件，应加盖公章。不满足本条要求的格式文件将视为无效格式文件。</w:t>
      </w:r>
    </w:p>
    <w:p w14:paraId="4507B483">
      <w:pPr>
        <w:spacing w:line="360" w:lineRule="auto"/>
        <w:ind w:firstLine="480" w:firstLineChars="200"/>
        <w:rPr>
          <w:rFonts w:hint="eastAsia" w:ascii="仿宋" w:hAnsi="仿宋" w:eastAsia="仿宋" w:cs="仿宋"/>
          <w:highlight w:val="none"/>
        </w:rPr>
      </w:pPr>
      <w:r>
        <w:rPr>
          <w:rFonts w:hint="eastAsia" w:ascii="仿宋" w:hAnsi="仿宋" w:eastAsia="仿宋" w:cs="仿宋"/>
          <w:highlight w:val="none"/>
        </w:rPr>
        <w:t>（3）本章提供的格式表格中中括号“【】”中内容表示填写说明或举例说明，并非给定内容，投标人应根据自身投标情况据实填写。本章提供的格式中“注：”的内容也是填写说明，也非给定内容；本章提供的格式中的排序序号、编号也非给定内容。</w:t>
      </w:r>
    </w:p>
    <w:p w14:paraId="624F37BC">
      <w:pPr>
        <w:spacing w:line="360" w:lineRule="auto"/>
        <w:ind w:firstLine="480" w:firstLineChars="200"/>
        <w:rPr>
          <w:rFonts w:hint="eastAsia" w:ascii="仿宋" w:hAnsi="仿宋" w:eastAsia="仿宋" w:cs="仿宋"/>
          <w:highlight w:val="none"/>
          <w:lang w:val="en-US" w:eastAsia="zh-CN"/>
        </w:rPr>
      </w:pPr>
      <w:r>
        <w:rPr>
          <w:rFonts w:hint="eastAsia" w:ascii="仿宋" w:hAnsi="仿宋" w:eastAsia="仿宋" w:cs="仿宋"/>
          <w:highlight w:val="none"/>
          <w:lang w:val="en-US" w:eastAsia="zh-CN"/>
        </w:rPr>
        <w:t>（4）对于不分标段的项目，标段号、标段名称相关位置可不填或者填“无”或“/”。</w:t>
      </w:r>
    </w:p>
    <w:p w14:paraId="29125F8C">
      <w:pPr>
        <w:spacing w:line="360" w:lineRule="auto"/>
        <w:ind w:firstLine="480" w:firstLineChars="200"/>
        <w:rPr>
          <w:rFonts w:hint="eastAsia" w:ascii="仿宋" w:hAnsi="仿宋" w:eastAsia="仿宋" w:cs="仿宋"/>
          <w:highlight w:val="none"/>
        </w:rPr>
      </w:pPr>
    </w:p>
    <w:p w14:paraId="7675B60A">
      <w:pPr>
        <w:spacing w:line="360" w:lineRule="auto"/>
        <w:ind w:firstLine="480" w:firstLineChars="200"/>
        <w:rPr>
          <w:rFonts w:hint="eastAsia" w:ascii="仿宋" w:hAnsi="仿宋" w:eastAsia="仿宋" w:cs="仿宋"/>
          <w:highlight w:val="none"/>
        </w:rPr>
      </w:pPr>
      <w:r>
        <w:rPr>
          <w:rFonts w:hint="eastAsia" w:ascii="仿宋" w:hAnsi="仿宋" w:eastAsia="仿宋" w:cs="仿宋"/>
          <w:highlight w:val="none"/>
        </w:rPr>
        <w:br w:type="page"/>
      </w:r>
    </w:p>
    <w:p w14:paraId="677006F7">
      <w:pPr>
        <w:spacing w:beforeLines="50" w:afterLines="50"/>
        <w:jc w:val="center"/>
        <w:rPr>
          <w:rFonts w:hint="eastAsia" w:ascii="仿宋" w:hAnsi="仿宋" w:eastAsia="仿宋" w:cs="仿宋"/>
          <w:b/>
          <w:bCs/>
          <w:spacing w:val="20"/>
          <w:sz w:val="44"/>
          <w:szCs w:val="44"/>
          <w:highlight w:val="none"/>
        </w:rPr>
      </w:pPr>
      <w:bookmarkStart w:id="103" w:name="_Toc27599"/>
      <w:r>
        <w:rPr>
          <w:rFonts w:hint="eastAsia" w:ascii="仿宋" w:hAnsi="仿宋" w:eastAsia="仿宋" w:cs="仿宋"/>
          <w:b/>
          <w:bCs/>
          <w:spacing w:val="20"/>
          <w:sz w:val="44"/>
          <w:szCs w:val="44"/>
          <w:highlight w:val="none"/>
        </w:rPr>
        <w:t>（封面</w:t>
      </w:r>
      <w:r>
        <w:rPr>
          <w:rFonts w:hint="eastAsia" w:ascii="仿宋" w:hAnsi="仿宋" w:eastAsia="仿宋" w:cs="仿宋"/>
          <w:b/>
          <w:bCs/>
          <w:spacing w:val="20"/>
          <w:sz w:val="44"/>
          <w:szCs w:val="44"/>
          <w:highlight w:val="none"/>
          <w:lang w:val="en-US" w:eastAsia="zh-CN"/>
        </w:rPr>
        <w:t>建议</w:t>
      </w:r>
      <w:r>
        <w:rPr>
          <w:rFonts w:hint="eastAsia" w:ascii="仿宋" w:hAnsi="仿宋" w:eastAsia="仿宋" w:cs="仿宋"/>
          <w:b/>
          <w:bCs/>
          <w:spacing w:val="20"/>
          <w:sz w:val="44"/>
          <w:szCs w:val="44"/>
          <w:highlight w:val="none"/>
        </w:rPr>
        <w:t>格式）</w:t>
      </w:r>
      <w:bookmarkEnd w:id="103"/>
      <w:r>
        <w:rPr>
          <w:rFonts w:hint="eastAsia" w:ascii="仿宋" w:hAnsi="仿宋" w:eastAsia="仿宋" w:cs="仿宋"/>
          <w:b/>
          <w:bCs/>
          <w:spacing w:val="20"/>
          <w:sz w:val="44"/>
          <w:szCs w:val="44"/>
          <w:highlight w:val="none"/>
        </w:rPr>
        <w:br w:type="textWrapping"/>
      </w:r>
    </w:p>
    <w:tbl>
      <w:tblPr>
        <w:tblStyle w:val="30"/>
        <w:tblW w:w="2743" w:type="dxa"/>
        <w:tblInd w:w="6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3"/>
      </w:tblGrid>
      <w:tr w14:paraId="6727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743" w:type="dxa"/>
            <w:vAlign w:val="center"/>
          </w:tcPr>
          <w:p w14:paraId="75555859">
            <w:pPr>
              <w:spacing w:beforeLines="50" w:afterLines="50"/>
              <w:jc w:val="center"/>
              <w:rPr>
                <w:rFonts w:hint="eastAsia" w:ascii="仿宋" w:hAnsi="仿宋" w:eastAsia="仿宋" w:cs="仿宋"/>
                <w:b/>
                <w:bCs/>
                <w:spacing w:val="20"/>
                <w:sz w:val="44"/>
                <w:szCs w:val="44"/>
                <w:highlight w:val="none"/>
              </w:rPr>
            </w:pPr>
            <w:r>
              <w:rPr>
                <w:rFonts w:hint="eastAsia" w:ascii="仿宋" w:hAnsi="仿宋" w:eastAsia="仿宋" w:cs="仿宋"/>
                <w:b/>
                <w:bCs/>
                <w:spacing w:val="20"/>
                <w:sz w:val="44"/>
                <w:szCs w:val="44"/>
                <w:highlight w:val="none"/>
              </w:rPr>
              <w:t>正（副）本</w:t>
            </w:r>
          </w:p>
        </w:tc>
      </w:tr>
    </w:tbl>
    <w:p w14:paraId="102F4CC4">
      <w:pPr>
        <w:spacing w:beforeLines="50" w:afterLines="50"/>
        <w:jc w:val="center"/>
        <w:rPr>
          <w:rFonts w:hint="eastAsia" w:ascii="仿宋" w:hAnsi="仿宋" w:eastAsia="仿宋" w:cs="仿宋"/>
          <w:b/>
          <w:bCs/>
          <w:spacing w:val="20"/>
          <w:sz w:val="44"/>
          <w:szCs w:val="44"/>
          <w:highlight w:val="none"/>
        </w:rPr>
      </w:pPr>
    </w:p>
    <w:p w14:paraId="26A7D20C">
      <w:pPr>
        <w:jc w:val="center"/>
        <w:rPr>
          <w:rFonts w:hint="eastAsia" w:ascii="仿宋" w:hAnsi="仿宋" w:eastAsia="仿宋" w:cs="仿宋"/>
          <w:b/>
          <w:sz w:val="96"/>
          <w:szCs w:val="84"/>
          <w:highlight w:val="none"/>
          <w:lang w:val="en-US"/>
        </w:rPr>
      </w:pPr>
      <w:r>
        <w:rPr>
          <w:rFonts w:hint="eastAsia" w:ascii="仿宋" w:hAnsi="仿宋" w:eastAsia="仿宋" w:cs="仿宋"/>
          <w:b/>
          <w:spacing w:val="20"/>
          <w:sz w:val="56"/>
          <w:szCs w:val="56"/>
          <w:highlight w:val="none"/>
        </w:rPr>
        <w:t>项目名称</w:t>
      </w:r>
      <w:r>
        <w:rPr>
          <w:rFonts w:hint="eastAsia" w:ascii="仿宋" w:hAnsi="仿宋" w:eastAsia="仿宋" w:cs="仿宋"/>
          <w:b/>
          <w:spacing w:val="20"/>
          <w:sz w:val="56"/>
          <w:szCs w:val="56"/>
          <w:highlight w:val="none"/>
          <w:lang w:eastAsia="zh-CN"/>
        </w:rPr>
        <w:t>：</w:t>
      </w:r>
      <w:r>
        <w:rPr>
          <w:rFonts w:hint="eastAsia" w:ascii="仿宋" w:hAnsi="仿宋" w:eastAsia="仿宋" w:cs="仿宋"/>
          <w:sz w:val="28"/>
          <w:szCs w:val="28"/>
          <w:highlight w:val="none"/>
          <w:u w:val="single"/>
          <w:lang w:val="en-US" w:eastAsia="zh-CN"/>
        </w:rPr>
        <w:t xml:space="preserve">       </w:t>
      </w:r>
    </w:p>
    <w:p w14:paraId="06AB8F35">
      <w:pPr>
        <w:jc w:val="center"/>
        <w:rPr>
          <w:rFonts w:hint="eastAsia" w:ascii="仿宋" w:hAnsi="仿宋" w:eastAsia="仿宋" w:cs="仿宋"/>
          <w:b/>
          <w:sz w:val="96"/>
          <w:szCs w:val="84"/>
          <w:highlight w:val="none"/>
        </w:rPr>
      </w:pPr>
    </w:p>
    <w:p w14:paraId="10A72C90">
      <w:pPr>
        <w:jc w:val="center"/>
        <w:rPr>
          <w:rFonts w:hint="eastAsia" w:ascii="仿宋" w:hAnsi="仿宋" w:eastAsia="仿宋" w:cs="仿宋"/>
          <w:sz w:val="96"/>
          <w:szCs w:val="84"/>
          <w:highlight w:val="none"/>
        </w:rPr>
      </w:pPr>
      <w:r>
        <w:rPr>
          <w:rFonts w:hint="eastAsia" w:ascii="仿宋" w:hAnsi="仿宋" w:eastAsia="仿宋" w:cs="仿宋"/>
          <w:b/>
          <w:sz w:val="96"/>
          <w:szCs w:val="84"/>
          <w:highlight w:val="none"/>
        </w:rPr>
        <w:t>投 标 文 件</w:t>
      </w:r>
    </w:p>
    <w:p w14:paraId="07D35981">
      <w:pPr>
        <w:jc w:val="center"/>
        <w:rPr>
          <w:rFonts w:hint="eastAsia" w:ascii="仿宋" w:hAnsi="仿宋" w:eastAsia="仿宋" w:cs="仿宋"/>
          <w:b/>
          <w:sz w:val="36"/>
          <w:highlight w:val="none"/>
        </w:rPr>
      </w:pPr>
    </w:p>
    <w:p w14:paraId="3C5AC053">
      <w:pPr>
        <w:jc w:val="center"/>
        <w:rPr>
          <w:rFonts w:hint="eastAsia" w:ascii="仿宋" w:hAnsi="仿宋" w:eastAsia="仿宋" w:cs="仿宋"/>
          <w:b/>
          <w:sz w:val="36"/>
          <w:highlight w:val="none"/>
        </w:rPr>
      </w:pPr>
    </w:p>
    <w:p w14:paraId="391143D4">
      <w:pPr>
        <w:jc w:val="center"/>
        <w:rPr>
          <w:rFonts w:hint="eastAsia" w:ascii="仿宋" w:hAnsi="仿宋" w:eastAsia="仿宋" w:cs="仿宋"/>
          <w:b/>
          <w:sz w:val="36"/>
          <w:highlight w:val="none"/>
        </w:rPr>
      </w:pPr>
      <w:r>
        <w:rPr>
          <w:rFonts w:hint="eastAsia" w:ascii="仿宋" w:hAnsi="仿宋" w:eastAsia="仿宋" w:cs="仿宋"/>
          <w:b/>
          <w:sz w:val="36"/>
          <w:highlight w:val="none"/>
        </w:rPr>
        <w:t>项目编号：</w:t>
      </w:r>
      <w:r>
        <w:rPr>
          <w:rFonts w:hint="eastAsia" w:ascii="仿宋" w:hAnsi="仿宋" w:eastAsia="仿宋" w:cs="仿宋"/>
          <w:sz w:val="28"/>
          <w:szCs w:val="28"/>
          <w:highlight w:val="none"/>
          <w:u w:val="single"/>
          <w:lang w:val="en-US" w:eastAsia="zh-CN"/>
        </w:rPr>
        <w:t xml:space="preserve">       </w:t>
      </w:r>
    </w:p>
    <w:p w14:paraId="4C1E5463">
      <w:pPr>
        <w:pStyle w:val="29"/>
        <w:rPr>
          <w:rFonts w:hint="eastAsia" w:ascii="仿宋" w:hAnsi="仿宋" w:eastAsia="仿宋" w:cs="仿宋"/>
          <w:highlight w:val="none"/>
        </w:rPr>
      </w:pPr>
    </w:p>
    <w:p w14:paraId="2AA44144">
      <w:pPr>
        <w:jc w:val="center"/>
        <w:rPr>
          <w:rFonts w:hint="eastAsia" w:ascii="仿宋" w:hAnsi="仿宋" w:eastAsia="仿宋" w:cs="仿宋"/>
          <w:b/>
          <w:sz w:val="36"/>
          <w:highlight w:val="none"/>
        </w:rPr>
      </w:pPr>
      <w:r>
        <w:rPr>
          <w:rFonts w:hint="eastAsia" w:ascii="仿宋" w:hAnsi="仿宋" w:eastAsia="仿宋" w:cs="仿宋"/>
          <w:b/>
          <w:sz w:val="36"/>
          <w:highlight w:val="none"/>
          <w:lang w:eastAsia="zh-CN"/>
        </w:rPr>
        <w:t>标段号及标段名称</w:t>
      </w:r>
      <w:r>
        <w:rPr>
          <w:rFonts w:hint="eastAsia" w:ascii="仿宋" w:hAnsi="仿宋" w:eastAsia="仿宋" w:cs="仿宋"/>
          <w:b/>
          <w:sz w:val="36"/>
          <w:highlight w:val="none"/>
        </w:rPr>
        <w:t>：</w:t>
      </w:r>
      <w:r>
        <w:rPr>
          <w:rFonts w:hint="eastAsia" w:ascii="仿宋" w:hAnsi="仿宋" w:eastAsia="仿宋" w:cs="仿宋"/>
          <w:sz w:val="28"/>
          <w:szCs w:val="28"/>
          <w:highlight w:val="none"/>
          <w:u w:val="single"/>
          <w:lang w:val="en-US" w:eastAsia="zh-CN"/>
        </w:rPr>
        <w:t xml:space="preserve">       </w:t>
      </w:r>
    </w:p>
    <w:p w14:paraId="1596EFB0">
      <w:pPr>
        <w:widowControl/>
        <w:ind w:firstLine="2891" w:firstLineChars="900"/>
        <w:jc w:val="left"/>
        <w:rPr>
          <w:rFonts w:hint="eastAsia" w:ascii="仿宋" w:hAnsi="仿宋" w:eastAsia="仿宋" w:cs="仿宋"/>
          <w:b/>
          <w:sz w:val="32"/>
          <w:szCs w:val="32"/>
          <w:highlight w:val="none"/>
        </w:rPr>
      </w:pPr>
    </w:p>
    <w:p w14:paraId="3C3EDC4D">
      <w:pPr>
        <w:widowControl/>
        <w:ind w:firstLine="2891" w:firstLineChars="900"/>
        <w:jc w:val="left"/>
        <w:rPr>
          <w:rFonts w:hint="eastAsia" w:ascii="仿宋" w:hAnsi="仿宋" w:eastAsia="仿宋" w:cs="仿宋"/>
          <w:b/>
          <w:sz w:val="32"/>
          <w:szCs w:val="32"/>
          <w:highlight w:val="none"/>
        </w:rPr>
      </w:pPr>
    </w:p>
    <w:p w14:paraId="44BE5CB7">
      <w:pPr>
        <w:widowControl/>
        <w:ind w:firstLine="2891" w:firstLineChars="900"/>
        <w:jc w:val="left"/>
        <w:rPr>
          <w:rFonts w:hint="eastAsia" w:ascii="仿宋" w:hAnsi="仿宋" w:eastAsia="仿宋" w:cs="仿宋"/>
          <w:b/>
          <w:sz w:val="32"/>
          <w:szCs w:val="32"/>
          <w:highlight w:val="none"/>
        </w:rPr>
      </w:pPr>
      <w:r>
        <w:rPr>
          <w:rFonts w:hint="eastAsia" w:ascii="仿宋" w:hAnsi="仿宋" w:eastAsia="仿宋" w:cs="仿宋"/>
          <w:b/>
          <w:sz w:val="32"/>
          <w:szCs w:val="32"/>
          <w:highlight w:val="none"/>
        </w:rPr>
        <w:t>投标人名称：（盖章）</w:t>
      </w:r>
    </w:p>
    <w:p w14:paraId="25441F29">
      <w:pPr>
        <w:pStyle w:val="29"/>
        <w:rPr>
          <w:rFonts w:hint="eastAsia" w:ascii="仿宋" w:hAnsi="仿宋" w:eastAsia="仿宋" w:cs="仿宋"/>
          <w:highlight w:val="none"/>
        </w:rPr>
      </w:pPr>
    </w:p>
    <w:p w14:paraId="385351AA">
      <w:pPr>
        <w:widowControl/>
        <w:ind w:firstLine="2891" w:firstLineChars="900"/>
        <w:rPr>
          <w:rFonts w:hint="eastAsia" w:ascii="仿宋" w:hAnsi="仿宋" w:eastAsia="仿宋" w:cs="仿宋"/>
          <w:b/>
          <w:sz w:val="32"/>
          <w:szCs w:val="32"/>
          <w:highlight w:val="none"/>
        </w:rPr>
      </w:pPr>
      <w:r>
        <w:rPr>
          <w:rFonts w:hint="eastAsia" w:ascii="仿宋" w:hAnsi="仿宋" w:eastAsia="仿宋" w:cs="仿宋"/>
          <w:b/>
          <w:sz w:val="32"/>
          <w:szCs w:val="32"/>
          <w:highlight w:val="none"/>
        </w:rPr>
        <w:t xml:space="preserve">    年    月</w:t>
      </w:r>
    </w:p>
    <w:p w14:paraId="733DDB2E">
      <w:pPr>
        <w:pStyle w:val="4"/>
        <w:numPr>
          <w:ilvl w:val="0"/>
          <w:numId w:val="0"/>
        </w:numPr>
        <w:tabs>
          <w:tab w:val="left" w:pos="0"/>
          <w:tab w:val="left" w:pos="356"/>
          <w:tab w:val="left" w:pos="399"/>
        </w:tabs>
        <w:spacing w:line="240" w:lineRule="auto"/>
        <w:ind w:leftChars="0"/>
        <w:rPr>
          <w:rFonts w:hint="eastAsia" w:ascii="仿宋" w:hAnsi="仿宋" w:eastAsia="仿宋" w:cs="仿宋"/>
          <w:highlight w:val="none"/>
        </w:rPr>
      </w:pPr>
      <w:r>
        <w:rPr>
          <w:rFonts w:hint="eastAsia" w:ascii="仿宋" w:hAnsi="仿宋" w:eastAsia="仿宋" w:cs="仿宋"/>
          <w:b/>
          <w:sz w:val="32"/>
          <w:szCs w:val="32"/>
          <w:highlight w:val="none"/>
        </w:rPr>
        <w:br w:type="page"/>
      </w:r>
      <w:bookmarkStart w:id="104" w:name="_Toc22620"/>
      <w:r>
        <w:rPr>
          <w:rFonts w:hint="eastAsia" w:ascii="仿宋" w:hAnsi="仿宋" w:eastAsia="仿宋" w:cs="仿宋"/>
          <w:highlight w:val="none"/>
        </w:rPr>
        <w:t>评分索引表建议格式</w:t>
      </w:r>
      <w:bookmarkEnd w:id="104"/>
    </w:p>
    <w:p w14:paraId="74DD4943">
      <w:pPr>
        <w:spacing w:line="240" w:lineRule="auto"/>
        <w:ind w:left="964" w:hanging="964"/>
        <w:jc w:val="center"/>
        <w:rPr>
          <w:rFonts w:hint="eastAsia" w:ascii="仿宋" w:hAnsi="仿宋" w:eastAsia="仿宋" w:cs="仿宋"/>
          <w:b/>
          <w:color w:val="000000"/>
          <w:sz w:val="32"/>
          <w:szCs w:val="32"/>
          <w:highlight w:val="none"/>
        </w:rPr>
      </w:pPr>
      <w:r>
        <w:rPr>
          <w:rFonts w:hint="eastAsia" w:ascii="仿宋" w:hAnsi="仿宋" w:eastAsia="仿宋" w:cs="仿宋"/>
          <w:b/>
          <w:color w:val="000000"/>
          <w:sz w:val="32"/>
          <w:szCs w:val="32"/>
          <w:highlight w:val="none"/>
        </w:rPr>
        <w:t>评分索引表</w:t>
      </w:r>
    </w:p>
    <w:tbl>
      <w:tblPr>
        <w:tblStyle w:val="30"/>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305"/>
        <w:gridCol w:w="3827"/>
        <w:gridCol w:w="1701"/>
        <w:gridCol w:w="1843"/>
      </w:tblGrid>
      <w:tr w14:paraId="1EF2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675" w:type="dxa"/>
            <w:vAlign w:val="center"/>
          </w:tcPr>
          <w:p w14:paraId="01BD66F1">
            <w:pPr>
              <w:widowControl/>
              <w:spacing w:line="240" w:lineRule="auto"/>
              <w:jc w:val="center"/>
              <w:rPr>
                <w:rFonts w:hint="eastAsia" w:ascii="仿宋" w:hAnsi="仿宋" w:eastAsia="仿宋" w:cs="仿宋"/>
                <w:b/>
                <w:bCs/>
                <w:kern w:val="0"/>
                <w:szCs w:val="24"/>
                <w:highlight w:val="none"/>
              </w:rPr>
            </w:pPr>
            <w:r>
              <w:rPr>
                <w:rFonts w:hint="eastAsia" w:ascii="仿宋" w:hAnsi="仿宋" w:eastAsia="仿宋" w:cs="仿宋"/>
                <w:b/>
                <w:bCs/>
                <w:kern w:val="0"/>
                <w:szCs w:val="24"/>
                <w:highlight w:val="none"/>
              </w:rPr>
              <w:t>序号</w:t>
            </w:r>
          </w:p>
        </w:tc>
        <w:tc>
          <w:tcPr>
            <w:tcW w:w="1305" w:type="dxa"/>
            <w:vAlign w:val="center"/>
          </w:tcPr>
          <w:p w14:paraId="414B820A">
            <w:pPr>
              <w:widowControl/>
              <w:spacing w:line="240" w:lineRule="auto"/>
              <w:jc w:val="center"/>
              <w:rPr>
                <w:rFonts w:hint="eastAsia" w:ascii="仿宋" w:hAnsi="仿宋" w:eastAsia="仿宋" w:cs="仿宋"/>
                <w:b/>
                <w:bCs/>
                <w:kern w:val="0"/>
                <w:szCs w:val="24"/>
                <w:highlight w:val="none"/>
              </w:rPr>
            </w:pPr>
            <w:r>
              <w:rPr>
                <w:rFonts w:hint="eastAsia" w:ascii="仿宋" w:hAnsi="仿宋" w:eastAsia="仿宋" w:cs="仿宋"/>
                <w:b/>
                <w:bCs/>
                <w:kern w:val="0"/>
                <w:szCs w:val="24"/>
                <w:highlight w:val="none"/>
              </w:rPr>
              <w:t>评审内容</w:t>
            </w:r>
          </w:p>
        </w:tc>
        <w:tc>
          <w:tcPr>
            <w:tcW w:w="3827" w:type="dxa"/>
            <w:vAlign w:val="center"/>
          </w:tcPr>
          <w:p w14:paraId="03197273">
            <w:pPr>
              <w:widowControl/>
              <w:spacing w:line="240" w:lineRule="auto"/>
              <w:jc w:val="center"/>
              <w:rPr>
                <w:rFonts w:hint="eastAsia" w:ascii="仿宋" w:hAnsi="仿宋" w:eastAsia="仿宋" w:cs="仿宋"/>
                <w:b/>
                <w:bCs/>
                <w:kern w:val="0"/>
                <w:szCs w:val="24"/>
                <w:highlight w:val="none"/>
              </w:rPr>
            </w:pPr>
            <w:r>
              <w:rPr>
                <w:rFonts w:hint="eastAsia" w:ascii="仿宋" w:hAnsi="仿宋" w:eastAsia="仿宋" w:cs="仿宋"/>
                <w:b/>
                <w:bCs/>
                <w:kern w:val="0"/>
                <w:szCs w:val="24"/>
                <w:highlight w:val="none"/>
              </w:rPr>
              <w:t>评分标准</w:t>
            </w:r>
          </w:p>
        </w:tc>
        <w:tc>
          <w:tcPr>
            <w:tcW w:w="1701" w:type="dxa"/>
            <w:vAlign w:val="center"/>
          </w:tcPr>
          <w:p w14:paraId="24A3666B">
            <w:pPr>
              <w:spacing w:line="240" w:lineRule="auto"/>
              <w:jc w:val="center"/>
              <w:rPr>
                <w:rFonts w:hint="eastAsia" w:ascii="仿宋" w:hAnsi="仿宋" w:eastAsia="仿宋" w:cs="仿宋"/>
                <w:b/>
                <w:bCs/>
                <w:kern w:val="0"/>
                <w:szCs w:val="24"/>
                <w:highlight w:val="none"/>
              </w:rPr>
            </w:pPr>
            <w:r>
              <w:rPr>
                <w:rFonts w:hint="eastAsia" w:ascii="仿宋" w:hAnsi="仿宋" w:eastAsia="仿宋" w:cs="仿宋"/>
                <w:b/>
                <w:bCs/>
                <w:kern w:val="0"/>
                <w:szCs w:val="24"/>
                <w:highlight w:val="none"/>
              </w:rPr>
              <w:t>投标响应情况简述</w:t>
            </w:r>
          </w:p>
        </w:tc>
        <w:tc>
          <w:tcPr>
            <w:tcW w:w="1843" w:type="dxa"/>
            <w:vAlign w:val="center"/>
          </w:tcPr>
          <w:p w14:paraId="3B4BE271">
            <w:pPr>
              <w:spacing w:line="240" w:lineRule="auto"/>
              <w:jc w:val="center"/>
              <w:rPr>
                <w:rFonts w:hint="eastAsia" w:ascii="仿宋" w:hAnsi="仿宋" w:eastAsia="仿宋" w:cs="仿宋"/>
                <w:b/>
                <w:bCs/>
                <w:kern w:val="0"/>
                <w:szCs w:val="24"/>
                <w:highlight w:val="none"/>
              </w:rPr>
            </w:pPr>
            <w:r>
              <w:rPr>
                <w:rFonts w:hint="eastAsia" w:ascii="仿宋" w:hAnsi="仿宋" w:eastAsia="仿宋" w:cs="仿宋"/>
                <w:b/>
                <w:bCs/>
                <w:kern w:val="0"/>
                <w:szCs w:val="24"/>
                <w:highlight w:val="none"/>
              </w:rPr>
              <w:t>投标文件对应章节及页码索引</w:t>
            </w:r>
          </w:p>
        </w:tc>
      </w:tr>
      <w:tr w14:paraId="0F87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trPr>
        <w:tc>
          <w:tcPr>
            <w:tcW w:w="675" w:type="dxa"/>
            <w:vAlign w:val="center"/>
          </w:tcPr>
          <w:p w14:paraId="24A674A9">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1</w:t>
            </w:r>
          </w:p>
        </w:tc>
        <w:tc>
          <w:tcPr>
            <w:tcW w:w="1305" w:type="dxa"/>
            <w:vAlign w:val="center"/>
          </w:tcPr>
          <w:p w14:paraId="7A881D9C">
            <w:pPr>
              <w:widowControl/>
              <w:spacing w:line="240" w:lineRule="auto"/>
              <w:jc w:val="center"/>
              <w:rPr>
                <w:rFonts w:hint="eastAsia" w:ascii="仿宋" w:hAnsi="仿宋" w:eastAsia="仿宋" w:cs="仿宋"/>
                <w:kern w:val="0"/>
                <w:sz w:val="20"/>
                <w:highlight w:val="none"/>
              </w:rPr>
            </w:pPr>
          </w:p>
        </w:tc>
        <w:tc>
          <w:tcPr>
            <w:tcW w:w="3827" w:type="dxa"/>
            <w:vAlign w:val="center"/>
          </w:tcPr>
          <w:p w14:paraId="0584D2D7">
            <w:pPr>
              <w:widowControl/>
              <w:spacing w:line="240" w:lineRule="auto"/>
              <w:jc w:val="center"/>
              <w:rPr>
                <w:rFonts w:hint="eastAsia" w:ascii="仿宋" w:hAnsi="仿宋" w:eastAsia="仿宋" w:cs="仿宋"/>
                <w:kern w:val="0"/>
                <w:sz w:val="20"/>
                <w:highlight w:val="none"/>
              </w:rPr>
            </w:pPr>
          </w:p>
        </w:tc>
        <w:tc>
          <w:tcPr>
            <w:tcW w:w="1701" w:type="dxa"/>
            <w:vAlign w:val="center"/>
          </w:tcPr>
          <w:p w14:paraId="7A7E3D33">
            <w:pPr>
              <w:widowControl/>
              <w:spacing w:line="240" w:lineRule="auto"/>
              <w:jc w:val="center"/>
              <w:rPr>
                <w:rFonts w:hint="eastAsia" w:ascii="仿宋" w:hAnsi="仿宋" w:eastAsia="仿宋" w:cs="仿宋"/>
                <w:kern w:val="0"/>
                <w:sz w:val="20"/>
                <w:highlight w:val="none"/>
              </w:rPr>
            </w:pPr>
          </w:p>
        </w:tc>
        <w:tc>
          <w:tcPr>
            <w:tcW w:w="1843" w:type="dxa"/>
            <w:vAlign w:val="center"/>
          </w:tcPr>
          <w:p w14:paraId="3C25CA23">
            <w:pPr>
              <w:widowControl/>
              <w:spacing w:line="240" w:lineRule="auto"/>
              <w:jc w:val="center"/>
              <w:rPr>
                <w:rFonts w:hint="eastAsia" w:ascii="仿宋" w:hAnsi="仿宋" w:eastAsia="仿宋" w:cs="仿宋"/>
                <w:kern w:val="0"/>
                <w:sz w:val="20"/>
                <w:highlight w:val="none"/>
              </w:rPr>
            </w:pPr>
          </w:p>
        </w:tc>
      </w:tr>
      <w:tr w14:paraId="3069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675" w:type="dxa"/>
            <w:vAlign w:val="center"/>
          </w:tcPr>
          <w:p w14:paraId="21A69244">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2</w:t>
            </w:r>
          </w:p>
        </w:tc>
        <w:tc>
          <w:tcPr>
            <w:tcW w:w="1305" w:type="dxa"/>
            <w:vAlign w:val="center"/>
          </w:tcPr>
          <w:p w14:paraId="33021F14">
            <w:pPr>
              <w:widowControl/>
              <w:spacing w:line="240" w:lineRule="auto"/>
              <w:jc w:val="center"/>
              <w:rPr>
                <w:rFonts w:hint="eastAsia" w:ascii="仿宋" w:hAnsi="仿宋" w:eastAsia="仿宋" w:cs="仿宋"/>
                <w:kern w:val="0"/>
                <w:sz w:val="20"/>
                <w:highlight w:val="none"/>
              </w:rPr>
            </w:pPr>
          </w:p>
        </w:tc>
        <w:tc>
          <w:tcPr>
            <w:tcW w:w="3827" w:type="dxa"/>
            <w:vAlign w:val="center"/>
          </w:tcPr>
          <w:p w14:paraId="317857BF">
            <w:pPr>
              <w:widowControl/>
              <w:spacing w:line="240" w:lineRule="auto"/>
              <w:jc w:val="center"/>
              <w:rPr>
                <w:rFonts w:hint="eastAsia" w:ascii="仿宋" w:hAnsi="仿宋" w:eastAsia="仿宋" w:cs="仿宋"/>
                <w:kern w:val="0"/>
                <w:sz w:val="20"/>
                <w:highlight w:val="none"/>
              </w:rPr>
            </w:pPr>
          </w:p>
        </w:tc>
        <w:tc>
          <w:tcPr>
            <w:tcW w:w="1701" w:type="dxa"/>
            <w:vAlign w:val="center"/>
          </w:tcPr>
          <w:p w14:paraId="41991528">
            <w:pPr>
              <w:widowControl/>
              <w:spacing w:line="240" w:lineRule="auto"/>
              <w:jc w:val="center"/>
              <w:rPr>
                <w:rFonts w:hint="eastAsia" w:ascii="仿宋" w:hAnsi="仿宋" w:eastAsia="仿宋" w:cs="仿宋"/>
                <w:kern w:val="0"/>
                <w:sz w:val="20"/>
                <w:highlight w:val="none"/>
              </w:rPr>
            </w:pPr>
          </w:p>
        </w:tc>
        <w:tc>
          <w:tcPr>
            <w:tcW w:w="1843" w:type="dxa"/>
            <w:vAlign w:val="center"/>
          </w:tcPr>
          <w:p w14:paraId="26FEE4A0">
            <w:pPr>
              <w:widowControl/>
              <w:spacing w:line="240" w:lineRule="auto"/>
              <w:jc w:val="center"/>
              <w:rPr>
                <w:rFonts w:hint="eastAsia" w:ascii="仿宋" w:hAnsi="仿宋" w:eastAsia="仿宋" w:cs="仿宋"/>
                <w:kern w:val="0"/>
                <w:sz w:val="20"/>
                <w:highlight w:val="none"/>
              </w:rPr>
            </w:pPr>
          </w:p>
        </w:tc>
      </w:tr>
      <w:tr w14:paraId="76E5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675" w:type="dxa"/>
            <w:vAlign w:val="center"/>
          </w:tcPr>
          <w:p w14:paraId="50844BA6">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3</w:t>
            </w:r>
          </w:p>
        </w:tc>
        <w:tc>
          <w:tcPr>
            <w:tcW w:w="1305" w:type="dxa"/>
            <w:vAlign w:val="center"/>
          </w:tcPr>
          <w:p w14:paraId="035F9AFA">
            <w:pPr>
              <w:widowControl/>
              <w:spacing w:line="240" w:lineRule="auto"/>
              <w:jc w:val="center"/>
              <w:rPr>
                <w:rFonts w:hint="eastAsia" w:ascii="仿宋" w:hAnsi="仿宋" w:eastAsia="仿宋" w:cs="仿宋"/>
                <w:kern w:val="0"/>
                <w:sz w:val="20"/>
                <w:highlight w:val="none"/>
              </w:rPr>
            </w:pPr>
          </w:p>
        </w:tc>
        <w:tc>
          <w:tcPr>
            <w:tcW w:w="3827" w:type="dxa"/>
            <w:vAlign w:val="center"/>
          </w:tcPr>
          <w:p w14:paraId="69D974A8">
            <w:pPr>
              <w:widowControl/>
              <w:spacing w:line="240" w:lineRule="auto"/>
              <w:jc w:val="center"/>
              <w:rPr>
                <w:rFonts w:hint="eastAsia" w:ascii="仿宋" w:hAnsi="仿宋" w:eastAsia="仿宋" w:cs="仿宋"/>
                <w:kern w:val="0"/>
                <w:sz w:val="20"/>
                <w:highlight w:val="none"/>
              </w:rPr>
            </w:pPr>
          </w:p>
        </w:tc>
        <w:tc>
          <w:tcPr>
            <w:tcW w:w="1701" w:type="dxa"/>
            <w:vAlign w:val="center"/>
          </w:tcPr>
          <w:p w14:paraId="168A8B8B">
            <w:pPr>
              <w:widowControl/>
              <w:spacing w:line="240" w:lineRule="auto"/>
              <w:jc w:val="center"/>
              <w:rPr>
                <w:rFonts w:hint="eastAsia" w:ascii="仿宋" w:hAnsi="仿宋" w:eastAsia="仿宋" w:cs="仿宋"/>
                <w:kern w:val="0"/>
                <w:sz w:val="20"/>
                <w:highlight w:val="none"/>
              </w:rPr>
            </w:pPr>
          </w:p>
        </w:tc>
        <w:tc>
          <w:tcPr>
            <w:tcW w:w="1843" w:type="dxa"/>
            <w:vAlign w:val="center"/>
          </w:tcPr>
          <w:p w14:paraId="670D5F85">
            <w:pPr>
              <w:widowControl/>
              <w:spacing w:line="240" w:lineRule="auto"/>
              <w:jc w:val="center"/>
              <w:rPr>
                <w:rFonts w:hint="eastAsia" w:ascii="仿宋" w:hAnsi="仿宋" w:eastAsia="仿宋" w:cs="仿宋"/>
                <w:kern w:val="0"/>
                <w:sz w:val="20"/>
                <w:highlight w:val="none"/>
              </w:rPr>
            </w:pPr>
          </w:p>
        </w:tc>
      </w:tr>
      <w:tr w14:paraId="4782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675" w:type="dxa"/>
            <w:vAlign w:val="center"/>
          </w:tcPr>
          <w:p w14:paraId="3F079F08">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4</w:t>
            </w:r>
          </w:p>
        </w:tc>
        <w:tc>
          <w:tcPr>
            <w:tcW w:w="1305" w:type="dxa"/>
            <w:vAlign w:val="center"/>
          </w:tcPr>
          <w:p w14:paraId="54350EC6">
            <w:pPr>
              <w:widowControl/>
              <w:spacing w:line="240" w:lineRule="auto"/>
              <w:jc w:val="center"/>
              <w:rPr>
                <w:rFonts w:hint="eastAsia" w:ascii="仿宋" w:hAnsi="仿宋" w:eastAsia="仿宋" w:cs="仿宋"/>
                <w:kern w:val="0"/>
                <w:sz w:val="20"/>
                <w:highlight w:val="none"/>
              </w:rPr>
            </w:pPr>
          </w:p>
        </w:tc>
        <w:tc>
          <w:tcPr>
            <w:tcW w:w="3827" w:type="dxa"/>
            <w:vAlign w:val="center"/>
          </w:tcPr>
          <w:p w14:paraId="238D2154">
            <w:pPr>
              <w:widowControl/>
              <w:spacing w:line="240" w:lineRule="auto"/>
              <w:jc w:val="center"/>
              <w:rPr>
                <w:rFonts w:hint="eastAsia" w:ascii="仿宋" w:hAnsi="仿宋" w:eastAsia="仿宋" w:cs="仿宋"/>
                <w:kern w:val="0"/>
                <w:sz w:val="20"/>
                <w:highlight w:val="none"/>
              </w:rPr>
            </w:pPr>
          </w:p>
        </w:tc>
        <w:tc>
          <w:tcPr>
            <w:tcW w:w="1701" w:type="dxa"/>
            <w:vAlign w:val="center"/>
          </w:tcPr>
          <w:p w14:paraId="75A7859E">
            <w:pPr>
              <w:widowControl/>
              <w:spacing w:line="240" w:lineRule="auto"/>
              <w:jc w:val="center"/>
              <w:rPr>
                <w:rFonts w:hint="eastAsia" w:ascii="仿宋" w:hAnsi="仿宋" w:eastAsia="仿宋" w:cs="仿宋"/>
                <w:kern w:val="0"/>
                <w:sz w:val="20"/>
                <w:highlight w:val="none"/>
              </w:rPr>
            </w:pPr>
          </w:p>
        </w:tc>
        <w:tc>
          <w:tcPr>
            <w:tcW w:w="1843" w:type="dxa"/>
            <w:vAlign w:val="center"/>
          </w:tcPr>
          <w:p w14:paraId="1E9A35DD">
            <w:pPr>
              <w:widowControl/>
              <w:spacing w:line="240" w:lineRule="auto"/>
              <w:jc w:val="center"/>
              <w:rPr>
                <w:rFonts w:hint="eastAsia" w:ascii="仿宋" w:hAnsi="仿宋" w:eastAsia="仿宋" w:cs="仿宋"/>
                <w:kern w:val="0"/>
                <w:sz w:val="20"/>
                <w:highlight w:val="none"/>
              </w:rPr>
            </w:pPr>
          </w:p>
        </w:tc>
      </w:tr>
      <w:tr w14:paraId="2E18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675" w:type="dxa"/>
            <w:vAlign w:val="center"/>
          </w:tcPr>
          <w:p w14:paraId="78060C1A">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5</w:t>
            </w:r>
          </w:p>
        </w:tc>
        <w:tc>
          <w:tcPr>
            <w:tcW w:w="1305" w:type="dxa"/>
            <w:vAlign w:val="center"/>
          </w:tcPr>
          <w:p w14:paraId="250112F0">
            <w:pPr>
              <w:widowControl/>
              <w:spacing w:line="240" w:lineRule="auto"/>
              <w:jc w:val="center"/>
              <w:rPr>
                <w:rFonts w:hint="eastAsia" w:ascii="仿宋" w:hAnsi="仿宋" w:eastAsia="仿宋" w:cs="仿宋"/>
                <w:kern w:val="0"/>
                <w:sz w:val="20"/>
                <w:highlight w:val="none"/>
              </w:rPr>
            </w:pPr>
          </w:p>
        </w:tc>
        <w:tc>
          <w:tcPr>
            <w:tcW w:w="3827" w:type="dxa"/>
            <w:vAlign w:val="center"/>
          </w:tcPr>
          <w:p w14:paraId="21CAF258">
            <w:pPr>
              <w:widowControl/>
              <w:spacing w:line="240" w:lineRule="auto"/>
              <w:jc w:val="center"/>
              <w:rPr>
                <w:rFonts w:hint="eastAsia" w:ascii="仿宋" w:hAnsi="仿宋" w:eastAsia="仿宋" w:cs="仿宋"/>
                <w:kern w:val="0"/>
                <w:sz w:val="20"/>
                <w:highlight w:val="none"/>
              </w:rPr>
            </w:pPr>
          </w:p>
        </w:tc>
        <w:tc>
          <w:tcPr>
            <w:tcW w:w="1701" w:type="dxa"/>
            <w:vAlign w:val="center"/>
          </w:tcPr>
          <w:p w14:paraId="3219F679">
            <w:pPr>
              <w:widowControl/>
              <w:spacing w:line="240" w:lineRule="auto"/>
              <w:jc w:val="center"/>
              <w:rPr>
                <w:rFonts w:hint="eastAsia" w:ascii="仿宋" w:hAnsi="仿宋" w:eastAsia="仿宋" w:cs="仿宋"/>
                <w:kern w:val="0"/>
                <w:sz w:val="20"/>
                <w:highlight w:val="none"/>
              </w:rPr>
            </w:pPr>
          </w:p>
        </w:tc>
        <w:tc>
          <w:tcPr>
            <w:tcW w:w="1843" w:type="dxa"/>
            <w:vAlign w:val="center"/>
          </w:tcPr>
          <w:p w14:paraId="5EF236A6">
            <w:pPr>
              <w:widowControl/>
              <w:spacing w:line="240" w:lineRule="auto"/>
              <w:jc w:val="center"/>
              <w:rPr>
                <w:rFonts w:hint="eastAsia" w:ascii="仿宋" w:hAnsi="仿宋" w:eastAsia="仿宋" w:cs="仿宋"/>
                <w:kern w:val="0"/>
                <w:sz w:val="20"/>
                <w:highlight w:val="none"/>
              </w:rPr>
            </w:pPr>
          </w:p>
        </w:tc>
      </w:tr>
      <w:tr w14:paraId="182C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675" w:type="dxa"/>
            <w:vAlign w:val="center"/>
          </w:tcPr>
          <w:p w14:paraId="257F8C7C">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6</w:t>
            </w:r>
          </w:p>
        </w:tc>
        <w:tc>
          <w:tcPr>
            <w:tcW w:w="1305" w:type="dxa"/>
            <w:vAlign w:val="center"/>
          </w:tcPr>
          <w:p w14:paraId="0ABED213">
            <w:pPr>
              <w:widowControl/>
              <w:spacing w:line="240" w:lineRule="auto"/>
              <w:jc w:val="center"/>
              <w:rPr>
                <w:rFonts w:hint="eastAsia" w:ascii="仿宋" w:hAnsi="仿宋" w:eastAsia="仿宋" w:cs="仿宋"/>
                <w:kern w:val="0"/>
                <w:sz w:val="20"/>
                <w:highlight w:val="none"/>
              </w:rPr>
            </w:pPr>
          </w:p>
        </w:tc>
        <w:tc>
          <w:tcPr>
            <w:tcW w:w="3827" w:type="dxa"/>
            <w:vAlign w:val="center"/>
          </w:tcPr>
          <w:p w14:paraId="26FE26DB">
            <w:pPr>
              <w:widowControl/>
              <w:spacing w:line="240" w:lineRule="auto"/>
              <w:jc w:val="center"/>
              <w:rPr>
                <w:rFonts w:hint="eastAsia" w:ascii="仿宋" w:hAnsi="仿宋" w:eastAsia="仿宋" w:cs="仿宋"/>
                <w:kern w:val="0"/>
                <w:sz w:val="20"/>
                <w:highlight w:val="none"/>
              </w:rPr>
            </w:pPr>
          </w:p>
        </w:tc>
        <w:tc>
          <w:tcPr>
            <w:tcW w:w="1701" w:type="dxa"/>
            <w:vAlign w:val="center"/>
          </w:tcPr>
          <w:p w14:paraId="3C78CD0E">
            <w:pPr>
              <w:widowControl/>
              <w:spacing w:line="240" w:lineRule="auto"/>
              <w:jc w:val="center"/>
              <w:rPr>
                <w:rFonts w:hint="eastAsia" w:ascii="仿宋" w:hAnsi="仿宋" w:eastAsia="仿宋" w:cs="仿宋"/>
                <w:kern w:val="0"/>
                <w:sz w:val="20"/>
                <w:highlight w:val="none"/>
              </w:rPr>
            </w:pPr>
          </w:p>
        </w:tc>
        <w:tc>
          <w:tcPr>
            <w:tcW w:w="1843" w:type="dxa"/>
            <w:vAlign w:val="center"/>
          </w:tcPr>
          <w:p w14:paraId="453AD97C">
            <w:pPr>
              <w:widowControl/>
              <w:spacing w:line="240" w:lineRule="auto"/>
              <w:jc w:val="center"/>
              <w:rPr>
                <w:rFonts w:hint="eastAsia" w:ascii="仿宋" w:hAnsi="仿宋" w:eastAsia="仿宋" w:cs="仿宋"/>
                <w:kern w:val="0"/>
                <w:sz w:val="20"/>
                <w:highlight w:val="none"/>
              </w:rPr>
            </w:pPr>
          </w:p>
        </w:tc>
      </w:tr>
      <w:tr w14:paraId="4B95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675" w:type="dxa"/>
            <w:vAlign w:val="center"/>
          </w:tcPr>
          <w:p w14:paraId="4C6B19B0">
            <w:pPr>
              <w:widowControl/>
              <w:spacing w:line="240" w:lineRule="auto"/>
              <w:jc w:val="center"/>
              <w:rPr>
                <w:rFonts w:hint="eastAsia" w:ascii="仿宋" w:hAnsi="仿宋" w:eastAsia="仿宋" w:cs="仿宋"/>
                <w:kern w:val="0"/>
                <w:sz w:val="20"/>
                <w:highlight w:val="none"/>
              </w:rPr>
            </w:pPr>
            <w:r>
              <w:rPr>
                <w:rFonts w:hint="eastAsia" w:ascii="仿宋" w:hAnsi="仿宋" w:eastAsia="仿宋" w:cs="仿宋"/>
                <w:kern w:val="0"/>
                <w:sz w:val="20"/>
                <w:highlight w:val="none"/>
              </w:rPr>
              <w:t>7</w:t>
            </w:r>
          </w:p>
        </w:tc>
        <w:tc>
          <w:tcPr>
            <w:tcW w:w="1305" w:type="dxa"/>
            <w:vAlign w:val="center"/>
          </w:tcPr>
          <w:p w14:paraId="082AE923">
            <w:pPr>
              <w:widowControl/>
              <w:spacing w:line="240" w:lineRule="auto"/>
              <w:jc w:val="center"/>
              <w:rPr>
                <w:rFonts w:hint="eastAsia" w:ascii="仿宋" w:hAnsi="仿宋" w:eastAsia="仿宋" w:cs="仿宋"/>
                <w:kern w:val="0"/>
                <w:sz w:val="20"/>
                <w:highlight w:val="none"/>
              </w:rPr>
            </w:pPr>
          </w:p>
        </w:tc>
        <w:tc>
          <w:tcPr>
            <w:tcW w:w="3827" w:type="dxa"/>
            <w:vAlign w:val="center"/>
          </w:tcPr>
          <w:p w14:paraId="31BD2005">
            <w:pPr>
              <w:widowControl/>
              <w:spacing w:line="240" w:lineRule="auto"/>
              <w:jc w:val="center"/>
              <w:rPr>
                <w:rFonts w:hint="eastAsia" w:ascii="仿宋" w:hAnsi="仿宋" w:eastAsia="仿宋" w:cs="仿宋"/>
                <w:kern w:val="0"/>
                <w:sz w:val="20"/>
                <w:highlight w:val="none"/>
              </w:rPr>
            </w:pPr>
          </w:p>
        </w:tc>
        <w:tc>
          <w:tcPr>
            <w:tcW w:w="1701" w:type="dxa"/>
            <w:vAlign w:val="center"/>
          </w:tcPr>
          <w:p w14:paraId="6C89BC81">
            <w:pPr>
              <w:widowControl/>
              <w:spacing w:line="240" w:lineRule="auto"/>
              <w:jc w:val="center"/>
              <w:rPr>
                <w:rFonts w:hint="eastAsia" w:ascii="仿宋" w:hAnsi="仿宋" w:eastAsia="仿宋" w:cs="仿宋"/>
                <w:kern w:val="0"/>
                <w:sz w:val="20"/>
                <w:highlight w:val="none"/>
              </w:rPr>
            </w:pPr>
          </w:p>
        </w:tc>
        <w:tc>
          <w:tcPr>
            <w:tcW w:w="1843" w:type="dxa"/>
            <w:vAlign w:val="center"/>
          </w:tcPr>
          <w:p w14:paraId="21C8CD9F">
            <w:pPr>
              <w:widowControl/>
              <w:spacing w:line="240" w:lineRule="auto"/>
              <w:jc w:val="center"/>
              <w:rPr>
                <w:rFonts w:hint="eastAsia" w:ascii="仿宋" w:hAnsi="仿宋" w:eastAsia="仿宋" w:cs="仿宋"/>
                <w:kern w:val="0"/>
                <w:sz w:val="20"/>
                <w:highlight w:val="none"/>
              </w:rPr>
            </w:pPr>
          </w:p>
        </w:tc>
      </w:tr>
      <w:tr w14:paraId="44F6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675" w:type="dxa"/>
            <w:vAlign w:val="center"/>
          </w:tcPr>
          <w:p w14:paraId="45D9FD15">
            <w:pPr>
              <w:widowControl/>
              <w:spacing w:line="240" w:lineRule="auto"/>
              <w:jc w:val="center"/>
              <w:rPr>
                <w:rFonts w:hint="eastAsia" w:ascii="仿宋" w:hAnsi="仿宋" w:eastAsia="仿宋" w:cs="仿宋"/>
                <w:kern w:val="0"/>
                <w:sz w:val="20"/>
                <w:highlight w:val="none"/>
              </w:rPr>
            </w:pPr>
          </w:p>
        </w:tc>
        <w:tc>
          <w:tcPr>
            <w:tcW w:w="1305" w:type="dxa"/>
            <w:vAlign w:val="center"/>
          </w:tcPr>
          <w:p w14:paraId="177898E3">
            <w:pPr>
              <w:widowControl/>
              <w:spacing w:line="240" w:lineRule="auto"/>
              <w:jc w:val="center"/>
              <w:rPr>
                <w:rFonts w:hint="eastAsia" w:ascii="仿宋" w:hAnsi="仿宋" w:eastAsia="仿宋" w:cs="仿宋"/>
                <w:kern w:val="0"/>
                <w:sz w:val="20"/>
                <w:highlight w:val="none"/>
              </w:rPr>
            </w:pPr>
          </w:p>
        </w:tc>
        <w:tc>
          <w:tcPr>
            <w:tcW w:w="3827" w:type="dxa"/>
            <w:vAlign w:val="center"/>
          </w:tcPr>
          <w:p w14:paraId="454C6FC6">
            <w:pPr>
              <w:widowControl/>
              <w:spacing w:line="240" w:lineRule="auto"/>
              <w:jc w:val="center"/>
              <w:rPr>
                <w:rFonts w:hint="eastAsia" w:ascii="仿宋" w:hAnsi="仿宋" w:eastAsia="仿宋" w:cs="仿宋"/>
                <w:kern w:val="0"/>
                <w:sz w:val="20"/>
                <w:highlight w:val="none"/>
              </w:rPr>
            </w:pPr>
          </w:p>
        </w:tc>
        <w:tc>
          <w:tcPr>
            <w:tcW w:w="1701" w:type="dxa"/>
            <w:vAlign w:val="center"/>
          </w:tcPr>
          <w:p w14:paraId="6C7C01DC">
            <w:pPr>
              <w:widowControl/>
              <w:spacing w:line="240" w:lineRule="auto"/>
              <w:jc w:val="center"/>
              <w:rPr>
                <w:rFonts w:hint="eastAsia" w:ascii="仿宋" w:hAnsi="仿宋" w:eastAsia="仿宋" w:cs="仿宋"/>
                <w:kern w:val="0"/>
                <w:sz w:val="20"/>
                <w:highlight w:val="none"/>
              </w:rPr>
            </w:pPr>
          </w:p>
        </w:tc>
        <w:tc>
          <w:tcPr>
            <w:tcW w:w="1843" w:type="dxa"/>
            <w:vAlign w:val="center"/>
          </w:tcPr>
          <w:p w14:paraId="02AB6B39">
            <w:pPr>
              <w:widowControl/>
              <w:spacing w:line="240" w:lineRule="auto"/>
              <w:jc w:val="center"/>
              <w:rPr>
                <w:rFonts w:hint="eastAsia" w:ascii="仿宋" w:hAnsi="仿宋" w:eastAsia="仿宋" w:cs="仿宋"/>
                <w:kern w:val="0"/>
                <w:sz w:val="20"/>
                <w:highlight w:val="none"/>
              </w:rPr>
            </w:pPr>
          </w:p>
        </w:tc>
      </w:tr>
      <w:tr w14:paraId="5CEA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675" w:type="dxa"/>
            <w:vAlign w:val="center"/>
          </w:tcPr>
          <w:p w14:paraId="0BBFFE5F">
            <w:pPr>
              <w:widowControl/>
              <w:spacing w:line="240" w:lineRule="auto"/>
              <w:jc w:val="center"/>
              <w:rPr>
                <w:rFonts w:hint="eastAsia" w:ascii="仿宋" w:hAnsi="仿宋" w:eastAsia="仿宋" w:cs="仿宋"/>
                <w:kern w:val="0"/>
                <w:sz w:val="20"/>
                <w:highlight w:val="none"/>
              </w:rPr>
            </w:pPr>
          </w:p>
        </w:tc>
        <w:tc>
          <w:tcPr>
            <w:tcW w:w="1305" w:type="dxa"/>
            <w:vAlign w:val="center"/>
          </w:tcPr>
          <w:p w14:paraId="5E54B3F1">
            <w:pPr>
              <w:widowControl/>
              <w:spacing w:line="240" w:lineRule="auto"/>
              <w:jc w:val="center"/>
              <w:rPr>
                <w:rFonts w:hint="eastAsia" w:ascii="仿宋" w:hAnsi="仿宋" w:eastAsia="仿宋" w:cs="仿宋"/>
                <w:kern w:val="0"/>
                <w:sz w:val="20"/>
                <w:highlight w:val="none"/>
              </w:rPr>
            </w:pPr>
          </w:p>
        </w:tc>
        <w:tc>
          <w:tcPr>
            <w:tcW w:w="3827" w:type="dxa"/>
            <w:vAlign w:val="center"/>
          </w:tcPr>
          <w:p w14:paraId="46D52D71">
            <w:pPr>
              <w:widowControl/>
              <w:spacing w:line="240" w:lineRule="auto"/>
              <w:jc w:val="center"/>
              <w:rPr>
                <w:rFonts w:hint="eastAsia" w:ascii="仿宋" w:hAnsi="仿宋" w:eastAsia="仿宋" w:cs="仿宋"/>
                <w:kern w:val="0"/>
                <w:sz w:val="20"/>
                <w:highlight w:val="none"/>
              </w:rPr>
            </w:pPr>
          </w:p>
        </w:tc>
        <w:tc>
          <w:tcPr>
            <w:tcW w:w="1701" w:type="dxa"/>
            <w:vAlign w:val="center"/>
          </w:tcPr>
          <w:p w14:paraId="3BFDA47F">
            <w:pPr>
              <w:widowControl/>
              <w:spacing w:line="240" w:lineRule="auto"/>
              <w:jc w:val="center"/>
              <w:rPr>
                <w:rFonts w:hint="eastAsia" w:ascii="仿宋" w:hAnsi="仿宋" w:eastAsia="仿宋" w:cs="仿宋"/>
                <w:kern w:val="0"/>
                <w:sz w:val="20"/>
                <w:highlight w:val="none"/>
              </w:rPr>
            </w:pPr>
          </w:p>
        </w:tc>
        <w:tc>
          <w:tcPr>
            <w:tcW w:w="1843" w:type="dxa"/>
            <w:vAlign w:val="center"/>
          </w:tcPr>
          <w:p w14:paraId="692DD60D">
            <w:pPr>
              <w:widowControl/>
              <w:spacing w:line="240" w:lineRule="auto"/>
              <w:jc w:val="center"/>
              <w:rPr>
                <w:rFonts w:hint="eastAsia" w:ascii="仿宋" w:hAnsi="仿宋" w:eastAsia="仿宋" w:cs="仿宋"/>
                <w:kern w:val="0"/>
                <w:sz w:val="20"/>
                <w:highlight w:val="none"/>
              </w:rPr>
            </w:pPr>
          </w:p>
        </w:tc>
      </w:tr>
    </w:tbl>
    <w:p w14:paraId="5778F702">
      <w:pPr>
        <w:spacing w:line="240" w:lineRule="auto"/>
        <w:rPr>
          <w:rFonts w:hint="eastAsia" w:ascii="仿宋" w:hAnsi="仿宋" w:eastAsia="仿宋" w:cs="仿宋"/>
          <w:highlight w:val="none"/>
        </w:rPr>
      </w:pPr>
      <w:r>
        <w:rPr>
          <w:rFonts w:hint="eastAsia" w:ascii="仿宋" w:hAnsi="仿宋" w:eastAsia="仿宋" w:cs="仿宋"/>
          <w:highlight w:val="none"/>
        </w:rPr>
        <w:t>注：投标人应根据招标文件第三章“评标办法”中列明的评分标准，逐条（价格部分除外）索引至投标文件对应的响应内容所在</w:t>
      </w:r>
      <w:r>
        <w:rPr>
          <w:rFonts w:hint="eastAsia" w:ascii="仿宋" w:hAnsi="仿宋" w:eastAsia="仿宋" w:cs="仿宋"/>
          <w:kern w:val="0"/>
          <w:szCs w:val="24"/>
          <w:highlight w:val="none"/>
        </w:rPr>
        <w:t>章节和</w:t>
      </w:r>
      <w:r>
        <w:rPr>
          <w:rFonts w:hint="eastAsia" w:ascii="仿宋" w:hAnsi="仿宋" w:eastAsia="仿宋" w:cs="仿宋"/>
          <w:highlight w:val="none"/>
        </w:rPr>
        <w:t>页码，以方便评标委员会评审。</w:t>
      </w:r>
    </w:p>
    <w:p w14:paraId="06D95E04">
      <w:pPr>
        <w:widowControl/>
        <w:adjustRightInd/>
        <w:spacing w:line="240" w:lineRule="auto"/>
        <w:jc w:val="left"/>
        <w:rPr>
          <w:rFonts w:hint="eastAsia" w:ascii="仿宋" w:hAnsi="仿宋" w:eastAsia="仿宋" w:cs="仿宋"/>
          <w:highlight w:val="none"/>
        </w:rPr>
      </w:pPr>
    </w:p>
    <w:p w14:paraId="1604975E">
      <w:pPr>
        <w:widowControl/>
        <w:jc w:val="left"/>
        <w:rPr>
          <w:rFonts w:hint="eastAsia" w:ascii="仿宋" w:hAnsi="仿宋" w:eastAsia="仿宋" w:cs="仿宋"/>
          <w:kern w:val="0"/>
          <w:szCs w:val="24"/>
          <w:highlight w:val="none"/>
        </w:rPr>
      </w:pPr>
    </w:p>
    <w:p w14:paraId="396A619E">
      <w:pPr>
        <w:widowControl/>
        <w:jc w:val="left"/>
        <w:rPr>
          <w:rFonts w:hint="eastAsia" w:ascii="仿宋" w:hAnsi="仿宋" w:eastAsia="仿宋" w:cs="仿宋"/>
          <w:b/>
          <w:kern w:val="0"/>
          <w:sz w:val="28"/>
          <w:szCs w:val="28"/>
          <w:highlight w:val="none"/>
        </w:rPr>
      </w:pPr>
      <w:r>
        <w:rPr>
          <w:rFonts w:hint="eastAsia" w:ascii="仿宋" w:hAnsi="仿宋" w:eastAsia="仿宋" w:cs="仿宋"/>
          <w:b/>
          <w:kern w:val="0"/>
          <w:sz w:val="28"/>
          <w:szCs w:val="28"/>
          <w:highlight w:val="none"/>
        </w:rPr>
        <w:br w:type="page"/>
      </w:r>
    </w:p>
    <w:p w14:paraId="0FA0578A">
      <w:pPr>
        <w:pStyle w:val="4"/>
        <w:numPr>
          <w:ilvl w:val="1"/>
          <w:numId w:val="0"/>
        </w:numPr>
        <w:tabs>
          <w:tab w:val="left" w:pos="0"/>
          <w:tab w:val="left" w:pos="356"/>
          <w:tab w:val="left" w:pos="399"/>
        </w:tabs>
        <w:spacing w:before="0" w:after="120" w:line="360" w:lineRule="auto"/>
        <w:ind w:leftChars="0"/>
        <w:jc w:val="center"/>
        <w:rPr>
          <w:rFonts w:hint="eastAsia" w:ascii="仿宋" w:hAnsi="仿宋" w:eastAsia="仿宋" w:cs="仿宋"/>
          <w:i w:val="0"/>
          <w:iCs w:val="0"/>
          <w:color w:val="auto"/>
          <w:sz w:val="28"/>
          <w:szCs w:val="28"/>
          <w:highlight w:val="none"/>
          <w:lang w:val="en-US" w:eastAsia="zh-CN"/>
        </w:rPr>
      </w:pPr>
      <w:bookmarkStart w:id="105" w:name="_Toc395183254"/>
      <w:bookmarkStart w:id="106" w:name="_Toc395170625"/>
      <w:r>
        <w:rPr>
          <w:rFonts w:hint="eastAsia" w:ascii="仿宋" w:hAnsi="仿宋" w:eastAsia="仿宋" w:cs="仿宋"/>
          <w:i w:val="0"/>
          <w:iCs w:val="0"/>
          <w:color w:val="auto"/>
          <w:sz w:val="28"/>
          <w:szCs w:val="28"/>
          <w:highlight w:val="none"/>
          <w:lang w:val="en-US" w:eastAsia="zh-CN"/>
        </w:rPr>
        <w:t>目录</w:t>
      </w:r>
    </w:p>
    <w:p w14:paraId="26688C48">
      <w:pPr>
        <w:jc w:val="center"/>
        <w:rPr>
          <w:rFonts w:hint="eastAsia" w:ascii="仿宋" w:hAnsi="仿宋" w:eastAsia="仿宋" w:cs="仿宋"/>
          <w:sz w:val="28"/>
          <w:szCs w:val="28"/>
          <w:highlight w:val="none"/>
          <w:lang w:val="en-US" w:eastAsia="zh-CN"/>
        </w:rPr>
      </w:pPr>
      <w:r>
        <w:rPr>
          <w:rFonts w:hint="eastAsia" w:ascii="仿宋" w:hAnsi="仿宋" w:eastAsia="仿宋" w:cs="仿宋"/>
          <w:i w:val="0"/>
          <w:iCs w:val="0"/>
          <w:color w:val="auto"/>
          <w:sz w:val="28"/>
          <w:szCs w:val="28"/>
          <w:highlight w:val="none"/>
          <w:lang w:val="en-US" w:eastAsia="zh-CN"/>
        </w:rPr>
        <w:t>（格式自拟，进行标题列示和页码编制）</w:t>
      </w:r>
    </w:p>
    <w:p w14:paraId="50AE16AF">
      <w:pPr>
        <w:rPr>
          <w:rFonts w:hint="eastAsia" w:ascii="仿宋" w:hAnsi="仿宋" w:eastAsia="仿宋" w:cs="仿宋"/>
          <w:i w:val="0"/>
          <w:iCs w:val="0"/>
          <w:color w:val="auto"/>
          <w:sz w:val="24"/>
          <w:highlight w:val="none"/>
          <w:lang w:val="en-US" w:eastAsia="zh-CN"/>
        </w:rPr>
      </w:pPr>
      <w:r>
        <w:rPr>
          <w:rFonts w:hint="eastAsia" w:ascii="仿宋" w:hAnsi="仿宋" w:eastAsia="仿宋" w:cs="仿宋"/>
          <w:i w:val="0"/>
          <w:iCs w:val="0"/>
          <w:color w:val="auto"/>
          <w:sz w:val="24"/>
          <w:highlight w:val="none"/>
          <w:lang w:val="en-US" w:eastAsia="zh-CN"/>
        </w:rPr>
        <w:br w:type="page"/>
      </w:r>
    </w:p>
    <w:p w14:paraId="3C9A06EA">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i w:val="0"/>
          <w:iCs w:val="0"/>
          <w:color w:val="auto"/>
          <w:sz w:val="24"/>
          <w:highlight w:val="none"/>
        </w:rPr>
      </w:pPr>
      <w:r>
        <w:rPr>
          <w:rFonts w:hint="eastAsia" w:ascii="仿宋" w:hAnsi="仿宋" w:eastAsia="仿宋" w:cs="仿宋"/>
          <w:i w:val="0"/>
          <w:iCs w:val="0"/>
          <w:color w:val="auto"/>
          <w:sz w:val="24"/>
          <w:highlight w:val="none"/>
        </w:rPr>
        <w:t>附件1</w:t>
      </w:r>
      <w:bookmarkStart w:id="107" w:name="_Hlt520355504"/>
      <w:bookmarkEnd w:id="107"/>
      <w:r>
        <w:rPr>
          <w:rFonts w:hint="eastAsia" w:ascii="仿宋" w:hAnsi="仿宋" w:eastAsia="仿宋" w:cs="仿宋"/>
          <w:i w:val="0"/>
          <w:iCs w:val="0"/>
          <w:color w:val="auto"/>
          <w:sz w:val="24"/>
          <w:highlight w:val="none"/>
        </w:rPr>
        <w:t>*  投标函（格式）</w:t>
      </w:r>
      <w:bookmarkEnd w:id="105"/>
      <w:bookmarkEnd w:id="106"/>
    </w:p>
    <w:p w14:paraId="76627507">
      <w:pPr>
        <w:tabs>
          <w:tab w:val="left" w:pos="5580"/>
        </w:tabs>
        <w:spacing w:before="120" w:line="360" w:lineRule="auto"/>
        <w:jc w:val="center"/>
        <w:rPr>
          <w:rFonts w:hint="eastAsia" w:ascii="仿宋" w:hAnsi="仿宋" w:eastAsia="仿宋" w:cs="仿宋"/>
          <w:i w:val="0"/>
          <w:iCs w:val="0"/>
          <w:color w:val="auto"/>
          <w:sz w:val="32"/>
          <w:szCs w:val="32"/>
          <w:highlight w:val="none"/>
        </w:rPr>
      </w:pPr>
      <w:r>
        <w:rPr>
          <w:rFonts w:hint="eastAsia" w:ascii="仿宋" w:hAnsi="仿宋" w:eastAsia="仿宋" w:cs="仿宋"/>
          <w:i w:val="0"/>
          <w:iCs w:val="0"/>
          <w:color w:val="auto"/>
          <w:sz w:val="32"/>
          <w:szCs w:val="32"/>
          <w:highlight w:val="none"/>
        </w:rPr>
        <w:t>投标函</w:t>
      </w:r>
    </w:p>
    <w:p w14:paraId="5995D7CC">
      <w:pPr>
        <w:spacing w:line="360" w:lineRule="auto"/>
        <w:rPr>
          <w:rFonts w:hint="eastAsia" w:ascii="仿宋" w:hAnsi="仿宋" w:eastAsia="仿宋" w:cs="仿宋"/>
          <w:highlight w:val="none"/>
        </w:rPr>
      </w:pPr>
      <w:r>
        <w:rPr>
          <w:rFonts w:hint="eastAsia" w:ascii="仿宋" w:hAnsi="仿宋" w:eastAsia="仿宋" w:cs="仿宋"/>
          <w:highlight w:val="none"/>
        </w:rPr>
        <w:t>致：（招标代理机构）/（招标人）：</w:t>
      </w:r>
    </w:p>
    <w:p w14:paraId="34228CC1">
      <w:pPr>
        <w:spacing w:line="360" w:lineRule="auto"/>
        <w:rPr>
          <w:rFonts w:hint="eastAsia" w:ascii="仿宋" w:hAnsi="仿宋" w:eastAsia="仿宋" w:cs="仿宋"/>
          <w:highlight w:val="none"/>
        </w:rPr>
      </w:pPr>
    </w:p>
    <w:p w14:paraId="159A1132">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1.我方已仔细研究了</w:t>
      </w:r>
      <w:r>
        <w:rPr>
          <w:rFonts w:hint="eastAsia" w:ascii="仿宋" w:hAnsi="仿宋" w:eastAsia="仿宋" w:cs="仿宋"/>
          <w:highlight w:val="none"/>
          <w:u w:val="single"/>
        </w:rPr>
        <w:t xml:space="preserve">  【项目名称】  </w:t>
      </w:r>
      <w:r>
        <w:rPr>
          <w:rFonts w:hint="eastAsia" w:ascii="仿宋" w:hAnsi="仿宋" w:eastAsia="仿宋" w:cs="仿宋"/>
          <w:highlight w:val="none"/>
        </w:rPr>
        <w:t>招标项目招标文件的全部内容，愿意提供相应货物或服务，并按合同约定履行义务。</w:t>
      </w:r>
    </w:p>
    <w:p w14:paraId="53557C3E">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2.我方投标文件包括</w:t>
      </w:r>
      <w:r>
        <w:rPr>
          <w:rFonts w:hint="eastAsia" w:ascii="仿宋" w:hAnsi="仿宋" w:eastAsia="仿宋" w:cs="仿宋"/>
          <w:highlight w:val="none"/>
          <w:lang w:val="en-US" w:eastAsia="zh-CN"/>
        </w:rPr>
        <w:t>但不限于</w:t>
      </w:r>
      <w:r>
        <w:rPr>
          <w:rFonts w:hint="eastAsia" w:ascii="仿宋" w:hAnsi="仿宋" w:eastAsia="仿宋" w:cs="仿宋"/>
          <w:highlight w:val="none"/>
        </w:rPr>
        <w:t>下列内容：</w:t>
      </w:r>
    </w:p>
    <w:p w14:paraId="0402E84D">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1</w:t>
      </w:r>
      <w:r>
        <w:rPr>
          <w:rFonts w:hint="eastAsia" w:ascii="仿宋" w:hAnsi="仿宋" w:eastAsia="仿宋" w:cs="仿宋"/>
          <w:highlight w:val="none"/>
          <w:lang w:eastAsia="zh-CN"/>
        </w:rPr>
        <w:t>）</w:t>
      </w:r>
      <w:r>
        <w:rPr>
          <w:rFonts w:hint="eastAsia" w:ascii="仿宋" w:hAnsi="仿宋" w:eastAsia="仿宋" w:cs="仿宋"/>
          <w:highlight w:val="none"/>
        </w:rPr>
        <w:t>技术规格偏离表</w:t>
      </w:r>
    </w:p>
    <w:p w14:paraId="1F11CCD9">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2</w:t>
      </w:r>
      <w:r>
        <w:rPr>
          <w:rFonts w:hint="eastAsia" w:ascii="仿宋" w:hAnsi="仿宋" w:eastAsia="仿宋" w:cs="仿宋"/>
          <w:highlight w:val="none"/>
          <w:lang w:eastAsia="zh-CN"/>
        </w:rPr>
        <w:t>）</w:t>
      </w:r>
      <w:r>
        <w:rPr>
          <w:rFonts w:hint="eastAsia" w:ascii="仿宋" w:hAnsi="仿宋" w:eastAsia="仿宋" w:cs="仿宋"/>
          <w:highlight w:val="none"/>
        </w:rPr>
        <w:t>商务条款偏离表</w:t>
      </w:r>
    </w:p>
    <w:p w14:paraId="10F064F7">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3</w:t>
      </w:r>
      <w:r>
        <w:rPr>
          <w:rFonts w:hint="eastAsia" w:ascii="仿宋" w:hAnsi="仿宋" w:eastAsia="仿宋" w:cs="仿宋"/>
          <w:highlight w:val="none"/>
          <w:lang w:eastAsia="zh-CN"/>
        </w:rPr>
        <w:t>）</w:t>
      </w:r>
      <w:r>
        <w:rPr>
          <w:rFonts w:hint="eastAsia" w:ascii="仿宋" w:hAnsi="仿宋" w:eastAsia="仿宋" w:cs="仿宋"/>
          <w:highlight w:val="none"/>
        </w:rPr>
        <w:t>资格证明文件</w:t>
      </w:r>
    </w:p>
    <w:p w14:paraId="4EEA8B8D">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4</w:t>
      </w:r>
      <w:r>
        <w:rPr>
          <w:rFonts w:hint="eastAsia" w:ascii="仿宋" w:hAnsi="仿宋" w:eastAsia="仿宋" w:cs="仿宋"/>
          <w:highlight w:val="none"/>
          <w:lang w:eastAsia="zh-CN"/>
        </w:rPr>
        <w:t>）</w:t>
      </w:r>
      <w:r>
        <w:rPr>
          <w:rFonts w:hint="eastAsia" w:ascii="仿宋" w:hAnsi="仿宋" w:eastAsia="仿宋" w:cs="仿宋"/>
          <w:highlight w:val="none"/>
        </w:rPr>
        <w:t>遵守国家有关法律、法规和规章，按招标文件中投标人须知和技术规格要求提供的有关文件；</w:t>
      </w:r>
    </w:p>
    <w:p w14:paraId="452B0EF8">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lang w:eastAsia="zh-CN"/>
        </w:rPr>
        <w:t>（</w:t>
      </w:r>
      <w:r>
        <w:rPr>
          <w:rFonts w:hint="eastAsia" w:ascii="仿宋" w:hAnsi="仿宋" w:eastAsia="仿宋" w:cs="仿宋"/>
          <w:highlight w:val="none"/>
          <w:lang w:val="en-US" w:eastAsia="zh-CN"/>
        </w:rPr>
        <w:t>5</w:t>
      </w:r>
      <w:r>
        <w:rPr>
          <w:rFonts w:hint="eastAsia" w:ascii="仿宋" w:hAnsi="仿宋" w:eastAsia="仿宋" w:cs="仿宋"/>
          <w:highlight w:val="none"/>
          <w:lang w:eastAsia="zh-CN"/>
        </w:rPr>
        <w:t>）</w:t>
      </w:r>
      <w:r>
        <w:rPr>
          <w:rFonts w:hint="eastAsia" w:ascii="仿宋" w:hAnsi="仿宋" w:eastAsia="仿宋" w:cs="仿宋"/>
          <w:highlight w:val="none"/>
        </w:rPr>
        <w:t>其他。</w:t>
      </w:r>
    </w:p>
    <w:p w14:paraId="52EEFC66">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3.我方投标报价见《开标一览表》。我方完全接受并同意招标人就本</w:t>
      </w:r>
      <w:r>
        <w:rPr>
          <w:rFonts w:hint="eastAsia" w:ascii="仿宋" w:hAnsi="仿宋" w:eastAsia="仿宋" w:cs="仿宋"/>
          <w:highlight w:val="none"/>
          <w:lang w:val="en-US" w:eastAsia="zh-CN"/>
        </w:rPr>
        <w:t>项目</w:t>
      </w:r>
      <w:r>
        <w:rPr>
          <w:rFonts w:hint="eastAsia" w:ascii="仿宋" w:hAnsi="仿宋" w:eastAsia="仿宋" w:cs="仿宋"/>
          <w:highlight w:val="none"/>
        </w:rPr>
        <w:t>合同约定内容将不再支付投标报价以外的费用。</w:t>
      </w:r>
    </w:p>
    <w:p w14:paraId="372A1E00">
      <w:pPr>
        <w:pStyle w:val="57"/>
        <w:spacing w:line="360" w:lineRule="auto"/>
        <w:ind w:firstLine="480"/>
        <w:rPr>
          <w:rFonts w:hint="eastAsia" w:ascii="仿宋" w:hAnsi="仿宋" w:eastAsia="仿宋" w:cs="仿宋"/>
          <w:bCs/>
          <w:color w:val="000000"/>
          <w:highlight w:val="none"/>
        </w:rPr>
      </w:pPr>
      <w:r>
        <w:rPr>
          <w:rFonts w:hint="eastAsia" w:ascii="仿宋" w:hAnsi="仿宋" w:eastAsia="仿宋" w:cs="仿宋"/>
          <w:bCs/>
          <w:color w:val="000000"/>
          <w:highlight w:val="none"/>
        </w:rPr>
        <w:t>4.本投标有效期为自投标截止时间起</w:t>
      </w:r>
      <w:r>
        <w:rPr>
          <w:rFonts w:hint="eastAsia" w:ascii="仿宋" w:hAnsi="仿宋" w:eastAsia="仿宋" w:cs="仿宋"/>
          <w:bCs/>
          <w:color w:val="000000"/>
          <w:highlight w:val="none"/>
          <w:u w:val="single"/>
        </w:rPr>
        <w:t>【</w:t>
      </w:r>
      <w:r>
        <w:rPr>
          <w:rFonts w:hint="eastAsia" w:ascii="仿宋" w:hAnsi="仿宋" w:eastAsia="仿宋" w:cs="仿宋"/>
          <w:bCs/>
          <w:color w:val="000000"/>
          <w:highlight w:val="none"/>
          <w:u w:val="single"/>
          <w:lang w:val="en-US" w:eastAsia="zh-CN"/>
        </w:rPr>
        <w:t>120</w:t>
      </w:r>
      <w:r>
        <w:rPr>
          <w:rFonts w:hint="eastAsia" w:ascii="仿宋" w:hAnsi="仿宋" w:eastAsia="仿宋" w:cs="仿宋"/>
          <w:bCs/>
          <w:color w:val="000000"/>
          <w:highlight w:val="none"/>
          <w:u w:val="single"/>
        </w:rPr>
        <w:t>】</w:t>
      </w:r>
      <w:r>
        <w:rPr>
          <w:rFonts w:hint="eastAsia" w:ascii="仿宋" w:hAnsi="仿宋" w:eastAsia="仿宋" w:cs="仿宋"/>
          <w:bCs/>
          <w:color w:val="000000"/>
          <w:highlight w:val="none"/>
        </w:rPr>
        <w:t>日 。</w:t>
      </w:r>
    </w:p>
    <w:p w14:paraId="67D6EC39">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5.我方完全理解贵方不一定接受最低的报价或收到的任何投标文件。</w:t>
      </w:r>
    </w:p>
    <w:p w14:paraId="4EB8B4A7">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6.我方接受并同意招标文件</w:t>
      </w:r>
      <w:r>
        <w:rPr>
          <w:rFonts w:hint="eastAsia" w:ascii="仿宋" w:hAnsi="仿宋" w:eastAsia="仿宋" w:cs="仿宋"/>
          <w:highlight w:val="none"/>
          <w:lang w:val="en-US" w:eastAsia="zh-CN"/>
        </w:rPr>
        <w:t>及相关法律规定</w:t>
      </w:r>
      <w:r>
        <w:rPr>
          <w:rFonts w:hint="eastAsia" w:ascii="仿宋" w:hAnsi="仿宋" w:eastAsia="仿宋" w:cs="仿宋"/>
          <w:highlight w:val="none"/>
        </w:rPr>
        <w:t>关于投标保证金不予退还的规定。</w:t>
      </w:r>
    </w:p>
    <w:p w14:paraId="69028F5A">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7.我方己详细审查全部招标文件，包括澄清或修改文件（如果有的话）。我们完全理解并同意放弃对这方面有不明及误解的权利。</w:t>
      </w:r>
    </w:p>
    <w:p w14:paraId="403C3107">
      <w:pPr>
        <w:spacing w:line="360" w:lineRule="auto"/>
        <w:ind w:firstLine="480" w:firstLineChars="200"/>
        <w:rPr>
          <w:rFonts w:hint="eastAsia" w:ascii="仿宋" w:hAnsi="仿宋" w:eastAsia="仿宋" w:cs="仿宋"/>
          <w:highlight w:val="none"/>
        </w:rPr>
      </w:pPr>
      <w:r>
        <w:rPr>
          <w:rFonts w:hint="eastAsia" w:ascii="仿宋" w:hAnsi="仿宋" w:eastAsia="仿宋" w:cs="仿宋"/>
          <w:color w:val="000000"/>
          <w:szCs w:val="24"/>
          <w:highlight w:val="none"/>
        </w:rPr>
        <w:t>8.我方同意按照贵方的可能要求，提供有关的数据和资料。为此，我们授权任何相关的个人和公司向贵方提供要求的和必要的真实情况和资料以证实我们所填报的各项内容</w:t>
      </w:r>
      <w:r>
        <w:rPr>
          <w:rFonts w:hint="eastAsia" w:ascii="仿宋" w:hAnsi="仿宋" w:eastAsia="仿宋" w:cs="仿宋"/>
          <w:highlight w:val="none"/>
        </w:rPr>
        <w:t>。</w:t>
      </w:r>
    </w:p>
    <w:p w14:paraId="40578EC8">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9.我方承诺除</w:t>
      </w:r>
      <w:r>
        <w:rPr>
          <w:rFonts w:hint="eastAsia" w:ascii="仿宋" w:hAnsi="仿宋" w:eastAsia="仿宋" w:cs="仿宋"/>
          <w:highlight w:val="none"/>
          <w:lang w:val="en-US" w:eastAsia="zh-CN"/>
        </w:rPr>
        <w:t>商务</w:t>
      </w:r>
      <w:r>
        <w:rPr>
          <w:rFonts w:hint="eastAsia" w:ascii="仿宋" w:hAnsi="仿宋" w:eastAsia="仿宋" w:cs="仿宋"/>
          <w:highlight w:val="none"/>
        </w:rPr>
        <w:t>偏</w:t>
      </w:r>
      <w:r>
        <w:rPr>
          <w:rFonts w:hint="eastAsia" w:ascii="仿宋" w:hAnsi="仿宋" w:eastAsia="仿宋" w:cs="仿宋"/>
          <w:highlight w:val="none"/>
          <w:lang w:val="en-US" w:eastAsia="zh-CN"/>
        </w:rPr>
        <w:t>离</w:t>
      </w:r>
      <w:r>
        <w:rPr>
          <w:rFonts w:hint="eastAsia" w:ascii="仿宋" w:hAnsi="仿宋" w:eastAsia="仿宋" w:cs="仿宋"/>
          <w:highlight w:val="none"/>
        </w:rPr>
        <w:t>表列出的偏</w:t>
      </w:r>
      <w:r>
        <w:rPr>
          <w:rFonts w:hint="eastAsia" w:ascii="仿宋" w:hAnsi="仿宋" w:eastAsia="仿宋" w:cs="仿宋"/>
          <w:highlight w:val="none"/>
          <w:lang w:val="en-US" w:eastAsia="zh-CN"/>
        </w:rPr>
        <w:t>离</w:t>
      </w:r>
      <w:r>
        <w:rPr>
          <w:rFonts w:hint="eastAsia" w:ascii="仿宋" w:hAnsi="仿宋" w:eastAsia="仿宋" w:cs="仿宋"/>
          <w:highlight w:val="none"/>
        </w:rPr>
        <w:t>外，我方无条件满足并接受招标文件规定的所有其它</w:t>
      </w:r>
      <w:r>
        <w:rPr>
          <w:rFonts w:hint="eastAsia" w:ascii="仿宋" w:hAnsi="仿宋" w:eastAsia="仿宋" w:cs="仿宋"/>
          <w:highlight w:val="none"/>
          <w:lang w:val="en-US" w:eastAsia="zh-CN"/>
        </w:rPr>
        <w:t>商务</w:t>
      </w:r>
      <w:r>
        <w:rPr>
          <w:rFonts w:hint="eastAsia" w:ascii="仿宋" w:hAnsi="仿宋" w:eastAsia="仿宋" w:cs="仿宋"/>
          <w:highlight w:val="none"/>
        </w:rPr>
        <w:t>条款。我方承诺</w:t>
      </w:r>
      <w:r>
        <w:rPr>
          <w:rFonts w:hint="eastAsia" w:ascii="仿宋" w:hAnsi="仿宋" w:eastAsia="仿宋" w:cs="仿宋"/>
          <w:highlight w:val="none"/>
          <w:lang w:val="en-US" w:eastAsia="zh-CN"/>
        </w:rPr>
        <w:t>商务</w:t>
      </w:r>
      <w:r>
        <w:rPr>
          <w:rFonts w:hint="eastAsia" w:ascii="仿宋" w:hAnsi="仿宋" w:eastAsia="仿宋" w:cs="仿宋"/>
          <w:highlight w:val="none"/>
        </w:rPr>
        <w:t>偏</w:t>
      </w:r>
      <w:r>
        <w:rPr>
          <w:rFonts w:hint="eastAsia" w:ascii="仿宋" w:hAnsi="仿宋" w:eastAsia="仿宋" w:cs="仿宋"/>
          <w:highlight w:val="none"/>
          <w:lang w:val="en-US" w:eastAsia="zh-CN"/>
        </w:rPr>
        <w:t>离</w:t>
      </w:r>
      <w:r>
        <w:rPr>
          <w:rFonts w:hint="eastAsia" w:ascii="仿宋" w:hAnsi="仿宋" w:eastAsia="仿宋" w:cs="仿宋"/>
          <w:highlight w:val="none"/>
        </w:rPr>
        <w:t>表内容（包括该表未列出的一致且满足的条款）与投标文件其它位置响应不一致的，以</w:t>
      </w:r>
      <w:r>
        <w:rPr>
          <w:rFonts w:hint="eastAsia" w:ascii="仿宋" w:hAnsi="仿宋" w:eastAsia="仿宋" w:cs="仿宋"/>
          <w:highlight w:val="none"/>
          <w:lang w:val="en-US" w:eastAsia="zh-CN"/>
        </w:rPr>
        <w:t>商务</w:t>
      </w:r>
      <w:r>
        <w:rPr>
          <w:rFonts w:hint="eastAsia" w:ascii="仿宋" w:hAnsi="仿宋" w:eastAsia="仿宋" w:cs="仿宋"/>
          <w:highlight w:val="none"/>
        </w:rPr>
        <w:t>偏</w:t>
      </w:r>
      <w:r>
        <w:rPr>
          <w:rFonts w:hint="eastAsia" w:ascii="仿宋" w:hAnsi="仿宋" w:eastAsia="仿宋" w:cs="仿宋"/>
          <w:highlight w:val="none"/>
          <w:lang w:val="en-US" w:eastAsia="zh-CN"/>
        </w:rPr>
        <w:t>离</w:t>
      </w:r>
      <w:r>
        <w:rPr>
          <w:rFonts w:hint="eastAsia" w:ascii="仿宋" w:hAnsi="仿宋" w:eastAsia="仿宋" w:cs="仿宋"/>
          <w:highlight w:val="none"/>
        </w:rPr>
        <w:t>表内容为准。</w:t>
      </w:r>
    </w:p>
    <w:p w14:paraId="22B30E41">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lang w:val="en-US" w:eastAsia="zh-CN"/>
        </w:rPr>
        <w:t>0</w:t>
      </w:r>
      <w:r>
        <w:rPr>
          <w:rFonts w:hint="eastAsia" w:ascii="仿宋" w:hAnsi="仿宋" w:eastAsia="仿宋" w:cs="仿宋"/>
          <w:highlight w:val="none"/>
        </w:rPr>
        <w:t>.如我方中标，我方承诺：</w:t>
      </w:r>
    </w:p>
    <w:p w14:paraId="589D6C7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（1）在收到中标通知书后，在规定的期限内与</w:t>
      </w:r>
      <w:r>
        <w:rPr>
          <w:rFonts w:hint="eastAsia" w:ascii="仿宋" w:hAnsi="仿宋" w:eastAsia="仿宋" w:cs="仿宋"/>
          <w:highlight w:val="none"/>
          <w:lang w:val="en-US" w:eastAsia="zh-CN"/>
        </w:rPr>
        <w:t>招标人</w:t>
      </w:r>
      <w:r>
        <w:rPr>
          <w:rFonts w:hint="eastAsia" w:ascii="仿宋" w:hAnsi="仿宋" w:eastAsia="仿宋" w:cs="仿宋"/>
          <w:highlight w:val="none"/>
        </w:rPr>
        <w:t>签订合同；</w:t>
      </w:r>
    </w:p>
    <w:p w14:paraId="7C7588F7">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（2）在签订合同时不向</w:t>
      </w:r>
      <w:r>
        <w:rPr>
          <w:rFonts w:hint="eastAsia" w:ascii="仿宋" w:hAnsi="仿宋" w:eastAsia="仿宋" w:cs="仿宋"/>
          <w:highlight w:val="none"/>
          <w:lang w:val="en-US" w:eastAsia="zh-CN"/>
        </w:rPr>
        <w:t>招标人</w:t>
      </w:r>
      <w:r>
        <w:rPr>
          <w:rFonts w:hint="eastAsia" w:ascii="仿宋" w:hAnsi="仿宋" w:eastAsia="仿宋" w:cs="仿宋"/>
          <w:highlight w:val="none"/>
        </w:rPr>
        <w:t>提出附加条件；</w:t>
      </w:r>
    </w:p>
    <w:p w14:paraId="37E7D10F">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（3）按照招标文件要求提交履约保证金；</w:t>
      </w:r>
    </w:p>
    <w:p w14:paraId="16F4F75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（4）在合同约定的期限内完成合同规定的全部义务。</w:t>
      </w:r>
    </w:p>
    <w:p w14:paraId="64C6E8C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12.我方在此声明，所递交的投标文件及有关资料内容完整、真实和准确。</w:t>
      </w:r>
    </w:p>
    <w:p w14:paraId="003BC711">
      <w:pPr>
        <w:spacing w:line="360" w:lineRule="auto"/>
        <w:ind w:firstLine="480" w:firstLineChars="200"/>
        <w:rPr>
          <w:rFonts w:hint="eastAsia" w:ascii="仿宋" w:hAnsi="仿宋" w:eastAsia="仿宋" w:cs="仿宋"/>
          <w:color w:val="000000"/>
          <w:szCs w:val="24"/>
          <w:highlight w:val="none"/>
        </w:rPr>
      </w:pPr>
      <w:r>
        <w:rPr>
          <w:rFonts w:hint="eastAsia" w:ascii="仿宋" w:hAnsi="仿宋" w:eastAsia="仿宋" w:cs="仿宋"/>
          <w:color w:val="000000"/>
          <w:szCs w:val="24"/>
          <w:highlight w:val="none"/>
        </w:rPr>
        <w:t>13.我方及我方提供的货物和服务均满足中华人民共和国法律法规的强制性规定和其他行政许可。保证提供的货物和服务等的所有权及知识产权等权利无瑕疵。</w:t>
      </w:r>
    </w:p>
    <w:p w14:paraId="464A64C5">
      <w:pPr>
        <w:spacing w:line="360" w:lineRule="auto"/>
        <w:ind w:firstLine="480" w:firstLineChars="200"/>
        <w:rPr>
          <w:rFonts w:hint="eastAsia" w:ascii="仿宋" w:hAnsi="仿宋" w:eastAsia="仿宋" w:cs="仿宋"/>
          <w:color w:val="000000"/>
          <w:szCs w:val="24"/>
          <w:highlight w:val="none"/>
        </w:rPr>
      </w:pPr>
      <w:r>
        <w:rPr>
          <w:rFonts w:hint="eastAsia" w:ascii="仿宋" w:hAnsi="仿宋" w:eastAsia="仿宋" w:cs="仿宋"/>
          <w:color w:val="000000"/>
          <w:szCs w:val="24"/>
          <w:highlight w:val="none"/>
        </w:rPr>
        <w:t>14.在本次招标活动中，我单位以</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 xml:space="preserve">   </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rPr>
        <w:t>形式提交投标保证金并做出以下承诺：</w:t>
      </w:r>
    </w:p>
    <w:p w14:paraId="26D93CF7">
      <w:pPr>
        <w:spacing w:line="360" w:lineRule="auto"/>
        <w:ind w:firstLine="480" w:firstLineChars="200"/>
        <w:rPr>
          <w:rFonts w:hint="eastAsia" w:ascii="仿宋" w:hAnsi="仿宋" w:eastAsia="仿宋" w:cs="仿宋"/>
          <w:color w:val="000000"/>
          <w:szCs w:val="24"/>
          <w:highlight w:val="none"/>
        </w:rPr>
      </w:pPr>
      <w:r>
        <w:rPr>
          <w:rFonts w:hint="eastAsia" w:ascii="仿宋" w:hAnsi="仿宋" w:eastAsia="仿宋" w:cs="仿宋"/>
          <w:color w:val="000000"/>
          <w:szCs w:val="24"/>
          <w:highlight w:val="none"/>
        </w:rPr>
        <w:t>（1）保证金有效期与投标有效期一致。</w:t>
      </w:r>
    </w:p>
    <w:p w14:paraId="2E890F52">
      <w:pPr>
        <w:spacing w:line="360" w:lineRule="auto"/>
        <w:ind w:firstLine="480" w:firstLineChars="200"/>
        <w:rPr>
          <w:rFonts w:hint="eastAsia" w:ascii="仿宋" w:hAnsi="仿宋" w:eastAsia="仿宋" w:cs="仿宋"/>
          <w:color w:val="auto"/>
          <w:szCs w:val="24"/>
          <w:highlight w:val="none"/>
        </w:rPr>
      </w:pPr>
      <w:r>
        <w:rPr>
          <w:rFonts w:hint="eastAsia" w:ascii="仿宋" w:hAnsi="仿宋" w:eastAsia="仿宋" w:cs="仿宋"/>
          <w:color w:val="000000"/>
          <w:szCs w:val="24"/>
          <w:highlight w:val="none"/>
        </w:rPr>
        <w:t>（2）若我单位最终中标，我单位承诺于合同签订的下一个工作日内，将合同扫描件报招标代理机构，否则自行承担投标保证金未能在规定时间内退还的责任，招</w:t>
      </w:r>
      <w:r>
        <w:rPr>
          <w:rFonts w:hint="eastAsia" w:ascii="仿宋" w:hAnsi="仿宋" w:eastAsia="仿宋" w:cs="仿宋"/>
          <w:color w:val="auto"/>
          <w:szCs w:val="24"/>
          <w:highlight w:val="none"/>
        </w:rPr>
        <w:t>标代理机构不承担任何责任。</w:t>
      </w:r>
    </w:p>
    <w:p w14:paraId="540A1706">
      <w:pPr>
        <w:pStyle w:val="57"/>
        <w:spacing w:line="360" w:lineRule="auto"/>
        <w:ind w:firstLine="480"/>
        <w:rPr>
          <w:rFonts w:hint="eastAsia" w:ascii="仿宋" w:hAnsi="仿宋" w:eastAsia="仿宋" w:cs="仿宋"/>
          <w:color w:val="auto"/>
          <w:highlight w:val="none"/>
        </w:rPr>
      </w:pPr>
      <w:r>
        <w:rPr>
          <w:rFonts w:hint="eastAsia" w:ascii="仿宋" w:hAnsi="仿宋" w:eastAsia="仿宋" w:cs="仿宋"/>
          <w:color w:val="auto"/>
          <w:highlight w:val="none"/>
        </w:rPr>
        <w:t>1</w:t>
      </w:r>
      <w:r>
        <w:rPr>
          <w:rFonts w:hint="eastAsia" w:ascii="仿宋" w:hAnsi="仿宋" w:eastAsia="仿宋" w:cs="仿宋"/>
          <w:color w:val="auto"/>
          <w:highlight w:val="none"/>
          <w:lang w:val="en-US" w:eastAsia="zh-CN"/>
        </w:rPr>
        <w:t>5</w:t>
      </w:r>
      <w:r>
        <w:rPr>
          <w:rFonts w:hint="eastAsia" w:ascii="仿宋" w:hAnsi="仿宋" w:eastAsia="仿宋" w:cs="仿宋"/>
          <w:color w:val="auto"/>
          <w:highlight w:val="none"/>
        </w:rPr>
        <w:t>.</w:t>
      </w:r>
      <w:r>
        <w:rPr>
          <w:rFonts w:hint="eastAsia" w:ascii="仿宋" w:hAnsi="仿宋" w:eastAsia="仿宋" w:cs="仿宋"/>
          <w:color w:val="auto"/>
          <w:highlight w:val="none"/>
          <w:u w:val="single"/>
        </w:rPr>
        <w:t>【其他补充说明】。</w:t>
      </w:r>
    </w:p>
    <w:p w14:paraId="26B3DE3A">
      <w:pPr>
        <w:spacing w:line="360" w:lineRule="auto"/>
        <w:ind w:firstLine="480" w:firstLineChars="200"/>
        <w:rPr>
          <w:rFonts w:hint="eastAsia" w:ascii="仿宋" w:hAnsi="仿宋" w:eastAsia="仿宋" w:cs="仿宋"/>
          <w:color w:val="000000"/>
          <w:szCs w:val="24"/>
          <w:highlight w:val="none"/>
          <w:u w:val="single"/>
        </w:rPr>
      </w:pPr>
    </w:p>
    <w:p w14:paraId="1AC5825C">
      <w:pPr>
        <w:spacing w:line="360" w:lineRule="auto"/>
        <w:ind w:firstLine="480" w:firstLineChars="200"/>
        <w:rPr>
          <w:rFonts w:hint="eastAsia" w:ascii="仿宋" w:hAnsi="仿宋" w:eastAsia="仿宋" w:cs="仿宋"/>
          <w:color w:val="000000"/>
          <w:szCs w:val="24"/>
          <w:highlight w:val="none"/>
          <w:u w:val="single"/>
        </w:rPr>
      </w:pPr>
    </w:p>
    <w:p w14:paraId="2BA097C1">
      <w:pPr>
        <w:spacing w:line="360" w:lineRule="auto"/>
        <w:ind w:firstLine="480" w:firstLineChars="200"/>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27E3109D">
      <w:pPr>
        <w:spacing w:line="360" w:lineRule="auto"/>
        <w:ind w:firstLine="488" w:firstLineChars="200"/>
        <w:rPr>
          <w:rFonts w:hint="eastAsia" w:ascii="仿宋" w:hAnsi="仿宋" w:eastAsia="仿宋" w:cs="仿宋"/>
          <w:color w:val="000000"/>
          <w:szCs w:val="24"/>
          <w:highlight w:val="none"/>
          <w:u w:val="single"/>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54A7941F">
      <w:pPr>
        <w:spacing w:line="360" w:lineRule="auto"/>
        <w:ind w:firstLine="480" w:firstLineChars="200"/>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手机号码：</w:t>
      </w:r>
      <w:r>
        <w:rPr>
          <w:rFonts w:hint="eastAsia" w:ascii="仿宋" w:hAnsi="仿宋" w:eastAsia="仿宋" w:cs="仿宋"/>
          <w:color w:val="000000"/>
          <w:szCs w:val="24"/>
          <w:highlight w:val="none"/>
          <w:u w:val="single"/>
        </w:rPr>
        <w:t xml:space="preserve">                  </w:t>
      </w:r>
      <w:r>
        <w:rPr>
          <w:rFonts w:hint="eastAsia" w:ascii="仿宋" w:hAnsi="仿宋" w:eastAsia="仿宋" w:cs="仿宋"/>
          <w:highlight w:val="none"/>
        </w:rPr>
        <w:t>电子邮箱：</w:t>
      </w:r>
      <w:r>
        <w:rPr>
          <w:rFonts w:hint="eastAsia" w:ascii="仿宋" w:hAnsi="仿宋" w:eastAsia="仿宋" w:cs="仿宋"/>
          <w:color w:val="000000"/>
          <w:szCs w:val="24"/>
          <w:highlight w:val="none"/>
          <w:u w:val="single"/>
        </w:rPr>
        <w:t xml:space="preserve">                </w:t>
      </w:r>
    </w:p>
    <w:p w14:paraId="51D0DDFF">
      <w:pPr>
        <w:pStyle w:val="15"/>
        <w:tabs>
          <w:tab w:val="left" w:pos="5580"/>
        </w:tabs>
        <w:spacing w:line="360" w:lineRule="auto"/>
        <w:ind w:left="420"/>
        <w:rPr>
          <w:rFonts w:hint="eastAsia" w:ascii="仿宋" w:hAnsi="仿宋" w:eastAsia="仿宋" w:cs="仿宋"/>
          <w:i w:val="0"/>
          <w:iCs w:val="0"/>
          <w:color w:val="auto"/>
          <w:sz w:val="24"/>
          <w:highlight w:val="none"/>
          <w:u w:val="single"/>
        </w:rPr>
      </w:pPr>
    </w:p>
    <w:p w14:paraId="20F090BC">
      <w:pPr>
        <w:pStyle w:val="15"/>
        <w:tabs>
          <w:tab w:val="left" w:pos="5580"/>
        </w:tabs>
        <w:spacing w:line="360" w:lineRule="auto"/>
        <w:jc w:val="left"/>
        <w:rPr>
          <w:rFonts w:hint="eastAsia" w:ascii="仿宋" w:hAnsi="仿宋" w:eastAsia="仿宋" w:cs="仿宋"/>
          <w:i w:val="0"/>
          <w:iCs w:val="0"/>
          <w:color w:val="auto"/>
          <w:sz w:val="24"/>
          <w:highlight w:val="none"/>
          <w:u w:val="single"/>
        </w:rPr>
        <w:sectPr>
          <w:pgSz w:w="11907" w:h="16840"/>
          <w:pgMar w:top="1440" w:right="1588" w:bottom="1440" w:left="1588" w:header="851" w:footer="851" w:gutter="0"/>
          <w:pgBorders>
            <w:top w:val="none" w:sz="0" w:space="0"/>
            <w:left w:val="none" w:sz="0" w:space="0"/>
            <w:bottom w:val="none" w:sz="0" w:space="0"/>
            <w:right w:val="none" w:sz="0" w:space="0"/>
          </w:pgBorders>
          <w:pgNumType w:fmt="decimal"/>
          <w:cols w:space="720" w:num="1"/>
          <w:titlePg/>
          <w:docGrid w:linePitch="462" w:charSpace="0"/>
        </w:sectPr>
      </w:pPr>
    </w:p>
    <w:p w14:paraId="501D56D8">
      <w:pPr>
        <w:pStyle w:val="4"/>
        <w:numPr>
          <w:ilvl w:val="1"/>
          <w:numId w:val="0"/>
        </w:numPr>
        <w:tabs>
          <w:tab w:val="left" w:pos="0"/>
          <w:tab w:val="left" w:pos="356"/>
          <w:tab w:val="left" w:pos="399"/>
        </w:tabs>
        <w:spacing w:before="0" w:after="120" w:line="240" w:lineRule="auto"/>
        <w:ind w:leftChars="0"/>
        <w:jc w:val="left"/>
        <w:rPr>
          <w:rFonts w:hint="eastAsia" w:ascii="仿宋" w:hAnsi="仿宋" w:eastAsia="仿宋" w:cs="仿宋"/>
          <w:i w:val="0"/>
          <w:iCs w:val="0"/>
          <w:color w:val="auto"/>
          <w:sz w:val="24"/>
          <w:highlight w:val="none"/>
          <w:lang w:val="en-US" w:eastAsia="zh-CN"/>
        </w:rPr>
      </w:pPr>
      <w:bookmarkStart w:id="108" w:name="_Hlt520356243"/>
      <w:bookmarkEnd w:id="108"/>
      <w:bookmarkStart w:id="109" w:name="_Hlt520355938"/>
      <w:bookmarkEnd w:id="109"/>
      <w:bookmarkStart w:id="110" w:name="_Toc395169870"/>
      <w:bookmarkStart w:id="111" w:name="_Toc163893451"/>
      <w:bookmarkStart w:id="112" w:name="_Toc480942350"/>
      <w:bookmarkStart w:id="113" w:name="_Toc520356218"/>
      <w:bookmarkStart w:id="114" w:name="_Ref467988705"/>
      <w:bookmarkStart w:id="115" w:name="_Toc395170018"/>
      <w:bookmarkStart w:id="116" w:name="_Toc395170626"/>
      <w:bookmarkStart w:id="117" w:name="_Toc395183255"/>
      <w:r>
        <w:rPr>
          <w:rFonts w:hint="eastAsia" w:ascii="仿宋" w:hAnsi="仿宋" w:eastAsia="仿宋" w:cs="仿宋"/>
          <w:i w:val="0"/>
          <w:iCs w:val="0"/>
          <w:color w:val="auto"/>
          <w:sz w:val="24"/>
          <w:highlight w:val="none"/>
        </w:rPr>
        <w:t>附件2*　</w:t>
      </w:r>
      <w:bookmarkEnd w:id="110"/>
      <w:bookmarkEnd w:id="111"/>
      <w:bookmarkEnd w:id="112"/>
      <w:bookmarkEnd w:id="113"/>
      <w:bookmarkEnd w:id="114"/>
      <w:bookmarkEnd w:id="115"/>
      <w:bookmarkEnd w:id="116"/>
      <w:bookmarkEnd w:id="117"/>
      <w:r>
        <w:rPr>
          <w:rFonts w:hint="eastAsia" w:ascii="仿宋" w:hAnsi="仿宋" w:eastAsia="仿宋" w:cs="仿宋"/>
          <w:i w:val="0"/>
          <w:iCs w:val="0"/>
          <w:color w:val="auto"/>
          <w:sz w:val="24"/>
          <w:highlight w:val="none"/>
          <w:lang w:val="en-US" w:eastAsia="zh-CN"/>
        </w:rPr>
        <w:t>开</w:t>
      </w:r>
      <w:r>
        <w:rPr>
          <w:rFonts w:hint="eastAsia" w:ascii="仿宋" w:hAnsi="仿宋" w:eastAsia="仿宋" w:cs="仿宋"/>
          <w:i w:val="0"/>
          <w:iCs w:val="0"/>
          <w:color w:val="auto"/>
          <w:sz w:val="24"/>
          <w:highlight w:val="none"/>
        </w:rPr>
        <w:t>标一览表</w:t>
      </w:r>
      <w:r>
        <w:rPr>
          <w:rFonts w:hint="eastAsia" w:ascii="仿宋" w:hAnsi="仿宋" w:eastAsia="仿宋" w:cs="仿宋"/>
          <w:i w:val="0"/>
          <w:iCs w:val="0"/>
          <w:color w:val="auto"/>
          <w:sz w:val="24"/>
          <w:highlight w:val="none"/>
          <w:lang w:eastAsia="zh-CN"/>
        </w:rPr>
        <w:t>（</w:t>
      </w:r>
      <w:r>
        <w:rPr>
          <w:rFonts w:hint="eastAsia" w:ascii="仿宋" w:hAnsi="仿宋" w:eastAsia="仿宋" w:cs="仿宋"/>
          <w:i w:val="0"/>
          <w:iCs w:val="0"/>
          <w:color w:val="auto"/>
          <w:sz w:val="24"/>
          <w:highlight w:val="none"/>
          <w:lang w:val="en-US" w:eastAsia="zh-CN"/>
        </w:rPr>
        <w:t>格式</w:t>
      </w:r>
      <w:r>
        <w:rPr>
          <w:rFonts w:hint="eastAsia" w:ascii="仿宋" w:hAnsi="仿宋" w:eastAsia="仿宋" w:cs="仿宋"/>
          <w:i w:val="0"/>
          <w:iCs w:val="0"/>
          <w:color w:val="auto"/>
          <w:sz w:val="24"/>
          <w:highlight w:val="none"/>
          <w:lang w:eastAsia="zh-CN"/>
        </w:rPr>
        <w:t>）</w:t>
      </w:r>
    </w:p>
    <w:p w14:paraId="6B724068">
      <w:pPr>
        <w:adjustRightInd w:val="0"/>
        <w:snapToGrid w:val="0"/>
        <w:spacing w:after="120" w:afterLines="50" w:line="360" w:lineRule="auto"/>
        <w:jc w:val="center"/>
        <w:rPr>
          <w:rFonts w:hint="eastAsia" w:ascii="仿宋" w:hAnsi="仿宋" w:eastAsia="仿宋" w:cs="仿宋"/>
          <w:i w:val="0"/>
          <w:iCs w:val="0"/>
          <w:color w:val="auto"/>
          <w:sz w:val="32"/>
          <w:szCs w:val="32"/>
          <w:highlight w:val="none"/>
        </w:rPr>
      </w:pPr>
      <w:r>
        <w:rPr>
          <w:rFonts w:hint="eastAsia" w:ascii="仿宋" w:hAnsi="仿宋" w:eastAsia="仿宋" w:cs="仿宋"/>
          <w:i w:val="0"/>
          <w:iCs w:val="0"/>
          <w:color w:val="auto"/>
          <w:sz w:val="32"/>
          <w:szCs w:val="32"/>
          <w:highlight w:val="none"/>
          <w:lang w:val="en-US" w:eastAsia="zh-CN"/>
        </w:rPr>
        <w:t>开</w:t>
      </w:r>
      <w:r>
        <w:rPr>
          <w:rFonts w:hint="eastAsia" w:ascii="仿宋" w:hAnsi="仿宋" w:eastAsia="仿宋" w:cs="仿宋"/>
          <w:i w:val="0"/>
          <w:iCs w:val="0"/>
          <w:color w:val="auto"/>
          <w:sz w:val="32"/>
          <w:szCs w:val="32"/>
          <w:highlight w:val="none"/>
        </w:rPr>
        <w:t>标一览表</w:t>
      </w:r>
    </w:p>
    <w:p w14:paraId="5FFB3C16">
      <w:pPr>
        <w:pStyle w:val="10"/>
        <w:spacing w:line="360" w:lineRule="auto"/>
        <w:ind w:firstLine="480"/>
        <w:jc w:val="left"/>
        <w:rPr>
          <w:rFonts w:hint="eastAsia" w:ascii="仿宋" w:hAnsi="仿宋" w:eastAsia="仿宋" w:cs="仿宋"/>
          <w:i w:val="0"/>
          <w:iCs w:val="0"/>
          <w:color w:val="auto"/>
          <w:sz w:val="24"/>
          <w:highlight w:val="none"/>
        </w:rPr>
      </w:pPr>
      <w:r>
        <w:rPr>
          <w:rFonts w:hint="eastAsia" w:ascii="仿宋" w:hAnsi="仿宋" w:eastAsia="仿宋" w:cs="仿宋"/>
          <w:i w:val="0"/>
          <w:iCs w:val="0"/>
          <w:color w:val="auto"/>
          <w:sz w:val="24"/>
          <w:highlight w:val="none"/>
        </w:rPr>
        <w:t>项目名称：</w:t>
      </w:r>
    </w:p>
    <w:p w14:paraId="07D0D5E3">
      <w:pPr>
        <w:pStyle w:val="10"/>
        <w:spacing w:line="360" w:lineRule="auto"/>
        <w:ind w:firstLine="480"/>
        <w:jc w:val="left"/>
        <w:rPr>
          <w:rFonts w:hint="eastAsia" w:ascii="仿宋" w:hAnsi="仿宋" w:eastAsia="仿宋" w:cs="仿宋"/>
          <w:i w:val="0"/>
          <w:iCs w:val="0"/>
          <w:color w:val="auto"/>
          <w:sz w:val="24"/>
          <w:highlight w:val="none"/>
        </w:rPr>
      </w:pPr>
      <w:r>
        <w:rPr>
          <w:rFonts w:hint="eastAsia" w:ascii="仿宋" w:hAnsi="仿宋" w:eastAsia="仿宋" w:cs="仿宋"/>
          <w:i w:val="0"/>
          <w:iCs w:val="0"/>
          <w:color w:val="auto"/>
          <w:sz w:val="24"/>
          <w:highlight w:val="none"/>
        </w:rPr>
        <w:t>项目编号：</w:t>
      </w:r>
    </w:p>
    <w:p w14:paraId="576CFB0E">
      <w:pPr>
        <w:pStyle w:val="10"/>
        <w:spacing w:line="360" w:lineRule="auto"/>
        <w:ind w:firstLine="480"/>
        <w:jc w:val="left"/>
        <w:rPr>
          <w:rFonts w:hint="eastAsia" w:ascii="仿宋" w:hAnsi="仿宋" w:eastAsia="仿宋" w:cs="仿宋"/>
          <w:i w:val="0"/>
          <w:iCs w:val="0"/>
          <w:color w:val="auto"/>
          <w:sz w:val="24"/>
          <w:highlight w:val="none"/>
          <w:lang w:val="en-US" w:eastAsia="zh-CN"/>
        </w:rPr>
      </w:pPr>
      <w:r>
        <w:rPr>
          <w:rFonts w:hint="eastAsia" w:ascii="仿宋" w:hAnsi="仿宋" w:eastAsia="仿宋" w:cs="仿宋"/>
          <w:i w:val="0"/>
          <w:iCs w:val="0"/>
          <w:color w:val="auto"/>
          <w:sz w:val="24"/>
          <w:highlight w:val="none"/>
          <w:lang w:val="en-US" w:eastAsia="zh-CN"/>
        </w:rPr>
        <w:t>标段号或标段名称：</w:t>
      </w:r>
    </w:p>
    <w:p w14:paraId="091ABF04">
      <w:pPr>
        <w:pStyle w:val="82"/>
        <w:numPr>
          <w:ilvl w:val="0"/>
          <w:numId w:val="0"/>
        </w:numPr>
        <w:adjustRightInd/>
        <w:snapToGrid/>
        <w:spacing w:after="0" w:line="240" w:lineRule="auto"/>
        <w:rPr>
          <w:rFonts w:hint="eastAsia" w:ascii="仿宋" w:hAnsi="仿宋" w:eastAsia="仿宋" w:cs="仿宋"/>
          <w:b/>
          <w:bCs/>
          <w:i w:val="0"/>
          <w:iCs w:val="0"/>
          <w:color w:val="auto"/>
          <w:highlight w:val="none"/>
        </w:rPr>
      </w:pPr>
    </w:p>
    <w:tbl>
      <w:tblPr>
        <w:tblStyle w:val="30"/>
        <w:tblW w:w="9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1525"/>
        <w:gridCol w:w="2428"/>
        <w:gridCol w:w="2177"/>
        <w:gridCol w:w="849"/>
      </w:tblGrid>
      <w:tr w14:paraId="3E3D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2304" w:type="dxa"/>
            <w:tcBorders>
              <w:top w:val="single" w:color="auto" w:sz="4" w:space="0"/>
              <w:left w:val="single" w:color="auto" w:sz="4" w:space="0"/>
              <w:bottom w:val="single" w:color="auto" w:sz="4" w:space="0"/>
              <w:right w:val="single" w:color="auto" w:sz="4" w:space="0"/>
            </w:tcBorders>
            <w:vAlign w:val="center"/>
          </w:tcPr>
          <w:p w14:paraId="0F77E48A">
            <w:pPr>
              <w:widowControl/>
              <w:jc w:val="center"/>
              <w:rPr>
                <w:rFonts w:hint="eastAsia" w:ascii="仿宋" w:hAnsi="仿宋" w:eastAsia="仿宋" w:cs="仿宋"/>
                <w:b/>
                <w:bCs/>
                <w:color w:val="auto"/>
                <w:kern w:val="0"/>
                <w:sz w:val="24"/>
                <w:szCs w:val="24"/>
                <w:highlight w:val="none"/>
              </w:rPr>
            </w:pPr>
            <w:r>
              <w:rPr>
                <w:rFonts w:hint="eastAsia" w:ascii="仿宋" w:hAnsi="仿宋" w:eastAsia="仿宋" w:cs="仿宋"/>
                <w:b/>
                <w:bCs/>
                <w:color w:val="auto"/>
                <w:kern w:val="0"/>
                <w:sz w:val="24"/>
                <w:szCs w:val="24"/>
                <w:highlight w:val="none"/>
              </w:rPr>
              <w:t>投标</w:t>
            </w:r>
            <w:r>
              <w:rPr>
                <w:rFonts w:hint="eastAsia" w:ascii="仿宋" w:hAnsi="仿宋" w:eastAsia="仿宋" w:cs="仿宋"/>
                <w:b/>
                <w:bCs/>
                <w:color w:val="auto"/>
                <w:kern w:val="0"/>
                <w:sz w:val="24"/>
                <w:szCs w:val="24"/>
                <w:highlight w:val="none"/>
                <w:lang w:val="en-US" w:eastAsia="zh-CN"/>
              </w:rPr>
              <w:t>总</w:t>
            </w:r>
            <w:r>
              <w:rPr>
                <w:rFonts w:hint="eastAsia" w:ascii="仿宋" w:hAnsi="仿宋" w:eastAsia="仿宋" w:cs="仿宋"/>
                <w:b/>
                <w:bCs/>
                <w:color w:val="auto"/>
                <w:kern w:val="0"/>
                <w:sz w:val="24"/>
                <w:szCs w:val="24"/>
                <w:highlight w:val="none"/>
              </w:rPr>
              <w:t>价（元、含税）</w:t>
            </w:r>
          </w:p>
        </w:tc>
        <w:tc>
          <w:tcPr>
            <w:tcW w:w="1525" w:type="dxa"/>
            <w:tcBorders>
              <w:top w:val="single" w:color="auto" w:sz="4" w:space="0"/>
              <w:left w:val="single" w:color="auto" w:sz="4" w:space="0"/>
              <w:bottom w:val="single" w:color="auto" w:sz="4" w:space="0"/>
              <w:right w:val="single" w:color="auto" w:sz="4" w:space="0"/>
            </w:tcBorders>
            <w:vAlign w:val="center"/>
          </w:tcPr>
          <w:p w14:paraId="1DC49F41">
            <w:pPr>
              <w:widowControl/>
              <w:jc w:val="center"/>
              <w:rPr>
                <w:rFonts w:hint="eastAsia" w:ascii="仿宋" w:hAnsi="仿宋" w:eastAsia="仿宋" w:cs="仿宋"/>
                <w:b/>
                <w:bCs/>
                <w:color w:val="auto"/>
                <w:kern w:val="0"/>
                <w:sz w:val="24"/>
                <w:szCs w:val="24"/>
                <w:highlight w:val="none"/>
                <w:lang w:eastAsia="zh-CN"/>
              </w:rPr>
            </w:pPr>
            <w:r>
              <w:rPr>
                <w:rFonts w:hint="eastAsia" w:ascii="仿宋" w:hAnsi="仿宋" w:eastAsia="仿宋" w:cs="仿宋"/>
                <w:b/>
                <w:bCs/>
                <w:color w:val="auto"/>
                <w:kern w:val="0"/>
                <w:sz w:val="24"/>
                <w:szCs w:val="24"/>
                <w:highlight w:val="none"/>
                <w:lang w:eastAsia="zh-CN"/>
              </w:rPr>
              <w:t>税率</w:t>
            </w:r>
          </w:p>
        </w:tc>
        <w:tc>
          <w:tcPr>
            <w:tcW w:w="2428" w:type="dxa"/>
            <w:tcBorders>
              <w:top w:val="single" w:color="auto" w:sz="4" w:space="0"/>
              <w:left w:val="single" w:color="auto" w:sz="4" w:space="0"/>
              <w:bottom w:val="single" w:color="auto" w:sz="4" w:space="0"/>
              <w:right w:val="single" w:color="auto" w:sz="4" w:space="0"/>
            </w:tcBorders>
            <w:vAlign w:val="center"/>
          </w:tcPr>
          <w:p w14:paraId="740FF5AF">
            <w:pPr>
              <w:widowControl/>
              <w:jc w:val="center"/>
              <w:rPr>
                <w:rFonts w:hint="eastAsia" w:ascii="仿宋" w:hAnsi="仿宋" w:eastAsia="仿宋" w:cs="仿宋"/>
                <w:b/>
                <w:bCs/>
                <w:color w:val="auto"/>
                <w:kern w:val="0"/>
                <w:sz w:val="24"/>
                <w:szCs w:val="24"/>
                <w:highlight w:val="none"/>
              </w:rPr>
            </w:pPr>
            <w:r>
              <w:rPr>
                <w:rFonts w:hint="eastAsia" w:ascii="仿宋" w:hAnsi="仿宋" w:eastAsia="仿宋" w:cs="仿宋"/>
                <w:b/>
                <w:bCs/>
                <w:kern w:val="0"/>
                <w:sz w:val="21"/>
                <w:highlight w:val="none"/>
              </w:rPr>
              <w:t>投标总价（元、不含税）</w:t>
            </w:r>
          </w:p>
        </w:tc>
        <w:tc>
          <w:tcPr>
            <w:tcW w:w="2177" w:type="dxa"/>
            <w:tcBorders>
              <w:top w:val="single" w:color="auto" w:sz="4" w:space="0"/>
              <w:left w:val="single" w:color="auto" w:sz="4" w:space="0"/>
              <w:bottom w:val="single" w:color="auto" w:sz="4" w:space="0"/>
              <w:right w:val="single" w:color="auto" w:sz="4" w:space="0"/>
            </w:tcBorders>
            <w:vAlign w:val="center"/>
          </w:tcPr>
          <w:p w14:paraId="27F169FE">
            <w:pPr>
              <w:widowControl/>
              <w:jc w:val="center"/>
              <w:rPr>
                <w:rFonts w:hint="eastAsia" w:ascii="仿宋" w:hAnsi="仿宋" w:eastAsia="仿宋" w:cs="仿宋"/>
                <w:b/>
                <w:bCs/>
                <w:color w:val="auto"/>
                <w:kern w:val="0"/>
                <w:sz w:val="24"/>
                <w:szCs w:val="24"/>
                <w:highlight w:val="none"/>
                <w:lang w:val="en-US" w:eastAsia="zh-CN"/>
              </w:rPr>
            </w:pPr>
            <w:r>
              <w:rPr>
                <w:rFonts w:hint="eastAsia" w:ascii="仿宋" w:hAnsi="仿宋" w:eastAsia="仿宋" w:cs="仿宋"/>
                <w:b/>
                <w:bCs/>
                <w:color w:val="auto"/>
                <w:kern w:val="0"/>
                <w:sz w:val="24"/>
                <w:szCs w:val="24"/>
                <w:highlight w:val="none"/>
              </w:rPr>
              <w:t>投标保证金</w:t>
            </w:r>
            <w:r>
              <w:rPr>
                <w:rFonts w:hint="eastAsia" w:ascii="仿宋" w:hAnsi="仿宋" w:eastAsia="仿宋" w:cs="仿宋"/>
                <w:b/>
                <w:bCs/>
                <w:color w:val="auto"/>
                <w:kern w:val="0"/>
                <w:sz w:val="24"/>
                <w:szCs w:val="24"/>
                <w:highlight w:val="none"/>
                <w:lang w:val="en-US" w:eastAsia="zh-CN"/>
              </w:rPr>
              <w:t>是否递交</w:t>
            </w:r>
          </w:p>
        </w:tc>
        <w:tc>
          <w:tcPr>
            <w:tcW w:w="849" w:type="dxa"/>
            <w:tcBorders>
              <w:top w:val="single" w:color="auto" w:sz="4" w:space="0"/>
              <w:left w:val="single" w:color="auto" w:sz="4" w:space="0"/>
              <w:bottom w:val="single" w:color="auto" w:sz="4" w:space="0"/>
              <w:right w:val="single" w:color="auto" w:sz="4" w:space="0"/>
            </w:tcBorders>
            <w:vAlign w:val="center"/>
          </w:tcPr>
          <w:p w14:paraId="167F56C2">
            <w:pPr>
              <w:widowControl/>
              <w:jc w:val="center"/>
              <w:rPr>
                <w:rFonts w:hint="eastAsia" w:ascii="仿宋" w:hAnsi="仿宋" w:eastAsia="仿宋" w:cs="仿宋"/>
                <w:b/>
                <w:bCs/>
                <w:color w:val="auto"/>
                <w:kern w:val="0"/>
                <w:sz w:val="24"/>
                <w:szCs w:val="24"/>
                <w:highlight w:val="none"/>
              </w:rPr>
            </w:pPr>
            <w:r>
              <w:rPr>
                <w:rFonts w:hint="eastAsia" w:ascii="仿宋" w:hAnsi="仿宋" w:eastAsia="仿宋" w:cs="仿宋"/>
                <w:b/>
                <w:bCs/>
                <w:color w:val="auto"/>
                <w:kern w:val="0"/>
                <w:sz w:val="24"/>
                <w:szCs w:val="24"/>
                <w:highlight w:val="none"/>
              </w:rPr>
              <w:t>备注</w:t>
            </w:r>
          </w:p>
        </w:tc>
      </w:tr>
      <w:tr w14:paraId="279D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2304" w:type="dxa"/>
            <w:tcBorders>
              <w:top w:val="single" w:color="auto" w:sz="4" w:space="0"/>
              <w:left w:val="single" w:color="auto" w:sz="4" w:space="0"/>
              <w:bottom w:val="single" w:color="auto" w:sz="4" w:space="0"/>
              <w:right w:val="single" w:color="auto" w:sz="4" w:space="0"/>
            </w:tcBorders>
            <w:vAlign w:val="center"/>
          </w:tcPr>
          <w:p w14:paraId="3D1535AA">
            <w:pPr>
              <w:widowControl/>
              <w:jc w:val="left"/>
              <w:rPr>
                <w:rFonts w:hint="eastAsia" w:ascii="仿宋" w:hAnsi="仿宋" w:eastAsia="仿宋" w:cs="仿宋"/>
                <w:color w:val="auto"/>
                <w:kern w:val="0"/>
                <w:sz w:val="24"/>
                <w:szCs w:val="24"/>
                <w:highlight w:val="none"/>
              </w:rPr>
            </w:pPr>
          </w:p>
        </w:tc>
        <w:tc>
          <w:tcPr>
            <w:tcW w:w="1525" w:type="dxa"/>
            <w:tcBorders>
              <w:top w:val="single" w:color="auto" w:sz="4" w:space="0"/>
              <w:left w:val="single" w:color="auto" w:sz="4" w:space="0"/>
              <w:bottom w:val="single" w:color="auto" w:sz="4" w:space="0"/>
              <w:right w:val="single" w:color="auto" w:sz="4" w:space="0"/>
            </w:tcBorders>
            <w:vAlign w:val="center"/>
          </w:tcPr>
          <w:p w14:paraId="690C4DFF">
            <w:pPr>
              <w:widowControl/>
              <w:jc w:val="center"/>
              <w:rPr>
                <w:rFonts w:hint="eastAsia" w:ascii="仿宋" w:hAnsi="仿宋" w:eastAsia="仿宋" w:cs="仿宋"/>
                <w:color w:val="auto"/>
                <w:kern w:val="0"/>
                <w:sz w:val="24"/>
                <w:szCs w:val="24"/>
                <w:highlight w:val="none"/>
              </w:rPr>
            </w:pPr>
          </w:p>
        </w:tc>
        <w:tc>
          <w:tcPr>
            <w:tcW w:w="2428" w:type="dxa"/>
            <w:tcBorders>
              <w:top w:val="single" w:color="auto" w:sz="4" w:space="0"/>
              <w:left w:val="single" w:color="auto" w:sz="4" w:space="0"/>
              <w:bottom w:val="single" w:color="auto" w:sz="4" w:space="0"/>
              <w:right w:val="single" w:color="auto" w:sz="4" w:space="0"/>
            </w:tcBorders>
            <w:vAlign w:val="center"/>
          </w:tcPr>
          <w:p w14:paraId="30E50E82">
            <w:pPr>
              <w:widowControl/>
              <w:jc w:val="center"/>
              <w:rPr>
                <w:rFonts w:hint="eastAsia" w:ascii="仿宋" w:hAnsi="仿宋" w:eastAsia="仿宋" w:cs="仿宋"/>
                <w:color w:val="auto"/>
                <w:kern w:val="0"/>
                <w:sz w:val="24"/>
                <w:szCs w:val="24"/>
                <w:highlight w:val="none"/>
              </w:rPr>
            </w:pPr>
          </w:p>
        </w:tc>
        <w:tc>
          <w:tcPr>
            <w:tcW w:w="2177" w:type="dxa"/>
            <w:tcBorders>
              <w:top w:val="single" w:color="auto" w:sz="4" w:space="0"/>
              <w:left w:val="single" w:color="auto" w:sz="4" w:space="0"/>
              <w:bottom w:val="single" w:color="auto" w:sz="4" w:space="0"/>
              <w:right w:val="single" w:color="auto" w:sz="4" w:space="0"/>
            </w:tcBorders>
            <w:vAlign w:val="center"/>
          </w:tcPr>
          <w:p w14:paraId="1E955954">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sym w:font="Wingdings 2" w:char="F0A3"/>
            </w:r>
            <w:r>
              <w:rPr>
                <w:rFonts w:hint="eastAsia" w:ascii="仿宋" w:hAnsi="仿宋" w:eastAsia="仿宋" w:cs="仿宋"/>
                <w:color w:val="auto"/>
                <w:kern w:val="0"/>
                <w:sz w:val="24"/>
                <w:szCs w:val="24"/>
                <w:highlight w:val="none"/>
              </w:rPr>
              <w:t>是</w:t>
            </w:r>
          </w:p>
          <w:p w14:paraId="36352B42">
            <w:pPr>
              <w:widowControl/>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sym w:font="Wingdings 2" w:char="F0A3"/>
            </w:r>
            <w:r>
              <w:rPr>
                <w:rFonts w:hint="eastAsia" w:ascii="仿宋" w:hAnsi="仿宋" w:eastAsia="仿宋" w:cs="仿宋"/>
                <w:color w:val="auto"/>
                <w:kern w:val="0"/>
                <w:sz w:val="24"/>
                <w:szCs w:val="24"/>
                <w:highlight w:val="none"/>
              </w:rPr>
              <w:t>否</w:t>
            </w:r>
          </w:p>
        </w:tc>
        <w:tc>
          <w:tcPr>
            <w:tcW w:w="849" w:type="dxa"/>
            <w:tcBorders>
              <w:top w:val="single" w:color="auto" w:sz="4" w:space="0"/>
              <w:left w:val="single" w:color="auto" w:sz="4" w:space="0"/>
              <w:bottom w:val="single" w:color="auto" w:sz="4" w:space="0"/>
              <w:right w:val="single" w:color="auto" w:sz="4" w:space="0"/>
            </w:tcBorders>
            <w:vAlign w:val="center"/>
          </w:tcPr>
          <w:p w14:paraId="70CD3464">
            <w:pPr>
              <w:widowControl/>
              <w:jc w:val="center"/>
              <w:rPr>
                <w:rFonts w:hint="eastAsia" w:ascii="仿宋" w:hAnsi="仿宋" w:eastAsia="仿宋" w:cs="仿宋"/>
                <w:color w:val="auto"/>
                <w:kern w:val="0"/>
                <w:sz w:val="24"/>
                <w:szCs w:val="24"/>
                <w:highlight w:val="none"/>
              </w:rPr>
            </w:pPr>
          </w:p>
        </w:tc>
      </w:tr>
    </w:tbl>
    <w:p w14:paraId="45B9F600">
      <w:pPr>
        <w:pStyle w:val="82"/>
        <w:numPr>
          <w:ilvl w:val="0"/>
          <w:numId w:val="0"/>
        </w:numPr>
        <w:adjustRightInd/>
        <w:snapToGrid/>
        <w:spacing w:after="0" w:line="240" w:lineRule="auto"/>
        <w:rPr>
          <w:rFonts w:hint="eastAsia" w:ascii="仿宋" w:hAnsi="仿宋" w:eastAsia="仿宋" w:cs="仿宋"/>
          <w:b/>
          <w:bCs/>
          <w:i w:val="0"/>
          <w:iCs w:val="0"/>
          <w:color w:val="auto"/>
          <w:highlight w:val="none"/>
        </w:rPr>
      </w:pPr>
    </w:p>
    <w:p w14:paraId="099B0AE7">
      <w:pPr>
        <w:pStyle w:val="82"/>
        <w:numPr>
          <w:ilvl w:val="0"/>
          <w:numId w:val="17"/>
        </w:numPr>
        <w:adjustRightInd/>
        <w:snapToGrid/>
        <w:spacing w:after="0" w:line="240" w:lineRule="auto"/>
        <w:rPr>
          <w:rFonts w:hint="eastAsia" w:ascii="仿宋" w:hAnsi="仿宋" w:eastAsia="仿宋" w:cs="仿宋"/>
          <w:b/>
          <w:bCs/>
          <w:i w:val="0"/>
          <w:iCs w:val="0"/>
          <w:color w:val="auto"/>
          <w:highlight w:val="none"/>
        </w:rPr>
      </w:pPr>
      <w:r>
        <w:rPr>
          <w:rFonts w:hint="eastAsia" w:ascii="仿宋" w:hAnsi="仿宋" w:eastAsia="仿宋" w:cs="仿宋"/>
          <w:b/>
          <w:bCs/>
          <w:i w:val="0"/>
          <w:iCs w:val="0"/>
          <w:color w:val="auto"/>
          <w:highlight w:val="none"/>
        </w:rPr>
        <w:t>请在表格中“投标保证金”项中在相应的“</w:t>
      </w:r>
      <w:r>
        <w:rPr>
          <w:rFonts w:hint="eastAsia" w:ascii="仿宋" w:hAnsi="仿宋" w:eastAsia="仿宋" w:cs="仿宋"/>
          <w:b/>
          <w:bCs/>
          <w:i w:val="0"/>
          <w:iCs w:val="0"/>
          <w:color w:val="auto"/>
          <w:kern w:val="0"/>
          <w:highlight w:val="none"/>
        </w:rPr>
        <w:sym w:font="Wingdings 2" w:char="F0A3"/>
      </w:r>
      <w:r>
        <w:rPr>
          <w:rFonts w:hint="eastAsia" w:ascii="仿宋" w:hAnsi="仿宋" w:eastAsia="仿宋" w:cs="仿宋"/>
          <w:b/>
          <w:bCs/>
          <w:i w:val="0"/>
          <w:iCs w:val="0"/>
          <w:color w:val="auto"/>
          <w:highlight w:val="none"/>
        </w:rPr>
        <w:t>”内标记“</w:t>
      </w:r>
      <w:r>
        <w:rPr>
          <w:rFonts w:hint="eastAsia" w:ascii="仿宋" w:hAnsi="仿宋" w:eastAsia="仿宋" w:cs="仿宋"/>
          <w:b/>
          <w:bCs/>
          <w:i w:val="0"/>
          <w:iCs w:val="0"/>
          <w:color w:val="auto"/>
          <w:kern w:val="0"/>
          <w:highlight w:val="none"/>
        </w:rPr>
        <w:sym w:font="Wingdings 2" w:char="F050"/>
      </w:r>
      <w:r>
        <w:rPr>
          <w:rFonts w:hint="eastAsia" w:ascii="仿宋" w:hAnsi="仿宋" w:eastAsia="仿宋" w:cs="仿宋"/>
          <w:b/>
          <w:bCs/>
          <w:i w:val="0"/>
          <w:iCs w:val="0"/>
          <w:color w:val="auto"/>
          <w:highlight w:val="none"/>
        </w:rPr>
        <w:t>”；</w:t>
      </w:r>
    </w:p>
    <w:p w14:paraId="1127E7BB">
      <w:pPr>
        <w:pStyle w:val="82"/>
        <w:numPr>
          <w:ilvl w:val="0"/>
          <w:numId w:val="17"/>
        </w:numPr>
        <w:adjustRightInd/>
        <w:snapToGrid/>
        <w:spacing w:after="0" w:line="240" w:lineRule="auto"/>
        <w:rPr>
          <w:rFonts w:hint="eastAsia" w:ascii="仿宋" w:hAnsi="仿宋" w:eastAsia="仿宋" w:cs="仿宋"/>
          <w:b/>
          <w:bCs/>
          <w:i w:val="0"/>
          <w:iCs w:val="0"/>
          <w:color w:val="auto"/>
          <w:highlight w:val="none"/>
        </w:rPr>
      </w:pPr>
      <w:r>
        <w:rPr>
          <w:rFonts w:hint="eastAsia" w:ascii="仿宋" w:hAnsi="仿宋" w:eastAsia="仿宋" w:cs="仿宋"/>
          <w:b/>
          <w:bCs/>
          <w:i w:val="0"/>
          <w:iCs w:val="0"/>
          <w:color w:val="auto"/>
          <w:highlight w:val="none"/>
          <w:lang w:val="en-US" w:eastAsia="zh-CN"/>
        </w:rPr>
        <w:t>此报价包括免费保修期（如有）。</w:t>
      </w:r>
    </w:p>
    <w:p w14:paraId="25FF01E6">
      <w:pPr>
        <w:pStyle w:val="82"/>
        <w:numPr>
          <w:ilvl w:val="0"/>
          <w:numId w:val="17"/>
        </w:numPr>
        <w:adjustRightInd/>
        <w:snapToGrid/>
        <w:spacing w:after="0" w:line="240" w:lineRule="auto"/>
        <w:ind w:left="0" w:leftChars="0" w:firstLine="0" w:firstLineChars="0"/>
        <w:rPr>
          <w:rFonts w:hint="eastAsia" w:ascii="仿宋" w:hAnsi="仿宋" w:eastAsia="仿宋" w:cs="仿宋"/>
          <w:b/>
          <w:bCs/>
          <w:i w:val="0"/>
          <w:iCs w:val="0"/>
          <w:color w:val="auto"/>
          <w:highlight w:val="none"/>
          <w:lang w:val="en-US" w:eastAsia="zh-CN"/>
        </w:rPr>
      </w:pPr>
      <w:r>
        <w:rPr>
          <w:rFonts w:hint="eastAsia" w:ascii="仿宋" w:hAnsi="仿宋" w:eastAsia="仿宋" w:cs="仿宋"/>
          <w:b/>
          <w:bCs/>
          <w:i w:val="0"/>
          <w:iCs w:val="0"/>
          <w:color w:val="auto"/>
          <w:highlight w:val="none"/>
          <w:lang w:val="en-US" w:eastAsia="zh-CN"/>
        </w:rPr>
        <w:t>本表所涉及税后报价是包含服务过程中所发生的材料费、人工费及税金等相关一切费用的报价。</w:t>
      </w:r>
    </w:p>
    <w:p w14:paraId="02DDE23B">
      <w:pPr>
        <w:pStyle w:val="82"/>
        <w:numPr>
          <w:ilvl w:val="0"/>
          <w:numId w:val="17"/>
        </w:numPr>
        <w:adjustRightInd/>
        <w:snapToGrid/>
        <w:spacing w:after="0" w:line="240" w:lineRule="auto"/>
        <w:ind w:left="0" w:leftChars="0" w:firstLine="0" w:firstLineChars="0"/>
        <w:rPr>
          <w:rFonts w:hint="eastAsia" w:ascii="仿宋" w:hAnsi="仿宋" w:eastAsia="仿宋" w:cs="仿宋"/>
          <w:b/>
          <w:bCs/>
          <w:i w:val="0"/>
          <w:iCs w:val="0"/>
          <w:color w:val="auto"/>
          <w:highlight w:val="none"/>
          <w:lang w:val="en-US" w:eastAsia="zh-CN"/>
        </w:rPr>
      </w:pPr>
      <w:r>
        <w:rPr>
          <w:rFonts w:hint="eastAsia" w:ascii="仿宋" w:hAnsi="仿宋" w:eastAsia="仿宋" w:cs="仿宋"/>
          <w:b/>
          <w:bCs/>
          <w:i w:val="0"/>
          <w:iCs w:val="0"/>
          <w:color w:val="auto"/>
          <w:highlight w:val="none"/>
          <w:lang w:val="en-US" w:eastAsia="zh-CN"/>
        </w:rPr>
        <w:t>最高限价：每家投标人投标总价报价不超过630000元（含税）。</w:t>
      </w:r>
    </w:p>
    <w:p w14:paraId="03EA0E09">
      <w:pPr>
        <w:pStyle w:val="82"/>
        <w:numPr>
          <w:ilvl w:val="0"/>
          <w:numId w:val="17"/>
        </w:numPr>
        <w:adjustRightInd/>
        <w:snapToGrid/>
        <w:spacing w:after="0" w:line="240" w:lineRule="auto"/>
        <w:ind w:left="0" w:leftChars="0" w:firstLine="0" w:firstLineChars="0"/>
        <w:rPr>
          <w:rFonts w:hint="eastAsia" w:ascii="仿宋" w:hAnsi="仿宋" w:eastAsia="仿宋" w:cs="仿宋"/>
          <w:b/>
          <w:bCs/>
          <w:i w:val="0"/>
          <w:iCs w:val="0"/>
          <w:color w:val="auto"/>
          <w:highlight w:val="none"/>
          <w:lang w:val="en-US" w:eastAsia="zh-CN"/>
        </w:rPr>
      </w:pPr>
      <w:r>
        <w:rPr>
          <w:rFonts w:hint="eastAsia" w:ascii="仿宋" w:hAnsi="仿宋" w:eastAsia="仿宋" w:cs="仿宋"/>
          <w:b/>
          <w:bCs/>
          <w:i w:val="0"/>
          <w:iCs w:val="0"/>
          <w:color w:val="auto"/>
          <w:highlight w:val="none"/>
          <w:lang w:val="en-US" w:eastAsia="zh-CN"/>
        </w:rPr>
        <w:t>报价特别提示：当投标人的投标总报价低于项目最高限价45%的，即投标报价小于283,500.00元时（630,000.00元×45%＝283,500.00元），投标人应按照第三章评分办法中“启动异常低价投标审查程序”的要求，随投标文件一并提交相关书面说明及必要的证明材料，作为本开标一览表的附件编制在投标文件中。</w:t>
      </w:r>
    </w:p>
    <w:p w14:paraId="7D469ABE">
      <w:pPr>
        <w:pStyle w:val="82"/>
        <w:numPr>
          <w:ilvl w:val="0"/>
          <w:numId w:val="17"/>
        </w:numPr>
        <w:adjustRightInd/>
        <w:snapToGrid/>
        <w:spacing w:after="0" w:line="240" w:lineRule="auto"/>
        <w:ind w:left="0" w:leftChars="0" w:firstLine="0" w:firstLineChars="0"/>
        <w:rPr>
          <w:rFonts w:hint="eastAsia" w:ascii="仿宋" w:hAnsi="仿宋" w:eastAsia="仿宋" w:cs="仿宋"/>
          <w:b/>
          <w:bCs/>
          <w:i w:val="0"/>
          <w:iCs w:val="0"/>
          <w:color w:val="auto"/>
          <w:highlight w:val="none"/>
          <w:lang w:val="en-US" w:eastAsia="zh-CN"/>
        </w:rPr>
      </w:pPr>
      <w:r>
        <w:rPr>
          <w:rFonts w:hint="eastAsia" w:ascii="仿宋" w:hAnsi="仿宋" w:eastAsia="仿宋" w:cs="仿宋"/>
          <w:b/>
          <w:bCs/>
          <w:i w:val="0"/>
          <w:iCs w:val="0"/>
          <w:color w:val="auto"/>
          <w:highlight w:val="none"/>
          <w:lang w:val="en-US" w:eastAsia="zh-CN"/>
        </w:rPr>
        <w:t>投标总价（元、不含税）=投标总价（元、含税）/（1+税率），保留两位小数，小数点后第三位四舍五入。</w:t>
      </w:r>
    </w:p>
    <w:p w14:paraId="2894493C">
      <w:pPr>
        <w:pStyle w:val="82"/>
        <w:adjustRightInd/>
        <w:snapToGrid/>
        <w:spacing w:after="0" w:line="240" w:lineRule="auto"/>
        <w:rPr>
          <w:rFonts w:hint="eastAsia" w:ascii="仿宋" w:hAnsi="仿宋" w:eastAsia="仿宋" w:cs="仿宋"/>
          <w:b/>
          <w:bCs/>
          <w:i w:val="0"/>
          <w:iCs w:val="0"/>
          <w:color w:val="auto"/>
          <w:sz w:val="21"/>
          <w:szCs w:val="21"/>
          <w:highlight w:val="none"/>
        </w:rPr>
      </w:pPr>
      <w:r>
        <w:rPr>
          <w:rFonts w:hint="eastAsia" w:ascii="仿宋" w:hAnsi="仿宋" w:eastAsia="仿宋" w:cs="仿宋"/>
          <w:b/>
          <w:bCs/>
          <w:i w:val="0"/>
          <w:iCs w:val="0"/>
          <w:color w:val="auto"/>
          <w:sz w:val="24"/>
          <w:szCs w:val="24"/>
          <w:highlight w:val="none"/>
        </w:rPr>
        <w:t>注：此表除按照要求装订在投标文件中，还应按投标人须知的规定密封、标记并单独提交一份，以便在开标时使用。</w:t>
      </w:r>
    </w:p>
    <w:p w14:paraId="59754ECB">
      <w:pPr>
        <w:pStyle w:val="82"/>
        <w:adjustRightInd/>
        <w:snapToGrid/>
        <w:spacing w:after="0" w:line="240" w:lineRule="auto"/>
        <w:jc w:val="left"/>
        <w:rPr>
          <w:rFonts w:hint="eastAsia" w:ascii="仿宋" w:hAnsi="仿宋" w:eastAsia="仿宋" w:cs="仿宋"/>
          <w:i w:val="0"/>
          <w:iCs w:val="0"/>
          <w:color w:val="auto"/>
          <w:highlight w:val="none"/>
        </w:rPr>
      </w:pPr>
    </w:p>
    <w:p w14:paraId="63D5B38C">
      <w:pPr>
        <w:spacing w:line="360" w:lineRule="auto"/>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760E7744">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7F4EE3E5">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22E974B2">
      <w:pPr>
        <w:pStyle w:val="82"/>
        <w:adjustRightInd/>
        <w:snapToGrid/>
        <w:spacing w:after="0"/>
        <w:rPr>
          <w:rFonts w:hint="eastAsia" w:ascii="仿宋" w:hAnsi="仿宋" w:eastAsia="仿宋" w:cs="仿宋"/>
          <w:i w:val="0"/>
          <w:iCs w:val="0"/>
          <w:color w:val="auto"/>
          <w:highlight w:val="none"/>
        </w:rPr>
      </w:pPr>
    </w:p>
    <w:p w14:paraId="5955D32F">
      <w:pPr>
        <w:widowControl/>
        <w:jc w:val="left"/>
        <w:rPr>
          <w:rFonts w:hint="eastAsia" w:ascii="仿宋" w:hAnsi="仿宋" w:eastAsia="仿宋" w:cs="仿宋"/>
          <w:i w:val="0"/>
          <w:iCs w:val="0"/>
          <w:color w:val="auto"/>
          <w:sz w:val="24"/>
          <w:highlight w:val="none"/>
        </w:rPr>
        <w:sectPr>
          <w:pgSz w:w="11906" w:h="16838"/>
          <w:pgMar w:top="1287" w:right="1418" w:bottom="1418" w:left="1418" w:header="851" w:footer="992" w:gutter="0"/>
          <w:pgBorders>
            <w:top w:val="none" w:sz="0" w:space="0"/>
            <w:left w:val="none" w:sz="0" w:space="0"/>
            <w:bottom w:val="none" w:sz="0" w:space="0"/>
            <w:right w:val="none" w:sz="0" w:space="0"/>
          </w:pgBorders>
          <w:pgNumType w:fmt="decimal"/>
          <w:cols w:space="720" w:num="1"/>
          <w:docGrid w:linePitch="312" w:charSpace="0"/>
        </w:sectPr>
      </w:pPr>
      <w:r>
        <w:rPr>
          <w:rFonts w:hint="eastAsia" w:ascii="仿宋" w:hAnsi="仿宋" w:eastAsia="仿宋" w:cs="仿宋"/>
          <w:i w:val="0"/>
          <w:iCs w:val="0"/>
          <w:color w:val="auto"/>
          <w:sz w:val="24"/>
          <w:highlight w:val="none"/>
        </w:rPr>
        <w:br w:type="page"/>
      </w:r>
    </w:p>
    <w:p w14:paraId="69C999DC">
      <w:pPr>
        <w:pStyle w:val="4"/>
        <w:numPr>
          <w:ilvl w:val="1"/>
          <w:numId w:val="0"/>
        </w:numPr>
        <w:tabs>
          <w:tab w:val="left" w:pos="0"/>
          <w:tab w:val="left" w:pos="356"/>
          <w:tab w:val="left" w:pos="399"/>
        </w:tabs>
        <w:spacing w:before="0" w:after="120" w:line="240" w:lineRule="auto"/>
        <w:ind w:leftChars="0"/>
        <w:jc w:val="left"/>
        <w:rPr>
          <w:rFonts w:hint="default" w:ascii="仿宋" w:hAnsi="仿宋" w:eastAsia="仿宋" w:cs="仿宋"/>
          <w:i w:val="0"/>
          <w:iCs w:val="0"/>
          <w:color w:val="auto"/>
          <w:sz w:val="24"/>
          <w:highlight w:val="none"/>
          <w:lang w:val="en-US" w:eastAsia="zh-CN"/>
        </w:rPr>
      </w:pPr>
      <w:r>
        <w:rPr>
          <w:rFonts w:hint="eastAsia" w:ascii="仿宋" w:hAnsi="仿宋" w:eastAsia="仿宋" w:cs="仿宋"/>
          <w:i w:val="0"/>
          <w:iCs w:val="0"/>
          <w:color w:val="auto"/>
          <w:sz w:val="24"/>
          <w:highlight w:val="none"/>
          <w:lang w:val="en-US" w:eastAsia="zh-CN"/>
        </w:rPr>
        <w:t>附件3</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分项报价表（格式）-本项目不适用</w:t>
      </w:r>
    </w:p>
    <w:p w14:paraId="4545CDCD">
      <w:pPr>
        <w:bidi w:val="0"/>
        <w:jc w:val="center"/>
        <w:rPr>
          <w:rFonts w:hint="eastAsia" w:ascii="仿宋" w:hAnsi="仿宋" w:eastAsia="仿宋" w:cs="仿宋"/>
          <w:color w:val="auto"/>
          <w:sz w:val="32"/>
          <w:szCs w:val="28"/>
          <w:highlight w:val="none"/>
          <w:lang w:val="en-US" w:eastAsia="zh-CN"/>
        </w:rPr>
      </w:pPr>
      <w:r>
        <w:rPr>
          <w:rFonts w:hint="eastAsia" w:ascii="仿宋" w:hAnsi="仿宋" w:eastAsia="仿宋" w:cs="仿宋"/>
          <w:color w:val="auto"/>
          <w:sz w:val="32"/>
          <w:szCs w:val="28"/>
          <w:highlight w:val="none"/>
          <w:lang w:val="en-US" w:eastAsia="zh-CN"/>
        </w:rPr>
        <w:t>分项报价表</w:t>
      </w:r>
    </w:p>
    <w:p w14:paraId="7290E2E3">
      <w:pPr>
        <w:bidi w:val="0"/>
        <w:rPr>
          <w:rFonts w:hint="eastAsia" w:ascii="仿宋" w:hAnsi="仿宋" w:eastAsia="仿宋" w:cs="仿宋"/>
          <w:color w:val="auto"/>
          <w:highlight w:val="none"/>
          <w:lang w:val="en-US" w:eastAsia="zh-CN"/>
        </w:rPr>
      </w:pPr>
    </w:p>
    <w:p w14:paraId="27FE6A53">
      <w:pPr>
        <w:pStyle w:val="10"/>
        <w:spacing w:line="360" w:lineRule="auto"/>
        <w:ind w:firstLine="480"/>
        <w:jc w:val="left"/>
        <w:rPr>
          <w:rFonts w:hint="eastAsia" w:ascii="仿宋" w:hAnsi="仿宋" w:eastAsia="仿宋" w:cs="仿宋"/>
          <w:i w:val="0"/>
          <w:iCs w:val="0"/>
          <w:color w:val="auto"/>
          <w:sz w:val="24"/>
          <w:highlight w:val="none"/>
        </w:rPr>
      </w:pPr>
      <w:r>
        <w:rPr>
          <w:rFonts w:hint="eastAsia" w:ascii="仿宋" w:hAnsi="仿宋" w:eastAsia="仿宋" w:cs="仿宋"/>
          <w:i w:val="0"/>
          <w:iCs w:val="0"/>
          <w:color w:val="auto"/>
          <w:sz w:val="24"/>
          <w:highlight w:val="none"/>
        </w:rPr>
        <w:t>项目名称：</w:t>
      </w:r>
    </w:p>
    <w:p w14:paraId="549A5420">
      <w:pPr>
        <w:pStyle w:val="10"/>
        <w:spacing w:line="360" w:lineRule="auto"/>
        <w:ind w:firstLine="480"/>
        <w:jc w:val="left"/>
        <w:rPr>
          <w:rFonts w:hint="eastAsia" w:ascii="仿宋" w:hAnsi="仿宋" w:eastAsia="仿宋" w:cs="仿宋"/>
          <w:i w:val="0"/>
          <w:iCs w:val="0"/>
          <w:color w:val="auto"/>
          <w:sz w:val="24"/>
          <w:highlight w:val="none"/>
        </w:rPr>
      </w:pPr>
      <w:r>
        <w:rPr>
          <w:rFonts w:hint="eastAsia" w:ascii="仿宋" w:hAnsi="仿宋" w:eastAsia="仿宋" w:cs="仿宋"/>
          <w:i w:val="0"/>
          <w:iCs w:val="0"/>
          <w:color w:val="auto"/>
          <w:sz w:val="24"/>
          <w:highlight w:val="none"/>
        </w:rPr>
        <w:t>项目编号：</w:t>
      </w:r>
    </w:p>
    <w:p w14:paraId="1B598324">
      <w:pPr>
        <w:pStyle w:val="10"/>
        <w:spacing w:line="360" w:lineRule="auto"/>
        <w:ind w:firstLine="480"/>
        <w:jc w:val="left"/>
        <w:rPr>
          <w:rFonts w:hint="eastAsia" w:ascii="仿宋" w:hAnsi="仿宋" w:eastAsia="仿宋" w:cs="仿宋"/>
          <w:i w:val="0"/>
          <w:iCs w:val="0"/>
          <w:color w:val="auto"/>
          <w:sz w:val="24"/>
          <w:highlight w:val="none"/>
          <w:lang w:val="en-US" w:eastAsia="zh-CN"/>
        </w:rPr>
      </w:pPr>
      <w:r>
        <w:rPr>
          <w:rFonts w:hint="eastAsia" w:ascii="仿宋" w:hAnsi="仿宋" w:eastAsia="仿宋" w:cs="仿宋"/>
          <w:i w:val="0"/>
          <w:iCs w:val="0"/>
          <w:color w:val="auto"/>
          <w:sz w:val="24"/>
          <w:highlight w:val="none"/>
          <w:lang w:val="en-US" w:eastAsia="zh-CN"/>
        </w:rPr>
        <w:t>标段号或标段名称：</w:t>
      </w:r>
    </w:p>
    <w:p w14:paraId="2A54BC01">
      <w:pPr>
        <w:spacing w:line="360" w:lineRule="auto"/>
        <w:rPr>
          <w:rFonts w:hint="eastAsia" w:ascii="仿宋" w:hAnsi="仿宋" w:eastAsia="仿宋" w:cs="仿宋"/>
          <w:color w:val="000000"/>
          <w:szCs w:val="24"/>
          <w:highlight w:val="none"/>
          <w:u w:val="single"/>
        </w:rPr>
      </w:pPr>
      <w:r>
        <w:rPr>
          <w:rFonts w:hint="eastAsia" w:ascii="仿宋" w:hAnsi="仿宋" w:eastAsia="仿宋" w:cs="仿宋"/>
          <w:i w:val="0"/>
          <w:iCs w:val="0"/>
          <w:color w:val="auto"/>
          <w:highlight w:val="none"/>
          <w:lang w:val="en-US" w:eastAsia="zh-CN"/>
        </w:rPr>
        <w:br w:type="textWrapping"/>
      </w: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474A4FFB">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3D742F89">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00908E17">
      <w:pPr>
        <w:rPr>
          <w:rFonts w:hint="eastAsia" w:ascii="仿宋" w:hAnsi="仿宋" w:eastAsia="仿宋" w:cs="仿宋"/>
          <w:i w:val="0"/>
          <w:iCs w:val="0"/>
          <w:color w:val="auto"/>
          <w:highlight w:val="none"/>
        </w:rPr>
      </w:pPr>
    </w:p>
    <w:p w14:paraId="5F5F2FD3">
      <w:pPr>
        <w:bidi w:val="0"/>
        <w:jc w:val="center"/>
        <w:rPr>
          <w:rFonts w:hint="eastAsia" w:ascii="仿宋" w:hAnsi="仿宋" w:eastAsia="仿宋" w:cs="仿宋"/>
          <w:i w:val="0"/>
          <w:iCs w:val="0"/>
          <w:color w:val="auto"/>
          <w:sz w:val="32"/>
          <w:szCs w:val="28"/>
          <w:highlight w:val="none"/>
          <w:lang w:val="en-US" w:eastAsia="zh-CN"/>
        </w:rPr>
        <w:sectPr>
          <w:pgSz w:w="16838" w:h="11906" w:orient="landscape"/>
          <w:pgMar w:top="1418" w:right="1287" w:bottom="1418" w:left="1418" w:header="851" w:footer="992" w:gutter="0"/>
          <w:pgBorders>
            <w:top w:val="none" w:sz="0" w:space="0"/>
            <w:left w:val="none" w:sz="0" w:space="0"/>
            <w:bottom w:val="none" w:sz="0" w:space="0"/>
            <w:right w:val="none" w:sz="0" w:space="0"/>
          </w:pgBorders>
          <w:pgNumType w:fmt="decimal"/>
          <w:cols w:space="720" w:num="1"/>
          <w:docGrid w:linePitch="312" w:charSpace="0"/>
        </w:sectPr>
      </w:pPr>
    </w:p>
    <w:p w14:paraId="06424AD0">
      <w:pPr>
        <w:pStyle w:val="4"/>
        <w:numPr>
          <w:ilvl w:val="1"/>
          <w:numId w:val="0"/>
        </w:numPr>
        <w:tabs>
          <w:tab w:val="left" w:pos="0"/>
          <w:tab w:val="left" w:pos="356"/>
          <w:tab w:val="left" w:pos="399"/>
        </w:tabs>
        <w:spacing w:after="120" w:line="240" w:lineRule="auto"/>
        <w:jc w:val="left"/>
        <w:rPr>
          <w:rFonts w:hint="default" w:ascii="仿宋" w:hAnsi="仿宋" w:eastAsia="仿宋" w:cs="仿宋"/>
          <w:i w:val="0"/>
          <w:iCs w:val="0"/>
          <w:color w:val="auto"/>
          <w:sz w:val="24"/>
          <w:highlight w:val="none"/>
          <w:lang w:val="en-US" w:eastAsia="zh-CN"/>
        </w:rPr>
      </w:pPr>
      <w:r>
        <w:rPr>
          <w:rFonts w:hint="eastAsia" w:ascii="仿宋" w:hAnsi="仿宋" w:eastAsia="仿宋" w:cs="仿宋"/>
          <w:i w:val="0"/>
          <w:iCs w:val="0"/>
          <w:color w:val="auto"/>
          <w:sz w:val="24"/>
          <w:highlight w:val="none"/>
          <w:lang w:val="en-US" w:eastAsia="zh-CN"/>
        </w:rPr>
        <w:t>附件4  明细表（建议格式）-本项目不涉及</w:t>
      </w:r>
    </w:p>
    <w:p w14:paraId="5656FAAF">
      <w:pPr>
        <w:bidi w:val="0"/>
        <w:spacing w:line="360" w:lineRule="auto"/>
        <w:rPr>
          <w:rFonts w:hint="eastAsia" w:ascii="仿宋" w:hAnsi="仿宋" w:eastAsia="仿宋" w:cs="仿宋"/>
          <w:b/>
          <w:bCs/>
          <w:i w:val="0"/>
          <w:iCs w:val="0"/>
          <w:color w:val="auto"/>
          <w:sz w:val="24"/>
          <w:szCs w:val="22"/>
          <w:highlight w:val="none"/>
          <w:lang w:val="en-US" w:eastAsia="zh-CN"/>
        </w:rPr>
      </w:pPr>
      <w:r>
        <w:rPr>
          <w:rFonts w:hint="eastAsia" w:ascii="仿宋" w:hAnsi="仿宋" w:eastAsia="仿宋" w:cs="仿宋"/>
          <w:b/>
          <w:bCs/>
          <w:i w:val="0"/>
          <w:iCs w:val="0"/>
          <w:color w:val="auto"/>
          <w:sz w:val="24"/>
          <w:szCs w:val="22"/>
          <w:highlight w:val="none"/>
          <w:lang w:val="en-US" w:eastAsia="zh-CN"/>
        </w:rPr>
        <w:t>明细表包括：产品报价表、项目实施费用匡算表、项目服务费用匡算表报价表</w:t>
      </w:r>
    </w:p>
    <w:p w14:paraId="3F7EBAFA">
      <w:pPr>
        <w:bidi w:val="0"/>
        <w:spacing w:line="360" w:lineRule="auto"/>
        <w:rPr>
          <w:rFonts w:hint="eastAsia" w:ascii="仿宋" w:hAnsi="仿宋" w:eastAsia="仿宋" w:cs="仿宋"/>
          <w:b/>
          <w:bCs/>
          <w:i w:val="0"/>
          <w:iCs w:val="0"/>
          <w:color w:val="auto"/>
          <w:sz w:val="28"/>
          <w:szCs w:val="24"/>
          <w:highlight w:val="none"/>
          <w:lang w:val="en-US" w:eastAsia="zh-CN"/>
        </w:rPr>
      </w:pPr>
      <w:r>
        <w:rPr>
          <w:rFonts w:hint="eastAsia" w:ascii="仿宋" w:hAnsi="仿宋" w:eastAsia="仿宋" w:cs="仿宋"/>
          <w:b/>
          <w:bCs/>
          <w:i w:val="0"/>
          <w:iCs w:val="0"/>
          <w:color w:val="auto"/>
          <w:sz w:val="28"/>
          <w:szCs w:val="24"/>
          <w:highlight w:val="none"/>
          <w:lang w:val="en-US" w:eastAsia="zh-CN"/>
        </w:rPr>
        <w:t>（根据项目情况据实填写，涉及到价格部分只能填0或其他数字），科技软件类、硬件类项目注意对应填写。</w:t>
      </w:r>
    </w:p>
    <w:p w14:paraId="50AB6557">
      <w:pPr>
        <w:bidi w:val="0"/>
        <w:jc w:val="center"/>
        <w:rPr>
          <w:rFonts w:hint="eastAsia" w:ascii="仿宋" w:hAnsi="仿宋" w:eastAsia="仿宋" w:cs="仿宋"/>
          <w:i w:val="0"/>
          <w:iCs w:val="0"/>
          <w:color w:val="auto"/>
          <w:sz w:val="32"/>
          <w:szCs w:val="32"/>
          <w:highlight w:val="none"/>
          <w:lang w:eastAsia="zh-CN"/>
        </w:rPr>
      </w:pPr>
      <w:r>
        <w:rPr>
          <w:rFonts w:hint="eastAsia" w:ascii="仿宋" w:hAnsi="仿宋" w:eastAsia="仿宋" w:cs="仿宋"/>
          <w:i w:val="0"/>
          <w:iCs w:val="0"/>
          <w:color w:val="auto"/>
          <w:sz w:val="32"/>
          <w:szCs w:val="32"/>
          <w:highlight w:val="none"/>
        </w:rPr>
        <w:t>产品报价表</w:t>
      </w:r>
      <w:r>
        <w:rPr>
          <w:rFonts w:hint="eastAsia" w:ascii="仿宋" w:hAnsi="仿宋" w:eastAsia="仿宋" w:cs="仿宋"/>
          <w:i w:val="0"/>
          <w:iCs w:val="0"/>
          <w:color w:val="auto"/>
          <w:sz w:val="32"/>
          <w:szCs w:val="32"/>
          <w:highlight w:val="none"/>
          <w:lang w:eastAsia="zh-CN"/>
        </w:rPr>
        <w:t>（</w:t>
      </w:r>
      <w:r>
        <w:rPr>
          <w:rFonts w:hint="eastAsia" w:ascii="仿宋" w:hAnsi="仿宋" w:eastAsia="仿宋" w:cs="仿宋"/>
          <w:i w:val="0"/>
          <w:iCs w:val="0"/>
          <w:color w:val="auto"/>
          <w:sz w:val="32"/>
          <w:szCs w:val="32"/>
          <w:highlight w:val="none"/>
          <w:lang w:val="en-US" w:eastAsia="zh-CN"/>
        </w:rPr>
        <w:t>对应分项报价表的产品费</w:t>
      </w:r>
      <w:r>
        <w:rPr>
          <w:rFonts w:hint="eastAsia" w:ascii="仿宋" w:hAnsi="仿宋" w:eastAsia="仿宋" w:cs="仿宋"/>
          <w:i w:val="0"/>
          <w:iCs w:val="0"/>
          <w:color w:val="auto"/>
          <w:sz w:val="32"/>
          <w:szCs w:val="32"/>
          <w:highlight w:val="none"/>
          <w:lang w:eastAsia="zh-CN"/>
        </w:rPr>
        <w:t>）</w:t>
      </w:r>
    </w:p>
    <w:p w14:paraId="0EF7E197">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项目名称：</w:t>
      </w:r>
    </w:p>
    <w:p w14:paraId="2726AFF7">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项目编号：</w:t>
      </w:r>
    </w:p>
    <w:p w14:paraId="54D57B08">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单位：人民币元</w:t>
      </w:r>
    </w:p>
    <w:tbl>
      <w:tblPr>
        <w:tblStyle w:val="30"/>
        <w:tblW w:w="99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945"/>
        <w:gridCol w:w="2415"/>
        <w:gridCol w:w="780"/>
        <w:gridCol w:w="1260"/>
        <w:gridCol w:w="1080"/>
        <w:gridCol w:w="1097"/>
        <w:gridCol w:w="1097"/>
      </w:tblGrid>
      <w:tr w14:paraId="7AEA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260" w:type="dxa"/>
            <w:vMerge w:val="restart"/>
            <w:noWrap w:val="0"/>
            <w:vAlign w:val="center"/>
          </w:tcPr>
          <w:p w14:paraId="3AFA5A9B">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产品名称</w:t>
            </w:r>
          </w:p>
        </w:tc>
        <w:tc>
          <w:tcPr>
            <w:tcW w:w="945" w:type="dxa"/>
            <w:vMerge w:val="restart"/>
            <w:noWrap w:val="0"/>
            <w:vAlign w:val="center"/>
          </w:tcPr>
          <w:p w14:paraId="2C6D250C">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型号</w:t>
            </w:r>
          </w:p>
        </w:tc>
        <w:tc>
          <w:tcPr>
            <w:tcW w:w="2415" w:type="dxa"/>
            <w:vMerge w:val="restart"/>
            <w:noWrap w:val="0"/>
            <w:vAlign w:val="center"/>
          </w:tcPr>
          <w:p w14:paraId="3C854143">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配   置 / 规  格</w:t>
            </w:r>
          </w:p>
        </w:tc>
        <w:tc>
          <w:tcPr>
            <w:tcW w:w="780" w:type="dxa"/>
            <w:vMerge w:val="restart"/>
            <w:noWrap w:val="0"/>
            <w:vAlign w:val="center"/>
          </w:tcPr>
          <w:p w14:paraId="15ABF252">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数量</w:t>
            </w:r>
          </w:p>
        </w:tc>
        <w:tc>
          <w:tcPr>
            <w:tcW w:w="2340" w:type="dxa"/>
            <w:gridSpan w:val="2"/>
            <w:noWrap w:val="0"/>
            <w:vAlign w:val="center"/>
          </w:tcPr>
          <w:p w14:paraId="25944EE2">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单价</w:t>
            </w:r>
          </w:p>
        </w:tc>
        <w:tc>
          <w:tcPr>
            <w:tcW w:w="1097" w:type="dxa"/>
            <w:noWrap w:val="0"/>
            <w:vAlign w:val="center"/>
          </w:tcPr>
          <w:p w14:paraId="752B6365">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总价</w:t>
            </w:r>
          </w:p>
        </w:tc>
        <w:tc>
          <w:tcPr>
            <w:tcW w:w="1097" w:type="dxa"/>
            <w:noWrap w:val="0"/>
            <w:vAlign w:val="center"/>
          </w:tcPr>
          <w:p w14:paraId="36F1D9C1">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备注</w:t>
            </w:r>
          </w:p>
        </w:tc>
      </w:tr>
      <w:tr w14:paraId="4155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60" w:type="dxa"/>
            <w:vMerge w:val="continue"/>
            <w:shd w:val="clear" w:color="auto" w:fill="auto"/>
            <w:noWrap w:val="0"/>
            <w:vAlign w:val="center"/>
          </w:tcPr>
          <w:p w14:paraId="1B92D389">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c>
          <w:tcPr>
            <w:tcW w:w="945" w:type="dxa"/>
            <w:vMerge w:val="continue"/>
            <w:shd w:val="clear" w:color="auto" w:fill="auto"/>
            <w:noWrap w:val="0"/>
            <w:vAlign w:val="center"/>
          </w:tcPr>
          <w:p w14:paraId="4DC593BC">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c>
          <w:tcPr>
            <w:tcW w:w="2415" w:type="dxa"/>
            <w:vMerge w:val="continue"/>
            <w:shd w:val="clear" w:color="auto" w:fill="auto"/>
            <w:noWrap w:val="0"/>
            <w:vAlign w:val="center"/>
          </w:tcPr>
          <w:p w14:paraId="78A1B9BE">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c>
          <w:tcPr>
            <w:tcW w:w="780" w:type="dxa"/>
            <w:vMerge w:val="continue"/>
            <w:shd w:val="clear" w:color="auto" w:fill="auto"/>
            <w:noWrap w:val="0"/>
            <w:vAlign w:val="center"/>
          </w:tcPr>
          <w:p w14:paraId="4EFDA410">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c>
          <w:tcPr>
            <w:tcW w:w="1260" w:type="dxa"/>
            <w:shd w:val="clear" w:color="auto" w:fill="auto"/>
            <w:noWrap w:val="0"/>
            <w:vAlign w:val="center"/>
          </w:tcPr>
          <w:p w14:paraId="5904735B">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公开报价</w:t>
            </w:r>
          </w:p>
        </w:tc>
        <w:tc>
          <w:tcPr>
            <w:tcW w:w="1080" w:type="dxa"/>
            <w:shd w:val="clear" w:color="auto" w:fill="auto"/>
            <w:noWrap w:val="0"/>
            <w:vAlign w:val="center"/>
          </w:tcPr>
          <w:p w14:paraId="7F48C0EC">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折扣率</w:t>
            </w:r>
          </w:p>
        </w:tc>
        <w:tc>
          <w:tcPr>
            <w:tcW w:w="1097" w:type="dxa"/>
            <w:noWrap w:val="0"/>
            <w:vAlign w:val="center"/>
          </w:tcPr>
          <w:p w14:paraId="78EC1AF0">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c>
          <w:tcPr>
            <w:tcW w:w="1097" w:type="dxa"/>
            <w:noWrap w:val="0"/>
            <w:vAlign w:val="center"/>
          </w:tcPr>
          <w:p w14:paraId="693234B5">
            <w:pPr>
              <w:pStyle w:val="12"/>
              <w:adjustRightInd w:val="0"/>
              <w:snapToGrid w:val="0"/>
              <w:spacing w:after="0" w:line="360" w:lineRule="auto"/>
              <w:ind w:firstLine="0"/>
              <w:jc w:val="center"/>
              <w:rPr>
                <w:rFonts w:hint="eastAsia" w:ascii="仿宋" w:hAnsi="仿宋" w:eastAsia="仿宋" w:cs="仿宋"/>
                <w:i w:val="0"/>
                <w:iCs w:val="0"/>
                <w:color w:val="auto"/>
                <w:sz w:val="24"/>
                <w:szCs w:val="24"/>
                <w:highlight w:val="none"/>
              </w:rPr>
            </w:pPr>
          </w:p>
        </w:tc>
      </w:tr>
      <w:tr w14:paraId="5158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1FDFEEA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945" w:type="dxa"/>
            <w:noWrap w:val="0"/>
            <w:vAlign w:val="top"/>
          </w:tcPr>
          <w:p w14:paraId="4402B03D">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3F2E16A4">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15D6CB90">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1DECC95B">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41174EB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4B8FE81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098A021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3FA1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01922585">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w:t>
            </w:r>
          </w:p>
        </w:tc>
        <w:tc>
          <w:tcPr>
            <w:tcW w:w="945" w:type="dxa"/>
            <w:noWrap w:val="0"/>
            <w:vAlign w:val="top"/>
          </w:tcPr>
          <w:p w14:paraId="7FE1999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3DCFBE81">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6EEB361F">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6D3E2195">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3C64D05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1F8ED98F">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4CCE56AE">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6551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0E88B1CE">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小  计</w:t>
            </w:r>
          </w:p>
        </w:tc>
        <w:tc>
          <w:tcPr>
            <w:tcW w:w="945" w:type="dxa"/>
            <w:noWrap w:val="0"/>
            <w:vAlign w:val="top"/>
          </w:tcPr>
          <w:p w14:paraId="6DA0644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0B2C1E5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2D5CF98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321271FF">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77679AE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073E657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0A1AD668">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70A7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0A6F4ED1">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945" w:type="dxa"/>
            <w:noWrap w:val="0"/>
            <w:vAlign w:val="top"/>
          </w:tcPr>
          <w:p w14:paraId="437E8A9E">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1E0E987D">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0779B3D6">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6B8E049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2C940546">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5670CF44">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55B8E6A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4069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0985AC3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w:t>
            </w:r>
          </w:p>
        </w:tc>
        <w:tc>
          <w:tcPr>
            <w:tcW w:w="945" w:type="dxa"/>
            <w:noWrap w:val="0"/>
            <w:vAlign w:val="top"/>
          </w:tcPr>
          <w:p w14:paraId="408032B0">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2E5E2E4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0CDDFEE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35EA298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5117EAA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6455473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5FDE8D55">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0F39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6FFDD7B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小  计</w:t>
            </w:r>
          </w:p>
        </w:tc>
        <w:tc>
          <w:tcPr>
            <w:tcW w:w="945" w:type="dxa"/>
            <w:noWrap w:val="0"/>
            <w:vAlign w:val="top"/>
          </w:tcPr>
          <w:p w14:paraId="191E660A">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4CB4C94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6B6EA90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5F8188BD">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5F5123E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3647E7AC">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7454993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2DED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42318F39">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945" w:type="dxa"/>
            <w:noWrap w:val="0"/>
            <w:vAlign w:val="top"/>
          </w:tcPr>
          <w:p w14:paraId="7AFA137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78A78DF0">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29DDF256">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20F9B50F">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3A7733AF">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0C9B5ED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6294DEAA">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r w14:paraId="57D3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60" w:type="dxa"/>
            <w:noWrap w:val="0"/>
            <w:vAlign w:val="top"/>
          </w:tcPr>
          <w:p w14:paraId="7B3633E3">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w:t>
            </w:r>
          </w:p>
        </w:tc>
        <w:tc>
          <w:tcPr>
            <w:tcW w:w="945" w:type="dxa"/>
            <w:noWrap w:val="0"/>
            <w:vAlign w:val="top"/>
          </w:tcPr>
          <w:p w14:paraId="16F3C125">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2415" w:type="dxa"/>
            <w:noWrap w:val="0"/>
            <w:vAlign w:val="top"/>
          </w:tcPr>
          <w:p w14:paraId="16C86F5B">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780" w:type="dxa"/>
            <w:noWrap w:val="0"/>
            <w:vAlign w:val="top"/>
          </w:tcPr>
          <w:p w14:paraId="0E1F8DA2">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260" w:type="dxa"/>
            <w:noWrap w:val="0"/>
            <w:vAlign w:val="top"/>
          </w:tcPr>
          <w:p w14:paraId="25D72256">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80" w:type="dxa"/>
            <w:noWrap w:val="0"/>
            <w:vAlign w:val="top"/>
          </w:tcPr>
          <w:p w14:paraId="541CFD06">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02EF4B58">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c>
          <w:tcPr>
            <w:tcW w:w="1097" w:type="dxa"/>
            <w:noWrap w:val="0"/>
            <w:vAlign w:val="top"/>
          </w:tcPr>
          <w:p w14:paraId="3EBAC2F7">
            <w:pPr>
              <w:pStyle w:val="12"/>
              <w:adjustRightInd w:val="0"/>
              <w:snapToGrid w:val="0"/>
              <w:spacing w:after="0" w:line="360" w:lineRule="auto"/>
              <w:ind w:firstLine="0"/>
              <w:rPr>
                <w:rFonts w:hint="eastAsia" w:ascii="仿宋" w:hAnsi="仿宋" w:eastAsia="仿宋" w:cs="仿宋"/>
                <w:i w:val="0"/>
                <w:iCs w:val="0"/>
                <w:color w:val="auto"/>
                <w:sz w:val="24"/>
                <w:szCs w:val="24"/>
                <w:highlight w:val="none"/>
              </w:rPr>
            </w:pPr>
          </w:p>
        </w:tc>
      </w:tr>
    </w:tbl>
    <w:p w14:paraId="5F2F952F">
      <w:pPr>
        <w:pStyle w:val="82"/>
        <w:adjustRightInd/>
        <w:snapToGrid/>
        <w:spacing w:after="0"/>
        <w:rPr>
          <w:rFonts w:hint="eastAsia" w:ascii="仿宋" w:hAnsi="仿宋" w:eastAsia="仿宋" w:cs="仿宋"/>
          <w:i w:val="0"/>
          <w:iCs w:val="0"/>
          <w:color w:val="auto"/>
          <w:highlight w:val="none"/>
          <w:lang w:val="en-US" w:eastAsia="zh-CN"/>
        </w:rPr>
      </w:pPr>
    </w:p>
    <w:p w14:paraId="341E29AF">
      <w:pPr>
        <w:spacing w:line="360" w:lineRule="auto"/>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1132C9C0">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6DA7A1EF">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778B3267">
      <w:pPr>
        <w:keepNext/>
        <w:keepLines/>
        <w:pageBreakBefore w:val="0"/>
        <w:widowControl w:val="0"/>
        <w:kinsoku/>
        <w:wordWrap/>
        <w:overflowPunct/>
        <w:topLinePunct w:val="0"/>
        <w:autoSpaceDE/>
        <w:autoSpaceDN/>
        <w:bidi w:val="0"/>
        <w:adjustRightInd/>
        <w:snapToGrid/>
        <w:spacing w:line="416" w:lineRule="auto"/>
        <w:jc w:val="center"/>
        <w:textAlignment w:val="auto"/>
        <w:outlineLvl w:val="9"/>
        <w:rPr>
          <w:rFonts w:hint="eastAsia" w:ascii="仿宋" w:hAnsi="仿宋" w:eastAsia="仿宋" w:cs="仿宋"/>
          <w:i w:val="0"/>
          <w:iCs w:val="0"/>
          <w:color w:val="auto"/>
          <w:sz w:val="36"/>
          <w:szCs w:val="32"/>
          <w:highlight w:val="none"/>
        </w:rPr>
        <w:sectPr>
          <w:pgSz w:w="11906" w:h="16838"/>
          <w:pgMar w:top="1287" w:right="1418" w:bottom="1418" w:left="1418" w:header="851" w:footer="992" w:gutter="0"/>
          <w:pgBorders>
            <w:top w:val="none" w:sz="0" w:space="0"/>
            <w:left w:val="none" w:sz="0" w:space="0"/>
            <w:bottom w:val="none" w:sz="0" w:space="0"/>
            <w:right w:val="none" w:sz="0" w:space="0"/>
          </w:pgBorders>
          <w:pgNumType w:fmt="decimal"/>
          <w:cols w:space="720" w:num="1"/>
          <w:docGrid w:linePitch="312" w:charSpace="0"/>
        </w:sectPr>
      </w:pPr>
      <w:bookmarkStart w:id="118" w:name="_Toc446519563"/>
    </w:p>
    <w:p w14:paraId="0B6A5381">
      <w:pPr>
        <w:keepNext/>
        <w:keepLines/>
        <w:pageBreakBefore w:val="0"/>
        <w:widowControl w:val="0"/>
        <w:kinsoku/>
        <w:wordWrap/>
        <w:overflowPunct/>
        <w:topLinePunct w:val="0"/>
        <w:autoSpaceDE/>
        <w:autoSpaceDN/>
        <w:bidi w:val="0"/>
        <w:adjustRightInd/>
        <w:snapToGrid/>
        <w:spacing w:line="416" w:lineRule="auto"/>
        <w:jc w:val="center"/>
        <w:textAlignment w:val="auto"/>
        <w:outlineLvl w:val="9"/>
        <w:rPr>
          <w:rFonts w:hint="eastAsia" w:ascii="仿宋" w:hAnsi="仿宋" w:eastAsia="仿宋" w:cs="仿宋"/>
          <w:i w:val="0"/>
          <w:iCs w:val="0"/>
          <w:color w:val="auto"/>
          <w:sz w:val="36"/>
          <w:szCs w:val="32"/>
          <w:highlight w:val="none"/>
        </w:rPr>
      </w:pPr>
      <w:r>
        <w:rPr>
          <w:rFonts w:hint="eastAsia" w:ascii="仿宋" w:hAnsi="仿宋" w:eastAsia="仿宋" w:cs="仿宋"/>
          <w:i w:val="0"/>
          <w:iCs w:val="0"/>
          <w:color w:val="auto"/>
          <w:sz w:val="36"/>
          <w:szCs w:val="32"/>
          <w:highlight w:val="none"/>
        </w:rPr>
        <w:t>项目实施费用匡算表</w:t>
      </w:r>
      <w:bookmarkEnd w:id="118"/>
      <w:r>
        <w:rPr>
          <w:rFonts w:hint="eastAsia" w:ascii="仿宋" w:hAnsi="仿宋" w:eastAsia="仿宋" w:cs="仿宋"/>
          <w:i w:val="0"/>
          <w:iCs w:val="0"/>
          <w:color w:val="auto"/>
          <w:sz w:val="32"/>
          <w:szCs w:val="32"/>
          <w:highlight w:val="none"/>
          <w:lang w:eastAsia="zh-CN"/>
        </w:rPr>
        <w:t>（</w:t>
      </w:r>
      <w:r>
        <w:rPr>
          <w:rFonts w:hint="eastAsia" w:ascii="仿宋" w:hAnsi="仿宋" w:eastAsia="仿宋" w:cs="仿宋"/>
          <w:i w:val="0"/>
          <w:iCs w:val="0"/>
          <w:color w:val="auto"/>
          <w:sz w:val="32"/>
          <w:szCs w:val="32"/>
          <w:highlight w:val="none"/>
          <w:lang w:val="en-US" w:eastAsia="zh-CN"/>
        </w:rPr>
        <w:t>对应分项报价表的实施费</w:t>
      </w:r>
      <w:r>
        <w:rPr>
          <w:rFonts w:hint="eastAsia" w:ascii="仿宋" w:hAnsi="仿宋" w:eastAsia="仿宋" w:cs="仿宋"/>
          <w:i w:val="0"/>
          <w:iCs w:val="0"/>
          <w:color w:val="auto"/>
          <w:sz w:val="32"/>
          <w:szCs w:val="32"/>
          <w:highlight w:val="none"/>
          <w:lang w:eastAsia="zh-CN"/>
        </w:rPr>
        <w:t>）</w:t>
      </w:r>
    </w:p>
    <w:p w14:paraId="5422E7B7">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项目名称：</w:t>
      </w:r>
    </w:p>
    <w:p w14:paraId="34D42F15">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项目编号：</w:t>
      </w:r>
    </w:p>
    <w:p w14:paraId="5224321F">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单位：人民币元</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6"/>
        <w:gridCol w:w="1260"/>
        <w:gridCol w:w="2416"/>
        <w:gridCol w:w="1904"/>
      </w:tblGrid>
      <w:tr w14:paraId="08C4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40A14D85">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产品模块名称</w:t>
            </w:r>
          </w:p>
        </w:tc>
        <w:tc>
          <w:tcPr>
            <w:tcW w:w="1260" w:type="dxa"/>
            <w:noWrap w:val="0"/>
            <w:vAlign w:val="center"/>
          </w:tcPr>
          <w:p w14:paraId="29807724">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满足度</w:t>
            </w:r>
          </w:p>
        </w:tc>
        <w:tc>
          <w:tcPr>
            <w:tcW w:w="2416" w:type="dxa"/>
            <w:noWrap w:val="0"/>
            <w:vAlign w:val="center"/>
          </w:tcPr>
          <w:p w14:paraId="187D3227">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预计实施工程量</w:t>
            </w:r>
          </w:p>
        </w:tc>
        <w:tc>
          <w:tcPr>
            <w:tcW w:w="1904" w:type="dxa"/>
            <w:noWrap w:val="0"/>
            <w:vAlign w:val="center"/>
          </w:tcPr>
          <w:p w14:paraId="6F8AC189">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费用估算</w:t>
            </w:r>
          </w:p>
        </w:tc>
      </w:tr>
      <w:tr w14:paraId="7727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7216B913">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260" w:type="dxa"/>
            <w:noWrap w:val="0"/>
            <w:vAlign w:val="center"/>
          </w:tcPr>
          <w:p w14:paraId="0820365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416" w:type="dxa"/>
            <w:noWrap w:val="0"/>
            <w:vAlign w:val="center"/>
          </w:tcPr>
          <w:p w14:paraId="6B2B1E98">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04" w:type="dxa"/>
            <w:noWrap w:val="0"/>
            <w:vAlign w:val="center"/>
          </w:tcPr>
          <w:p w14:paraId="620A2D4B">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5D0F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19023F90">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260" w:type="dxa"/>
            <w:noWrap w:val="0"/>
            <w:vAlign w:val="center"/>
          </w:tcPr>
          <w:p w14:paraId="1481EA68">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416" w:type="dxa"/>
            <w:noWrap w:val="0"/>
            <w:vAlign w:val="center"/>
          </w:tcPr>
          <w:p w14:paraId="41B274B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04" w:type="dxa"/>
            <w:noWrap w:val="0"/>
            <w:vAlign w:val="center"/>
          </w:tcPr>
          <w:p w14:paraId="68EE81DD">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6817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7CA677FD">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260" w:type="dxa"/>
            <w:noWrap w:val="0"/>
            <w:vAlign w:val="center"/>
          </w:tcPr>
          <w:p w14:paraId="7D9C99CE">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416" w:type="dxa"/>
            <w:noWrap w:val="0"/>
            <w:vAlign w:val="center"/>
          </w:tcPr>
          <w:p w14:paraId="11CBA5F0">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04" w:type="dxa"/>
            <w:noWrap w:val="0"/>
            <w:vAlign w:val="center"/>
          </w:tcPr>
          <w:p w14:paraId="7175C5A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4E66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01EEF36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260" w:type="dxa"/>
            <w:noWrap w:val="0"/>
            <w:vAlign w:val="center"/>
          </w:tcPr>
          <w:p w14:paraId="086743F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416" w:type="dxa"/>
            <w:noWrap w:val="0"/>
            <w:vAlign w:val="center"/>
          </w:tcPr>
          <w:p w14:paraId="7A9D5110">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04" w:type="dxa"/>
            <w:noWrap w:val="0"/>
            <w:vAlign w:val="center"/>
          </w:tcPr>
          <w:p w14:paraId="71227C2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4799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dxa"/>
            <w:noWrap w:val="0"/>
            <w:vAlign w:val="center"/>
          </w:tcPr>
          <w:p w14:paraId="53AD1E22">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合计</w:t>
            </w:r>
          </w:p>
        </w:tc>
        <w:tc>
          <w:tcPr>
            <w:tcW w:w="5580" w:type="dxa"/>
            <w:gridSpan w:val="3"/>
            <w:noWrap w:val="0"/>
            <w:vAlign w:val="center"/>
          </w:tcPr>
          <w:p w14:paraId="38E13B2F">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bl>
    <w:p w14:paraId="433B82E8">
      <w:pPr>
        <w:pStyle w:val="82"/>
        <w:adjustRightInd/>
        <w:snapToGrid/>
        <w:spacing w:after="0"/>
        <w:rPr>
          <w:rFonts w:hint="eastAsia" w:ascii="仿宋" w:hAnsi="仿宋" w:eastAsia="仿宋" w:cs="仿宋"/>
          <w:i w:val="0"/>
          <w:iCs w:val="0"/>
          <w:color w:val="auto"/>
          <w:highlight w:val="none"/>
          <w:lang w:val="en-US" w:eastAsia="zh-CN"/>
        </w:rPr>
      </w:pPr>
    </w:p>
    <w:p w14:paraId="70408586">
      <w:pPr>
        <w:pStyle w:val="82"/>
        <w:adjustRightInd/>
        <w:snapToGrid/>
        <w:spacing w:after="0"/>
        <w:rPr>
          <w:rFonts w:hint="eastAsia" w:ascii="仿宋" w:hAnsi="仿宋" w:eastAsia="仿宋" w:cs="仿宋"/>
          <w:i w:val="0"/>
          <w:iCs w:val="0"/>
          <w:color w:val="auto"/>
          <w:highlight w:val="none"/>
          <w:lang w:val="en-US" w:eastAsia="zh-CN"/>
        </w:rPr>
      </w:pPr>
      <w:r>
        <w:rPr>
          <w:rFonts w:hint="eastAsia" w:ascii="仿宋" w:hAnsi="仿宋" w:eastAsia="仿宋" w:cs="仿宋"/>
          <w:i w:val="0"/>
          <w:iCs w:val="0"/>
          <w:color w:val="auto"/>
          <w:highlight w:val="none"/>
          <w:lang w:val="en-US" w:eastAsia="zh-CN"/>
        </w:rPr>
        <w:t>注：对于采购设备，应免费提供安装及实施服务。</w:t>
      </w:r>
    </w:p>
    <w:p w14:paraId="61BAB2EB">
      <w:pPr>
        <w:spacing w:line="360" w:lineRule="auto"/>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4615A7A9">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1248BF18">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39C5E6EE">
      <w:pPr>
        <w:keepNext/>
        <w:keepLines/>
        <w:pageBreakBefore w:val="0"/>
        <w:widowControl w:val="0"/>
        <w:kinsoku/>
        <w:wordWrap/>
        <w:overflowPunct/>
        <w:topLinePunct w:val="0"/>
        <w:autoSpaceDE/>
        <w:autoSpaceDN/>
        <w:bidi w:val="0"/>
        <w:adjustRightInd/>
        <w:snapToGrid/>
        <w:spacing w:line="416" w:lineRule="auto"/>
        <w:jc w:val="center"/>
        <w:textAlignment w:val="auto"/>
        <w:outlineLvl w:val="9"/>
        <w:rPr>
          <w:rFonts w:hint="eastAsia" w:ascii="仿宋" w:hAnsi="仿宋" w:eastAsia="仿宋" w:cs="仿宋"/>
          <w:i w:val="0"/>
          <w:iCs w:val="0"/>
          <w:color w:val="auto"/>
          <w:sz w:val="32"/>
          <w:szCs w:val="28"/>
          <w:highlight w:val="none"/>
          <w:lang w:eastAsia="zh-CN"/>
        </w:rPr>
      </w:pPr>
      <w:r>
        <w:rPr>
          <w:rFonts w:hint="eastAsia" w:ascii="仿宋" w:hAnsi="仿宋" w:eastAsia="仿宋" w:cs="仿宋"/>
          <w:b/>
          <w:i w:val="0"/>
          <w:iCs w:val="0"/>
          <w:color w:val="auto"/>
          <w:highlight w:val="none"/>
        </w:rPr>
        <w:br w:type="page"/>
      </w:r>
      <w:bookmarkStart w:id="119" w:name="_Toc446519564"/>
      <w:r>
        <w:rPr>
          <w:rFonts w:hint="eastAsia" w:ascii="仿宋" w:hAnsi="仿宋" w:eastAsia="仿宋" w:cs="仿宋"/>
          <w:i w:val="0"/>
          <w:iCs w:val="0"/>
          <w:color w:val="auto"/>
          <w:sz w:val="32"/>
          <w:szCs w:val="28"/>
          <w:highlight w:val="none"/>
        </w:rPr>
        <w:t>项目服务费用匡算表</w:t>
      </w:r>
      <w:bookmarkEnd w:id="119"/>
      <w:r>
        <w:rPr>
          <w:rFonts w:hint="eastAsia" w:ascii="仿宋" w:hAnsi="仿宋" w:eastAsia="仿宋" w:cs="仿宋"/>
          <w:i w:val="0"/>
          <w:iCs w:val="0"/>
          <w:color w:val="auto"/>
          <w:sz w:val="32"/>
          <w:szCs w:val="28"/>
          <w:highlight w:val="none"/>
          <w:lang w:eastAsia="zh-CN"/>
        </w:rPr>
        <w:t>（</w:t>
      </w:r>
      <w:r>
        <w:rPr>
          <w:rFonts w:hint="eastAsia" w:ascii="仿宋" w:hAnsi="仿宋" w:eastAsia="仿宋" w:cs="仿宋"/>
          <w:i w:val="0"/>
          <w:iCs w:val="0"/>
          <w:color w:val="auto"/>
          <w:sz w:val="32"/>
          <w:szCs w:val="28"/>
          <w:highlight w:val="none"/>
          <w:lang w:val="en-US" w:eastAsia="zh-CN"/>
        </w:rPr>
        <w:t>免费赠送</w:t>
      </w:r>
      <w:r>
        <w:rPr>
          <w:rFonts w:hint="eastAsia" w:ascii="仿宋" w:hAnsi="仿宋" w:eastAsia="仿宋" w:cs="仿宋"/>
          <w:i w:val="0"/>
          <w:iCs w:val="0"/>
          <w:color w:val="auto"/>
          <w:sz w:val="32"/>
          <w:szCs w:val="28"/>
          <w:highlight w:val="none"/>
          <w:lang w:eastAsia="zh-CN"/>
        </w:rPr>
        <w:t>）</w:t>
      </w:r>
    </w:p>
    <w:p w14:paraId="401F7EC9">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项目名称：</w:t>
      </w:r>
    </w:p>
    <w:p w14:paraId="6F150CF0">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项目编号：</w:t>
      </w:r>
    </w:p>
    <w:p w14:paraId="12F2F869">
      <w:pPr>
        <w:pStyle w:val="10"/>
        <w:adjustRightInd w:val="0"/>
        <w:snapToGrid w:val="0"/>
        <w:spacing w:before="312" w:beforeLines="100" w:after="312" w:afterLines="100"/>
        <w:ind w:firstLine="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单位：人民币元</w:t>
      </w:r>
    </w:p>
    <w:tbl>
      <w:tblPr>
        <w:tblStyle w:val="30"/>
        <w:tblW w:w="0" w:type="auto"/>
        <w:tblInd w:w="-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1451"/>
        <w:gridCol w:w="1069"/>
        <w:gridCol w:w="1943"/>
        <w:gridCol w:w="2184"/>
      </w:tblGrid>
      <w:tr w14:paraId="687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2485" w:type="dxa"/>
            <w:vMerge w:val="restart"/>
            <w:noWrap w:val="0"/>
            <w:vAlign w:val="center"/>
          </w:tcPr>
          <w:p w14:paraId="05364D4C">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项目参与人员角色</w:t>
            </w:r>
          </w:p>
        </w:tc>
        <w:tc>
          <w:tcPr>
            <w:tcW w:w="2520" w:type="dxa"/>
            <w:gridSpan w:val="2"/>
            <w:noWrap w:val="0"/>
            <w:vAlign w:val="center"/>
          </w:tcPr>
          <w:p w14:paraId="5B108CB9">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实际价格（元/天）</w:t>
            </w:r>
          </w:p>
        </w:tc>
        <w:tc>
          <w:tcPr>
            <w:tcW w:w="1943" w:type="dxa"/>
            <w:vMerge w:val="restart"/>
            <w:noWrap w:val="0"/>
            <w:vAlign w:val="center"/>
          </w:tcPr>
          <w:p w14:paraId="73D92AC7">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投入</w:t>
            </w:r>
            <w:r>
              <w:rPr>
                <w:rFonts w:hint="eastAsia" w:ascii="仿宋" w:hAnsi="仿宋" w:eastAsia="仿宋" w:cs="仿宋"/>
                <w:i w:val="0"/>
                <w:iCs w:val="0"/>
                <w:color w:val="auto"/>
                <w:highlight w:val="none"/>
                <w:lang w:val="en-US" w:eastAsia="zh-CN"/>
              </w:rPr>
              <w:t>工作时间</w:t>
            </w:r>
            <w:r>
              <w:rPr>
                <w:rFonts w:hint="eastAsia" w:ascii="仿宋" w:hAnsi="仿宋" w:eastAsia="仿宋" w:cs="仿宋"/>
                <w:i w:val="0"/>
                <w:iCs w:val="0"/>
                <w:color w:val="auto"/>
                <w:highlight w:val="none"/>
              </w:rPr>
              <w:t>（天）</w:t>
            </w:r>
          </w:p>
        </w:tc>
        <w:tc>
          <w:tcPr>
            <w:tcW w:w="2184" w:type="dxa"/>
            <w:vMerge w:val="restart"/>
            <w:noWrap w:val="0"/>
            <w:vAlign w:val="center"/>
          </w:tcPr>
          <w:p w14:paraId="23A253C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备注</w:t>
            </w:r>
          </w:p>
        </w:tc>
      </w:tr>
      <w:tr w14:paraId="7378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2485" w:type="dxa"/>
            <w:vMerge w:val="continue"/>
            <w:noWrap w:val="0"/>
            <w:vAlign w:val="center"/>
          </w:tcPr>
          <w:p w14:paraId="54DE014D">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451" w:type="dxa"/>
            <w:noWrap w:val="0"/>
            <w:vAlign w:val="center"/>
          </w:tcPr>
          <w:p w14:paraId="6E31CD75">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公开报价</w:t>
            </w:r>
          </w:p>
        </w:tc>
        <w:tc>
          <w:tcPr>
            <w:tcW w:w="1069" w:type="dxa"/>
            <w:noWrap w:val="0"/>
            <w:vAlign w:val="center"/>
          </w:tcPr>
          <w:p w14:paraId="4B7DB2EB">
            <w:pPr>
              <w:pStyle w:val="10"/>
              <w:adjustRightInd w:val="0"/>
              <w:snapToGrid w:val="0"/>
              <w:spacing w:before="312" w:beforeLines="100" w:after="312" w:afterLines="100"/>
              <w:ind w:left="0" w:leftChars="0" w:firstLine="0" w:firstLineChars="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折扣率</w:t>
            </w:r>
          </w:p>
        </w:tc>
        <w:tc>
          <w:tcPr>
            <w:tcW w:w="1943" w:type="dxa"/>
            <w:vMerge w:val="continue"/>
            <w:noWrap w:val="0"/>
            <w:vAlign w:val="center"/>
          </w:tcPr>
          <w:p w14:paraId="727D41BC">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vMerge w:val="continue"/>
            <w:noWrap w:val="0"/>
            <w:vAlign w:val="center"/>
          </w:tcPr>
          <w:p w14:paraId="621EC18D">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6B90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noWrap w:val="0"/>
            <w:vAlign w:val="center"/>
          </w:tcPr>
          <w:p w14:paraId="04193281">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451" w:type="dxa"/>
            <w:noWrap w:val="0"/>
            <w:vAlign w:val="center"/>
          </w:tcPr>
          <w:p w14:paraId="47B1047F">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069" w:type="dxa"/>
            <w:noWrap w:val="0"/>
            <w:vAlign w:val="center"/>
          </w:tcPr>
          <w:p w14:paraId="10D87ACA">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43" w:type="dxa"/>
            <w:noWrap w:val="0"/>
            <w:vAlign w:val="center"/>
          </w:tcPr>
          <w:p w14:paraId="03631C2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noWrap w:val="0"/>
            <w:vAlign w:val="center"/>
          </w:tcPr>
          <w:p w14:paraId="3325B7E3">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5471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noWrap w:val="0"/>
            <w:vAlign w:val="center"/>
          </w:tcPr>
          <w:p w14:paraId="3D5C0F22">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451" w:type="dxa"/>
            <w:noWrap w:val="0"/>
            <w:vAlign w:val="center"/>
          </w:tcPr>
          <w:p w14:paraId="60C89B00">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069" w:type="dxa"/>
            <w:noWrap w:val="0"/>
            <w:vAlign w:val="center"/>
          </w:tcPr>
          <w:p w14:paraId="5D0E4DD8">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43" w:type="dxa"/>
            <w:noWrap w:val="0"/>
            <w:vAlign w:val="center"/>
          </w:tcPr>
          <w:p w14:paraId="3B856DDF">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noWrap w:val="0"/>
            <w:vAlign w:val="center"/>
          </w:tcPr>
          <w:p w14:paraId="06DC11FE">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0112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noWrap w:val="0"/>
            <w:vAlign w:val="center"/>
          </w:tcPr>
          <w:p w14:paraId="2D125245">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451" w:type="dxa"/>
            <w:noWrap w:val="0"/>
            <w:vAlign w:val="center"/>
          </w:tcPr>
          <w:p w14:paraId="32EF36E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069" w:type="dxa"/>
            <w:noWrap w:val="0"/>
            <w:vAlign w:val="center"/>
          </w:tcPr>
          <w:p w14:paraId="6115DA72">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43" w:type="dxa"/>
            <w:noWrap w:val="0"/>
            <w:vAlign w:val="center"/>
          </w:tcPr>
          <w:p w14:paraId="07DEB71C">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noWrap w:val="0"/>
            <w:vAlign w:val="center"/>
          </w:tcPr>
          <w:p w14:paraId="6C22DE9F">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4084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noWrap w:val="0"/>
            <w:vAlign w:val="center"/>
          </w:tcPr>
          <w:p w14:paraId="0186BDC8">
            <w:pPr>
              <w:pStyle w:val="10"/>
              <w:adjustRightInd w:val="0"/>
              <w:snapToGrid w:val="0"/>
              <w:spacing w:before="312" w:beforeLines="100" w:after="312" w:afterLines="100"/>
              <w:ind w:firstLine="0"/>
              <w:rPr>
                <w:rFonts w:hint="eastAsia" w:ascii="仿宋" w:hAnsi="仿宋" w:eastAsia="仿宋" w:cs="仿宋"/>
                <w:i w:val="0"/>
                <w:iCs w:val="0"/>
                <w:color w:val="auto"/>
                <w:highlight w:val="none"/>
                <w:lang w:val="en-US" w:eastAsia="zh-CN"/>
              </w:rPr>
            </w:pPr>
            <w:r>
              <w:rPr>
                <w:rFonts w:hint="eastAsia" w:ascii="仿宋" w:hAnsi="仿宋" w:eastAsia="仿宋" w:cs="仿宋"/>
                <w:i w:val="0"/>
                <w:iCs w:val="0"/>
                <w:color w:val="auto"/>
                <w:highlight w:val="none"/>
                <w:lang w:val="en-US" w:eastAsia="zh-CN"/>
              </w:rPr>
              <w:t>......</w:t>
            </w:r>
          </w:p>
        </w:tc>
        <w:tc>
          <w:tcPr>
            <w:tcW w:w="1451" w:type="dxa"/>
            <w:noWrap w:val="0"/>
            <w:vAlign w:val="center"/>
          </w:tcPr>
          <w:p w14:paraId="631E953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069" w:type="dxa"/>
            <w:noWrap w:val="0"/>
            <w:vAlign w:val="center"/>
          </w:tcPr>
          <w:p w14:paraId="0B7844E8">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43" w:type="dxa"/>
            <w:noWrap w:val="0"/>
            <w:vAlign w:val="center"/>
          </w:tcPr>
          <w:p w14:paraId="2B2BBEA4">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noWrap w:val="0"/>
            <w:vAlign w:val="center"/>
          </w:tcPr>
          <w:p w14:paraId="29611B93">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r w14:paraId="490E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noWrap w:val="0"/>
            <w:vAlign w:val="center"/>
          </w:tcPr>
          <w:p w14:paraId="32B64B03">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t>合计</w:t>
            </w:r>
          </w:p>
        </w:tc>
        <w:tc>
          <w:tcPr>
            <w:tcW w:w="2520" w:type="dxa"/>
            <w:gridSpan w:val="2"/>
            <w:noWrap w:val="0"/>
            <w:vAlign w:val="center"/>
          </w:tcPr>
          <w:p w14:paraId="1BE7EB42">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1943" w:type="dxa"/>
            <w:noWrap w:val="0"/>
            <w:vAlign w:val="center"/>
          </w:tcPr>
          <w:p w14:paraId="172136FB">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c>
          <w:tcPr>
            <w:tcW w:w="2184" w:type="dxa"/>
            <w:noWrap w:val="0"/>
            <w:vAlign w:val="center"/>
          </w:tcPr>
          <w:p w14:paraId="79E15169">
            <w:pPr>
              <w:pStyle w:val="10"/>
              <w:adjustRightInd w:val="0"/>
              <w:snapToGrid w:val="0"/>
              <w:spacing w:before="312" w:beforeLines="100" w:after="312" w:afterLines="100"/>
              <w:ind w:firstLine="0"/>
              <w:rPr>
                <w:rFonts w:hint="eastAsia" w:ascii="仿宋" w:hAnsi="仿宋" w:eastAsia="仿宋" w:cs="仿宋"/>
                <w:i w:val="0"/>
                <w:iCs w:val="0"/>
                <w:color w:val="auto"/>
                <w:highlight w:val="none"/>
              </w:rPr>
            </w:pPr>
          </w:p>
        </w:tc>
      </w:tr>
    </w:tbl>
    <w:p w14:paraId="62B9095E">
      <w:pPr>
        <w:pStyle w:val="82"/>
        <w:adjustRightInd/>
        <w:snapToGrid/>
        <w:spacing w:after="0"/>
        <w:rPr>
          <w:rFonts w:hint="eastAsia" w:ascii="仿宋" w:hAnsi="仿宋" w:eastAsia="仿宋" w:cs="仿宋"/>
          <w:i w:val="0"/>
          <w:iCs w:val="0"/>
          <w:color w:val="auto"/>
          <w:highlight w:val="none"/>
          <w:lang w:val="en-US" w:eastAsia="zh-CN"/>
        </w:rPr>
      </w:pPr>
    </w:p>
    <w:p w14:paraId="2F044EA3">
      <w:pPr>
        <w:pStyle w:val="82"/>
        <w:adjustRightInd/>
        <w:snapToGrid/>
        <w:spacing w:after="0"/>
        <w:rPr>
          <w:rFonts w:hint="eastAsia" w:ascii="仿宋" w:hAnsi="仿宋" w:eastAsia="仿宋" w:cs="仿宋"/>
          <w:i w:val="0"/>
          <w:iCs w:val="0"/>
          <w:color w:val="auto"/>
          <w:highlight w:val="none"/>
          <w:lang w:val="en-US" w:eastAsia="zh-CN"/>
        </w:rPr>
      </w:pPr>
      <w:r>
        <w:rPr>
          <w:rFonts w:hint="eastAsia" w:ascii="仿宋" w:hAnsi="仿宋" w:eastAsia="仿宋" w:cs="仿宋"/>
          <w:i w:val="0"/>
          <w:iCs w:val="0"/>
          <w:color w:val="auto"/>
          <w:highlight w:val="none"/>
          <w:lang w:val="en-US" w:eastAsia="zh-CN"/>
        </w:rPr>
        <w:t>注：对于采购设备，应免费提供安装及实施服务。</w:t>
      </w:r>
    </w:p>
    <w:p w14:paraId="5B960A84">
      <w:pPr>
        <w:spacing w:line="360" w:lineRule="auto"/>
        <w:rPr>
          <w:rFonts w:hint="eastAsia" w:ascii="仿宋" w:hAnsi="仿宋" w:eastAsia="仿宋" w:cs="仿宋"/>
          <w:color w:val="000000"/>
          <w:szCs w:val="24"/>
          <w:highlight w:val="none"/>
          <w:u w:val="single"/>
        </w:rPr>
      </w:pPr>
      <w:bookmarkStart w:id="120" w:name="_Toc393704198"/>
      <w:bookmarkStart w:id="121" w:name="_Toc395168035"/>
      <w:bookmarkStart w:id="122" w:name="_Toc333219010"/>
      <w:bookmarkStart w:id="123" w:name="_Toc395169871"/>
      <w:bookmarkStart w:id="124" w:name="_Toc163893452"/>
      <w:bookmarkStart w:id="125" w:name="_Toc395183256"/>
      <w:bookmarkStart w:id="126" w:name="_Toc333220832"/>
      <w:bookmarkStart w:id="127" w:name="_Toc395170627"/>
      <w:bookmarkStart w:id="128" w:name="_Toc395170019"/>
      <w:bookmarkStart w:id="129" w:name="_Toc333485261"/>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73488CDF">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6CBD0BB9">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38F9E636">
      <w:pPr>
        <w:widowControl/>
        <w:adjustRightInd/>
        <w:snapToGrid/>
        <w:spacing w:line="360" w:lineRule="auto"/>
        <w:jc w:val="left"/>
        <w:rPr>
          <w:rFonts w:hint="eastAsia" w:ascii="仿宋" w:hAnsi="仿宋" w:eastAsia="仿宋" w:cs="仿宋"/>
          <w:b/>
          <w:bCs/>
          <w:i w:val="0"/>
          <w:iCs w:val="0"/>
          <w:color w:val="auto"/>
          <w:kern w:val="2"/>
          <w:sz w:val="24"/>
          <w:szCs w:val="32"/>
          <w:highlight w:val="none"/>
          <w:lang w:val="en-US" w:eastAsia="zh-CN" w:bidi="ar-SA"/>
        </w:rPr>
        <w:sectPr>
          <w:pgSz w:w="11906" w:h="16838"/>
          <w:pgMar w:top="1287" w:right="1418" w:bottom="1418" w:left="1418" w:header="851" w:footer="992" w:gutter="0"/>
          <w:pgBorders>
            <w:top w:val="none" w:sz="0" w:space="0"/>
            <w:left w:val="none" w:sz="0" w:space="0"/>
            <w:bottom w:val="none" w:sz="0" w:space="0"/>
            <w:right w:val="none" w:sz="0" w:space="0"/>
          </w:pgBorders>
          <w:pgNumType w:fmt="decimal"/>
          <w:cols w:space="720" w:num="1"/>
          <w:docGrid w:linePitch="312" w:charSpace="0"/>
        </w:sectPr>
      </w:pPr>
    </w:p>
    <w:bookmarkEnd w:id="120"/>
    <w:bookmarkEnd w:id="121"/>
    <w:bookmarkEnd w:id="122"/>
    <w:bookmarkEnd w:id="123"/>
    <w:bookmarkEnd w:id="124"/>
    <w:bookmarkEnd w:id="125"/>
    <w:bookmarkEnd w:id="126"/>
    <w:bookmarkEnd w:id="127"/>
    <w:bookmarkEnd w:id="128"/>
    <w:bookmarkEnd w:id="129"/>
    <w:p w14:paraId="171DBB75">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i w:val="0"/>
          <w:iCs w:val="0"/>
          <w:color w:val="auto"/>
          <w:sz w:val="24"/>
          <w:highlight w:val="none"/>
          <w:lang w:val="en-US" w:eastAsia="zh-CN"/>
        </w:rPr>
      </w:pPr>
      <w:bookmarkStart w:id="130" w:name="_Toc19515"/>
      <w:r>
        <w:rPr>
          <w:rFonts w:hint="eastAsia" w:ascii="仿宋" w:hAnsi="仿宋" w:eastAsia="仿宋" w:cs="仿宋"/>
          <w:i w:val="0"/>
          <w:iCs w:val="0"/>
          <w:color w:val="auto"/>
          <w:sz w:val="24"/>
          <w:highlight w:val="none"/>
          <w:lang w:val="en-US" w:eastAsia="zh-CN"/>
        </w:rPr>
        <w:t>附件5</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法定代表人身份证明（格式）</w:t>
      </w:r>
      <w:bookmarkEnd w:id="130"/>
    </w:p>
    <w:p w14:paraId="11B9F27C">
      <w:pPr>
        <w:spacing w:line="360" w:lineRule="auto"/>
        <w:rPr>
          <w:rFonts w:hint="eastAsia" w:ascii="仿宋" w:hAnsi="仿宋" w:eastAsia="仿宋" w:cs="仿宋"/>
          <w:highlight w:val="none"/>
        </w:rPr>
      </w:pPr>
      <w:r>
        <w:rPr>
          <w:rFonts w:hint="eastAsia" w:ascii="仿宋" w:hAnsi="仿宋" w:eastAsia="仿宋" w:cs="仿宋"/>
          <w:highlight w:val="none"/>
        </w:rPr>
        <w:t>【如由法定代表人直接签署</w:t>
      </w:r>
      <w:r>
        <w:rPr>
          <w:rFonts w:hint="eastAsia" w:ascii="仿宋" w:hAnsi="仿宋" w:eastAsia="仿宋" w:cs="仿宋"/>
          <w:highlight w:val="none"/>
          <w:lang w:val="en-US" w:eastAsia="zh-CN"/>
        </w:rPr>
        <w:t>和递交投标文件</w:t>
      </w:r>
      <w:r>
        <w:rPr>
          <w:rFonts w:hint="eastAsia" w:ascii="仿宋" w:hAnsi="仿宋" w:eastAsia="仿宋" w:cs="仿宋"/>
          <w:highlight w:val="none"/>
        </w:rPr>
        <w:t>（法定代表人签署说明：法定代表人签字、盖手签章或盖姓名章均为有效签署）的，应提供法定代表人身份证明，格式如下。投标人为无法定代表人的其他团体组织等时，法定代表人则系指其负责人。】</w:t>
      </w:r>
    </w:p>
    <w:p w14:paraId="55A8A8B4">
      <w:pPr>
        <w:spacing w:line="360" w:lineRule="auto"/>
        <w:rPr>
          <w:rFonts w:hint="eastAsia" w:ascii="仿宋" w:hAnsi="仿宋" w:eastAsia="仿宋" w:cs="仿宋"/>
          <w:highlight w:val="none"/>
        </w:rPr>
      </w:pPr>
    </w:p>
    <w:p w14:paraId="263F6A81">
      <w:pPr>
        <w:spacing w:line="360" w:lineRule="auto"/>
        <w:jc w:val="center"/>
        <w:rPr>
          <w:rFonts w:hint="eastAsia" w:ascii="仿宋" w:hAnsi="仿宋" w:eastAsia="仿宋" w:cs="仿宋"/>
          <w:b/>
          <w:bCs/>
          <w:sz w:val="32"/>
          <w:szCs w:val="32"/>
          <w:highlight w:val="none"/>
        </w:rPr>
      </w:pPr>
      <w:r>
        <w:rPr>
          <w:rFonts w:hint="eastAsia" w:ascii="仿宋" w:hAnsi="仿宋" w:eastAsia="仿宋" w:cs="仿宋"/>
          <w:b/>
          <w:bCs/>
          <w:sz w:val="32"/>
          <w:szCs w:val="32"/>
          <w:highlight w:val="none"/>
        </w:rPr>
        <w:t>法定代表人身份证明</w:t>
      </w:r>
    </w:p>
    <w:p w14:paraId="5AAA4A2B">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姓名：</w:t>
      </w:r>
      <w:r>
        <w:rPr>
          <w:rFonts w:hint="eastAsia" w:ascii="仿宋" w:hAnsi="仿宋" w:eastAsia="仿宋" w:cs="仿宋"/>
          <w:highlight w:val="none"/>
          <w:u w:val="single" w:color="000000"/>
        </w:rPr>
        <w:tab/>
      </w:r>
      <w:r>
        <w:rPr>
          <w:rFonts w:hint="eastAsia" w:ascii="仿宋" w:hAnsi="仿宋" w:eastAsia="仿宋" w:cs="仿宋"/>
          <w:highlight w:val="none"/>
          <w:u w:val="single" w:color="000000"/>
        </w:rPr>
        <w:t xml:space="preserve">          </w:t>
      </w:r>
      <w:r>
        <w:rPr>
          <w:rFonts w:hint="eastAsia" w:ascii="仿宋" w:hAnsi="仿宋" w:eastAsia="仿宋" w:cs="仿宋"/>
          <w:highlight w:val="none"/>
        </w:rPr>
        <w:t>性别：</w:t>
      </w:r>
      <w:r>
        <w:rPr>
          <w:rFonts w:hint="eastAsia" w:ascii="仿宋" w:hAnsi="仿宋" w:eastAsia="仿宋" w:cs="仿宋"/>
          <w:highlight w:val="none"/>
          <w:u w:val="single" w:color="000000"/>
        </w:rPr>
        <w:tab/>
      </w:r>
      <w:r>
        <w:rPr>
          <w:rFonts w:hint="eastAsia" w:ascii="仿宋" w:hAnsi="仿宋" w:eastAsia="仿宋" w:cs="仿宋"/>
          <w:highlight w:val="none"/>
          <w:u w:val="single" w:color="000000"/>
        </w:rPr>
        <w:t xml:space="preserve">       </w:t>
      </w:r>
      <w:r>
        <w:rPr>
          <w:rFonts w:hint="eastAsia" w:ascii="仿宋" w:hAnsi="仿宋" w:eastAsia="仿宋" w:cs="仿宋"/>
          <w:highlight w:val="none"/>
        </w:rPr>
        <w:t>年龄：</w:t>
      </w:r>
      <w:r>
        <w:rPr>
          <w:rFonts w:hint="eastAsia" w:ascii="仿宋" w:hAnsi="仿宋" w:eastAsia="仿宋" w:cs="仿宋"/>
          <w:highlight w:val="none"/>
          <w:u w:val="single" w:color="000000"/>
        </w:rPr>
        <w:tab/>
      </w:r>
      <w:r>
        <w:rPr>
          <w:rFonts w:hint="eastAsia" w:ascii="仿宋" w:hAnsi="仿宋" w:eastAsia="仿宋" w:cs="仿宋"/>
          <w:highlight w:val="none"/>
          <w:u w:val="single" w:color="000000"/>
        </w:rPr>
        <w:t xml:space="preserve">        </w:t>
      </w:r>
      <w:r>
        <w:rPr>
          <w:rFonts w:hint="eastAsia" w:ascii="仿宋" w:hAnsi="仿宋" w:eastAsia="仿宋" w:cs="仿宋"/>
          <w:highlight w:val="none"/>
        </w:rPr>
        <w:t>职务：</w:t>
      </w:r>
      <w:r>
        <w:rPr>
          <w:rFonts w:hint="eastAsia" w:ascii="仿宋" w:hAnsi="仿宋" w:eastAsia="仿宋" w:cs="仿宋"/>
          <w:highlight w:val="none"/>
          <w:u w:val="single" w:color="000000"/>
        </w:rPr>
        <w:tab/>
      </w:r>
      <w:r>
        <w:rPr>
          <w:rFonts w:hint="eastAsia" w:ascii="仿宋" w:hAnsi="仿宋" w:eastAsia="仿宋" w:cs="仿宋"/>
          <w:highlight w:val="none"/>
          <w:u w:val="single" w:color="000000"/>
        </w:rPr>
        <w:t xml:space="preserve">     </w:t>
      </w:r>
      <w:r>
        <w:rPr>
          <w:rFonts w:hint="eastAsia" w:ascii="仿宋" w:hAnsi="仿宋" w:eastAsia="仿宋" w:cs="仿宋"/>
          <w:highlight w:val="none"/>
        </w:rPr>
        <w:t>系</w:t>
      </w:r>
      <w:r>
        <w:rPr>
          <w:rFonts w:hint="eastAsia" w:ascii="仿宋" w:hAnsi="仿宋" w:eastAsia="仿宋" w:cs="仿宋"/>
          <w:highlight w:val="none"/>
          <w:u w:val="single" w:color="000000"/>
        </w:rPr>
        <w:tab/>
      </w:r>
      <w:r>
        <w:rPr>
          <w:rFonts w:hint="eastAsia" w:ascii="仿宋" w:hAnsi="仿宋" w:eastAsia="仿宋" w:cs="仿宋"/>
          <w:highlight w:val="none"/>
        </w:rPr>
        <w:t>【投标人名称】的法定代表人（单位负责人）。</w:t>
      </w:r>
    </w:p>
    <w:p w14:paraId="6DD4049D">
      <w:pPr>
        <w:pStyle w:val="57"/>
        <w:spacing w:line="360" w:lineRule="auto"/>
        <w:ind w:firstLine="480"/>
        <w:rPr>
          <w:rFonts w:hint="eastAsia" w:ascii="仿宋" w:hAnsi="仿宋" w:eastAsia="仿宋" w:cs="仿宋"/>
          <w:highlight w:val="none"/>
        </w:rPr>
      </w:pPr>
    </w:p>
    <w:p w14:paraId="378B3C52">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特此证明。</w:t>
      </w:r>
    </w:p>
    <w:p w14:paraId="7B423886">
      <w:pPr>
        <w:pStyle w:val="57"/>
        <w:spacing w:line="360" w:lineRule="auto"/>
        <w:ind w:firstLine="480"/>
        <w:rPr>
          <w:rFonts w:hint="eastAsia" w:ascii="仿宋" w:hAnsi="仿宋" w:eastAsia="仿宋" w:cs="仿宋"/>
          <w:highlight w:val="none"/>
        </w:rPr>
      </w:pPr>
    </w:p>
    <w:p w14:paraId="017BED85">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附：法定代表人身份证复印件。</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9"/>
        <w:gridCol w:w="4460"/>
      </w:tblGrid>
      <w:tr w14:paraId="727E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9" w:type="dxa"/>
            <w:vAlign w:val="center"/>
          </w:tcPr>
          <w:p w14:paraId="3B055C63">
            <w:pPr>
              <w:spacing w:line="360" w:lineRule="auto"/>
              <w:jc w:val="center"/>
              <w:rPr>
                <w:rFonts w:hint="eastAsia" w:ascii="仿宋" w:hAnsi="仿宋" w:eastAsia="仿宋" w:cs="仿宋"/>
                <w:highlight w:val="none"/>
              </w:rPr>
            </w:pPr>
            <w:r>
              <w:rPr>
                <w:rFonts w:hint="eastAsia" w:ascii="仿宋" w:hAnsi="仿宋" w:eastAsia="仿宋" w:cs="仿宋"/>
                <w:highlight w:val="none"/>
              </w:rPr>
              <w:t>【法定代表人</w:t>
            </w:r>
          </w:p>
          <w:p w14:paraId="0E416818">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77028A7F">
            <w:pPr>
              <w:spacing w:line="360" w:lineRule="auto"/>
              <w:jc w:val="center"/>
              <w:rPr>
                <w:rFonts w:hint="eastAsia" w:ascii="仿宋" w:hAnsi="仿宋" w:eastAsia="仿宋" w:cs="仿宋"/>
                <w:highlight w:val="none"/>
              </w:rPr>
            </w:pPr>
          </w:p>
          <w:p w14:paraId="73D8433C">
            <w:pPr>
              <w:spacing w:line="360" w:lineRule="auto"/>
              <w:jc w:val="center"/>
              <w:rPr>
                <w:rFonts w:hint="eastAsia" w:ascii="仿宋" w:hAnsi="仿宋" w:eastAsia="仿宋" w:cs="仿宋"/>
                <w:highlight w:val="none"/>
              </w:rPr>
            </w:pPr>
            <w:r>
              <w:rPr>
                <w:rFonts w:hint="eastAsia" w:ascii="仿宋" w:hAnsi="仿宋" w:eastAsia="仿宋" w:cs="仿宋"/>
                <w:highlight w:val="none"/>
              </w:rPr>
              <w:t>【人像面】</w:t>
            </w:r>
          </w:p>
          <w:p w14:paraId="7B8C0A04">
            <w:pPr>
              <w:spacing w:line="360" w:lineRule="auto"/>
              <w:jc w:val="center"/>
              <w:rPr>
                <w:rFonts w:hint="eastAsia" w:ascii="仿宋" w:hAnsi="仿宋" w:eastAsia="仿宋" w:cs="仿宋"/>
                <w:highlight w:val="none"/>
              </w:rPr>
            </w:pPr>
          </w:p>
        </w:tc>
        <w:tc>
          <w:tcPr>
            <w:tcW w:w="4460" w:type="dxa"/>
          </w:tcPr>
          <w:p w14:paraId="1255A465">
            <w:pPr>
              <w:spacing w:line="360" w:lineRule="auto"/>
              <w:jc w:val="center"/>
              <w:rPr>
                <w:rFonts w:hint="eastAsia" w:ascii="仿宋" w:hAnsi="仿宋" w:eastAsia="仿宋" w:cs="仿宋"/>
                <w:highlight w:val="none"/>
              </w:rPr>
            </w:pPr>
            <w:r>
              <w:rPr>
                <w:rFonts w:hint="eastAsia" w:ascii="仿宋" w:hAnsi="仿宋" w:eastAsia="仿宋" w:cs="仿宋"/>
                <w:highlight w:val="none"/>
              </w:rPr>
              <w:t>【法定代表人</w:t>
            </w:r>
          </w:p>
          <w:p w14:paraId="4DDB33AA">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6E322705">
            <w:pPr>
              <w:spacing w:line="360" w:lineRule="auto"/>
              <w:jc w:val="center"/>
              <w:rPr>
                <w:rFonts w:hint="eastAsia" w:ascii="仿宋" w:hAnsi="仿宋" w:eastAsia="仿宋" w:cs="仿宋"/>
                <w:highlight w:val="none"/>
              </w:rPr>
            </w:pPr>
          </w:p>
          <w:p w14:paraId="692A38CE">
            <w:pPr>
              <w:spacing w:line="360" w:lineRule="auto"/>
              <w:jc w:val="center"/>
              <w:rPr>
                <w:rFonts w:hint="eastAsia" w:ascii="仿宋" w:hAnsi="仿宋" w:eastAsia="仿宋" w:cs="仿宋"/>
                <w:highlight w:val="none"/>
              </w:rPr>
            </w:pPr>
            <w:r>
              <w:rPr>
                <w:rFonts w:hint="eastAsia" w:ascii="仿宋" w:hAnsi="仿宋" w:eastAsia="仿宋" w:cs="仿宋"/>
                <w:highlight w:val="none"/>
              </w:rPr>
              <w:t>【国徽面】</w:t>
            </w:r>
          </w:p>
          <w:p w14:paraId="23815C4B">
            <w:pPr>
              <w:spacing w:line="360" w:lineRule="auto"/>
              <w:jc w:val="center"/>
              <w:rPr>
                <w:rFonts w:hint="eastAsia" w:ascii="仿宋" w:hAnsi="仿宋" w:eastAsia="仿宋" w:cs="仿宋"/>
                <w:highlight w:val="none"/>
              </w:rPr>
            </w:pPr>
          </w:p>
        </w:tc>
      </w:tr>
    </w:tbl>
    <w:p w14:paraId="54BA3DB5">
      <w:pPr>
        <w:spacing w:line="360" w:lineRule="auto"/>
        <w:rPr>
          <w:rFonts w:hint="eastAsia" w:ascii="仿宋" w:hAnsi="仿宋" w:eastAsia="仿宋" w:cs="仿宋"/>
          <w:highlight w:val="none"/>
        </w:rPr>
      </w:pPr>
    </w:p>
    <w:p w14:paraId="144F0A3C">
      <w:pPr>
        <w:spacing w:line="360" w:lineRule="auto"/>
        <w:rPr>
          <w:rFonts w:hint="eastAsia" w:ascii="仿宋" w:hAnsi="仿宋" w:eastAsia="仿宋" w:cs="仿宋"/>
          <w:highlight w:val="none"/>
        </w:rPr>
      </w:pPr>
      <w:r>
        <w:rPr>
          <w:rFonts w:hint="eastAsia" w:ascii="仿宋" w:hAnsi="仿宋" w:eastAsia="仿宋" w:cs="仿宋"/>
          <w:highlight w:val="none"/>
        </w:rPr>
        <w:t>注：本身份证明需由投标人加盖单位公章。</w:t>
      </w:r>
    </w:p>
    <w:p w14:paraId="7FBC1579">
      <w:pPr>
        <w:spacing w:line="360" w:lineRule="auto"/>
        <w:rPr>
          <w:rFonts w:hint="eastAsia" w:ascii="仿宋" w:hAnsi="仿宋" w:eastAsia="仿宋" w:cs="仿宋"/>
          <w:sz w:val="20"/>
          <w:szCs w:val="20"/>
          <w:highlight w:val="none"/>
        </w:rPr>
      </w:pPr>
    </w:p>
    <w:p w14:paraId="4DD25584">
      <w:pPr>
        <w:spacing w:line="360" w:lineRule="auto"/>
        <w:rPr>
          <w:rFonts w:hint="eastAsia" w:ascii="仿宋" w:hAnsi="仿宋" w:eastAsia="仿宋" w:cs="仿宋"/>
          <w:sz w:val="20"/>
          <w:szCs w:val="20"/>
          <w:highlight w:val="none"/>
        </w:rPr>
      </w:pPr>
    </w:p>
    <w:p w14:paraId="3418F17E">
      <w:pPr>
        <w:spacing w:line="360" w:lineRule="auto"/>
        <w:rPr>
          <w:rFonts w:hint="eastAsia" w:ascii="仿宋" w:hAnsi="仿宋" w:eastAsia="仿宋" w:cs="仿宋"/>
          <w:sz w:val="20"/>
          <w:szCs w:val="20"/>
          <w:highlight w:val="none"/>
        </w:rPr>
      </w:pPr>
    </w:p>
    <w:p w14:paraId="0B99978F">
      <w:pPr>
        <w:spacing w:line="360" w:lineRule="auto"/>
        <w:rPr>
          <w:rFonts w:hint="eastAsia" w:ascii="仿宋" w:hAnsi="仿宋" w:eastAsia="仿宋" w:cs="仿宋"/>
          <w:highlight w:val="none"/>
        </w:rPr>
      </w:pPr>
    </w:p>
    <w:p w14:paraId="26B8ACE2">
      <w:pPr>
        <w:spacing w:line="360" w:lineRule="auto"/>
        <w:rPr>
          <w:rFonts w:hint="eastAsia" w:ascii="仿宋" w:hAnsi="仿宋" w:eastAsia="仿宋" w:cs="仿宋"/>
          <w:highlight w:val="non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r>
        <w:rPr>
          <w:rFonts w:hint="eastAsia" w:ascii="仿宋" w:hAnsi="仿宋" w:eastAsia="仿宋" w:cs="仿宋"/>
          <w:highlight w:val="none"/>
        </w:rPr>
        <w:tab/>
      </w:r>
    </w:p>
    <w:p w14:paraId="0C734E85">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5CA3EF2B">
      <w:pPr>
        <w:spacing w:line="360" w:lineRule="auto"/>
        <w:ind w:firstLine="480" w:firstLineChars="200"/>
        <w:rPr>
          <w:rFonts w:hint="eastAsia" w:ascii="仿宋" w:hAnsi="仿宋" w:eastAsia="仿宋" w:cs="仿宋"/>
          <w:color w:val="000000"/>
          <w:szCs w:val="24"/>
          <w:highlight w:val="none"/>
        </w:rPr>
      </w:pPr>
    </w:p>
    <w:p w14:paraId="0B25B177">
      <w:pPr>
        <w:spacing w:line="360" w:lineRule="auto"/>
        <w:ind w:firstLine="480" w:firstLineChars="200"/>
        <w:rPr>
          <w:rFonts w:hint="eastAsia" w:ascii="仿宋" w:hAnsi="仿宋" w:eastAsia="仿宋" w:cs="仿宋"/>
          <w:color w:val="000000"/>
          <w:szCs w:val="24"/>
          <w:highlight w:val="none"/>
        </w:rPr>
      </w:pPr>
    </w:p>
    <w:p w14:paraId="7BEB4BD9">
      <w:pPr>
        <w:widowControl/>
        <w:adjustRightInd/>
        <w:snapToGrid/>
        <w:spacing w:line="360" w:lineRule="auto"/>
        <w:jc w:val="left"/>
        <w:rPr>
          <w:rFonts w:hint="eastAsia" w:ascii="仿宋" w:hAnsi="仿宋" w:eastAsia="仿宋" w:cs="仿宋"/>
          <w:b/>
          <w:bCs/>
          <w:kern w:val="0"/>
          <w:sz w:val="32"/>
          <w:szCs w:val="32"/>
          <w:highlight w:val="none"/>
        </w:rPr>
      </w:pPr>
      <w:r>
        <w:rPr>
          <w:rFonts w:hint="eastAsia" w:ascii="仿宋" w:hAnsi="仿宋" w:eastAsia="仿宋" w:cs="仿宋"/>
          <w:highlight w:val="none"/>
        </w:rPr>
        <w:br w:type="page"/>
      </w:r>
    </w:p>
    <w:p w14:paraId="41E6ACD1">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i w:val="0"/>
          <w:iCs w:val="0"/>
          <w:color w:val="auto"/>
          <w:sz w:val="24"/>
          <w:highlight w:val="none"/>
          <w:lang w:val="en-US" w:eastAsia="zh-CN"/>
        </w:rPr>
      </w:pPr>
      <w:bookmarkStart w:id="131" w:name="_Toc29201"/>
      <w:r>
        <w:rPr>
          <w:rFonts w:hint="eastAsia" w:ascii="仿宋" w:hAnsi="仿宋" w:eastAsia="仿宋" w:cs="仿宋"/>
          <w:i w:val="0"/>
          <w:iCs w:val="0"/>
          <w:color w:val="auto"/>
          <w:sz w:val="24"/>
          <w:highlight w:val="none"/>
          <w:lang w:val="en-US" w:eastAsia="zh-CN"/>
        </w:rPr>
        <w:t>附件5</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法定代表人授权委托书</w:t>
      </w:r>
      <w:bookmarkEnd w:id="131"/>
      <w:r>
        <w:rPr>
          <w:rFonts w:hint="eastAsia" w:ascii="仿宋" w:hAnsi="仿宋" w:eastAsia="仿宋" w:cs="仿宋"/>
          <w:i w:val="0"/>
          <w:iCs w:val="0"/>
          <w:color w:val="auto"/>
          <w:sz w:val="24"/>
          <w:highlight w:val="none"/>
          <w:lang w:val="en-US" w:eastAsia="zh-CN"/>
        </w:rPr>
        <w:t>（格式）</w:t>
      </w:r>
    </w:p>
    <w:p w14:paraId="7C91285C">
      <w:pPr>
        <w:spacing w:line="360" w:lineRule="auto"/>
        <w:rPr>
          <w:rFonts w:hint="eastAsia" w:ascii="仿宋" w:hAnsi="仿宋" w:eastAsia="仿宋" w:cs="仿宋"/>
          <w:b/>
          <w:bCs/>
          <w:sz w:val="32"/>
          <w:szCs w:val="32"/>
          <w:highlight w:val="none"/>
        </w:rPr>
      </w:pPr>
      <w:r>
        <w:rPr>
          <w:rFonts w:hint="eastAsia" w:ascii="仿宋" w:hAnsi="仿宋" w:eastAsia="仿宋" w:cs="仿宋"/>
          <w:highlight w:val="none"/>
        </w:rPr>
        <w:t>【如有法定代表人授权的代理人（也称“被授权人”，下同）签字</w:t>
      </w:r>
      <w:r>
        <w:rPr>
          <w:rFonts w:hint="eastAsia" w:ascii="仿宋" w:hAnsi="仿宋" w:eastAsia="仿宋" w:cs="仿宋"/>
          <w:highlight w:val="none"/>
          <w:lang w:val="en-US" w:eastAsia="zh-CN"/>
        </w:rPr>
        <w:t>和递交投标文件</w:t>
      </w:r>
      <w:r>
        <w:rPr>
          <w:rFonts w:hint="eastAsia" w:ascii="仿宋" w:hAnsi="仿宋" w:eastAsia="仿宋" w:cs="仿宋"/>
          <w:highlight w:val="none"/>
        </w:rPr>
        <w:t>的，应附《法定代表人授权委托书》，《法定代表人授权委托书》格式如下。投标人为无法定代表人的其他团体组织等时，法定代表人则系指其负责人。】</w:t>
      </w:r>
    </w:p>
    <w:p w14:paraId="7E9EAAD1">
      <w:pPr>
        <w:spacing w:line="360" w:lineRule="auto"/>
        <w:jc w:val="center"/>
        <w:rPr>
          <w:rFonts w:hint="eastAsia" w:ascii="仿宋" w:hAnsi="仿宋" w:eastAsia="仿宋" w:cs="仿宋"/>
          <w:b/>
          <w:bCs/>
          <w:sz w:val="32"/>
          <w:szCs w:val="32"/>
          <w:highlight w:val="none"/>
        </w:rPr>
      </w:pPr>
    </w:p>
    <w:p w14:paraId="1A0904F7">
      <w:pPr>
        <w:spacing w:line="360" w:lineRule="auto"/>
        <w:jc w:val="center"/>
        <w:rPr>
          <w:rFonts w:hint="eastAsia" w:ascii="仿宋" w:hAnsi="仿宋" w:eastAsia="仿宋" w:cs="仿宋"/>
          <w:b/>
          <w:bCs/>
          <w:sz w:val="32"/>
          <w:szCs w:val="32"/>
          <w:highlight w:val="none"/>
        </w:rPr>
      </w:pPr>
      <w:r>
        <w:rPr>
          <w:rFonts w:hint="eastAsia" w:ascii="仿宋" w:hAnsi="仿宋" w:eastAsia="仿宋" w:cs="仿宋"/>
          <w:b/>
          <w:bCs/>
          <w:sz w:val="32"/>
          <w:szCs w:val="32"/>
          <w:highlight w:val="none"/>
        </w:rPr>
        <w:t>法定代表人授权委托书</w:t>
      </w:r>
    </w:p>
    <w:p w14:paraId="63728210">
      <w:pPr>
        <w:pStyle w:val="2"/>
        <w:tabs>
          <w:tab w:val="left" w:pos="2421"/>
          <w:tab w:val="left" w:pos="5585"/>
        </w:tabs>
        <w:snapToGrid w:val="0"/>
        <w:spacing w:line="360" w:lineRule="auto"/>
        <w:ind w:left="520"/>
        <w:rPr>
          <w:rFonts w:hint="eastAsia" w:ascii="仿宋" w:hAnsi="仿宋" w:eastAsia="仿宋" w:cs="仿宋"/>
          <w:highlight w:val="none"/>
          <w:lang w:eastAsia="zh-CN"/>
        </w:rPr>
      </w:pPr>
    </w:p>
    <w:p w14:paraId="77885363">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本人</w:t>
      </w:r>
      <w:r>
        <w:rPr>
          <w:rFonts w:hint="eastAsia" w:ascii="仿宋" w:hAnsi="仿宋" w:eastAsia="仿宋" w:cs="仿宋"/>
          <w:highlight w:val="none"/>
          <w:u w:val="single" w:color="000000"/>
        </w:rPr>
        <w:t xml:space="preserve"> </w:t>
      </w:r>
      <w:r>
        <w:rPr>
          <w:rFonts w:hint="eastAsia" w:ascii="仿宋" w:hAnsi="仿宋" w:eastAsia="仿宋" w:cs="仿宋"/>
          <w:highlight w:val="none"/>
          <w:u w:val="single"/>
        </w:rPr>
        <w:t>【姓名】</w:t>
      </w:r>
      <w:r>
        <w:rPr>
          <w:rFonts w:hint="eastAsia" w:ascii="仿宋" w:hAnsi="仿宋" w:eastAsia="仿宋" w:cs="仿宋"/>
          <w:highlight w:val="none"/>
        </w:rPr>
        <w:t>系</w:t>
      </w:r>
      <w:r>
        <w:rPr>
          <w:rFonts w:hint="eastAsia" w:ascii="仿宋" w:hAnsi="仿宋" w:eastAsia="仿宋" w:cs="仿宋"/>
          <w:highlight w:val="none"/>
          <w:u w:val="single" w:color="000000"/>
        </w:rPr>
        <w:t xml:space="preserve"> </w:t>
      </w:r>
      <w:r>
        <w:rPr>
          <w:rFonts w:hint="eastAsia" w:ascii="仿宋" w:hAnsi="仿宋" w:eastAsia="仿宋" w:cs="仿宋"/>
          <w:highlight w:val="none"/>
          <w:u w:val="single"/>
        </w:rPr>
        <w:t>【投标人名称】</w:t>
      </w:r>
      <w:r>
        <w:rPr>
          <w:rFonts w:hint="eastAsia" w:ascii="仿宋" w:hAnsi="仿宋" w:eastAsia="仿宋" w:cs="仿宋"/>
          <w:highlight w:val="none"/>
        </w:rPr>
        <w:t>的法定代表人（单位负责人），现委托</w:t>
      </w:r>
      <w:r>
        <w:rPr>
          <w:rFonts w:hint="eastAsia" w:ascii="仿宋" w:hAnsi="仿宋" w:eastAsia="仿宋" w:cs="仿宋"/>
          <w:highlight w:val="none"/>
          <w:u w:val="single" w:color="000000"/>
        </w:rPr>
        <w:t xml:space="preserve"> </w:t>
      </w:r>
      <w:r>
        <w:rPr>
          <w:rFonts w:hint="eastAsia" w:ascii="仿宋" w:hAnsi="仿宋" w:eastAsia="仿宋" w:cs="仿宋"/>
          <w:highlight w:val="none"/>
          <w:u w:val="single"/>
        </w:rPr>
        <w:t>【姓名】</w:t>
      </w:r>
      <w:r>
        <w:rPr>
          <w:rFonts w:hint="eastAsia" w:ascii="仿宋" w:hAnsi="仿宋" w:eastAsia="仿宋" w:cs="仿宋"/>
          <w:highlight w:val="none"/>
        </w:rPr>
        <w:t>为我方代理人。代理人根据授权，以我方名义签署、澄清确认、递交、撤回、修改</w:t>
      </w:r>
      <w:r>
        <w:rPr>
          <w:rFonts w:hint="eastAsia" w:ascii="仿宋" w:hAnsi="仿宋" w:eastAsia="仿宋" w:cs="仿宋"/>
          <w:highlight w:val="none"/>
          <w:u w:val="single"/>
        </w:rPr>
        <w:t xml:space="preserve">       【项目名称】</w:t>
      </w:r>
      <w:r>
        <w:rPr>
          <w:rFonts w:hint="eastAsia" w:ascii="仿宋" w:hAnsi="仿宋" w:eastAsia="仿宋" w:cs="仿宋"/>
          <w:highlight w:val="none"/>
        </w:rPr>
        <w:t>招标项目投标文件、签订合同和处理有关事宜，其法律后果由我方承担。</w:t>
      </w:r>
    </w:p>
    <w:p w14:paraId="08DF04F1">
      <w:pPr>
        <w:pStyle w:val="57"/>
        <w:spacing w:line="360" w:lineRule="auto"/>
        <w:ind w:firstLine="480"/>
        <w:rPr>
          <w:rFonts w:hint="eastAsia" w:ascii="仿宋" w:hAnsi="仿宋" w:eastAsia="仿宋" w:cs="仿宋"/>
          <w:sz w:val="9"/>
          <w:szCs w:val="9"/>
          <w:highlight w:val="none"/>
        </w:rPr>
      </w:pPr>
      <w:r>
        <w:rPr>
          <w:rFonts w:hint="eastAsia" w:ascii="仿宋" w:hAnsi="仿宋" w:eastAsia="仿宋" w:cs="仿宋"/>
          <w:highlight w:val="none"/>
        </w:rPr>
        <w:t>委托期限：自签署之日起至</w:t>
      </w:r>
      <w:r>
        <w:rPr>
          <w:rFonts w:hint="eastAsia" w:ascii="仿宋" w:hAnsi="仿宋" w:eastAsia="仿宋" w:cs="仿宋"/>
          <w:highlight w:val="none"/>
          <w:lang w:val="en-US" w:eastAsia="zh-CN"/>
        </w:rPr>
        <w:t>本项目全部履约</w:t>
      </w:r>
      <w:r>
        <w:rPr>
          <w:rFonts w:hint="eastAsia" w:ascii="仿宋" w:hAnsi="仿宋" w:eastAsia="仿宋" w:cs="仿宋"/>
          <w:highlight w:val="none"/>
        </w:rPr>
        <w:t>结束之日止。</w:t>
      </w:r>
    </w:p>
    <w:p w14:paraId="65F63C35">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代理人无转委托权。</w:t>
      </w:r>
    </w:p>
    <w:p w14:paraId="7E49D81C">
      <w:pPr>
        <w:spacing w:line="360" w:lineRule="auto"/>
        <w:rPr>
          <w:rFonts w:hint="eastAsia" w:ascii="仿宋" w:hAnsi="仿宋" w:eastAsia="仿宋" w:cs="仿宋"/>
          <w:highlight w:val="none"/>
        </w:rPr>
      </w:pPr>
    </w:p>
    <w:p w14:paraId="620D7245">
      <w:pPr>
        <w:spacing w:line="360" w:lineRule="auto"/>
        <w:rPr>
          <w:rFonts w:hint="eastAsia" w:ascii="仿宋" w:hAnsi="仿宋" w:eastAsia="仿宋" w:cs="仿宋"/>
          <w:highlight w:val="none"/>
        </w:rPr>
      </w:pPr>
      <w:r>
        <w:rPr>
          <w:rFonts w:hint="eastAsia" w:ascii="仿宋" w:hAnsi="仿宋" w:eastAsia="仿宋" w:cs="仿宋"/>
          <w:highlight w:val="none"/>
        </w:rPr>
        <w:t>附：法定代表人身份证复印件及委托代理人身份证复印件</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9"/>
        <w:gridCol w:w="4460"/>
      </w:tblGrid>
      <w:tr w14:paraId="763D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9" w:type="dxa"/>
            <w:vAlign w:val="center"/>
          </w:tcPr>
          <w:p w14:paraId="44D7889E">
            <w:pPr>
              <w:spacing w:line="360" w:lineRule="auto"/>
              <w:jc w:val="center"/>
              <w:rPr>
                <w:rFonts w:hint="eastAsia" w:ascii="仿宋" w:hAnsi="仿宋" w:eastAsia="仿宋" w:cs="仿宋"/>
                <w:highlight w:val="none"/>
              </w:rPr>
            </w:pPr>
            <w:r>
              <w:rPr>
                <w:rFonts w:hint="eastAsia" w:ascii="仿宋" w:hAnsi="仿宋" w:eastAsia="仿宋" w:cs="仿宋"/>
                <w:highlight w:val="none"/>
              </w:rPr>
              <w:t>【法定代表人</w:t>
            </w:r>
          </w:p>
          <w:p w14:paraId="79ADF733">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7640CACB">
            <w:pPr>
              <w:spacing w:line="360" w:lineRule="auto"/>
              <w:jc w:val="center"/>
              <w:rPr>
                <w:rFonts w:hint="eastAsia" w:ascii="仿宋" w:hAnsi="仿宋" w:eastAsia="仿宋" w:cs="仿宋"/>
                <w:highlight w:val="none"/>
              </w:rPr>
            </w:pPr>
          </w:p>
          <w:p w14:paraId="3678BAAB">
            <w:pPr>
              <w:spacing w:line="360" w:lineRule="auto"/>
              <w:jc w:val="center"/>
              <w:rPr>
                <w:rFonts w:hint="eastAsia" w:ascii="仿宋" w:hAnsi="仿宋" w:eastAsia="仿宋" w:cs="仿宋"/>
                <w:highlight w:val="none"/>
              </w:rPr>
            </w:pPr>
            <w:r>
              <w:rPr>
                <w:rFonts w:hint="eastAsia" w:ascii="仿宋" w:hAnsi="仿宋" w:eastAsia="仿宋" w:cs="仿宋"/>
                <w:highlight w:val="none"/>
              </w:rPr>
              <w:t>【人像面】</w:t>
            </w:r>
          </w:p>
          <w:p w14:paraId="05D4361F">
            <w:pPr>
              <w:spacing w:line="360" w:lineRule="auto"/>
              <w:jc w:val="center"/>
              <w:rPr>
                <w:rFonts w:hint="eastAsia" w:ascii="仿宋" w:hAnsi="仿宋" w:eastAsia="仿宋" w:cs="仿宋"/>
                <w:highlight w:val="none"/>
              </w:rPr>
            </w:pPr>
          </w:p>
        </w:tc>
        <w:tc>
          <w:tcPr>
            <w:tcW w:w="4460" w:type="dxa"/>
          </w:tcPr>
          <w:p w14:paraId="5C3D12C2">
            <w:pPr>
              <w:spacing w:line="360" w:lineRule="auto"/>
              <w:jc w:val="center"/>
              <w:rPr>
                <w:rFonts w:hint="eastAsia" w:ascii="仿宋" w:hAnsi="仿宋" w:eastAsia="仿宋" w:cs="仿宋"/>
                <w:highlight w:val="none"/>
              </w:rPr>
            </w:pPr>
            <w:r>
              <w:rPr>
                <w:rFonts w:hint="eastAsia" w:ascii="仿宋" w:hAnsi="仿宋" w:eastAsia="仿宋" w:cs="仿宋"/>
                <w:highlight w:val="none"/>
              </w:rPr>
              <w:t>【法定代表人</w:t>
            </w:r>
          </w:p>
          <w:p w14:paraId="785F5964">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3493563E">
            <w:pPr>
              <w:spacing w:line="360" w:lineRule="auto"/>
              <w:jc w:val="center"/>
              <w:rPr>
                <w:rFonts w:hint="eastAsia" w:ascii="仿宋" w:hAnsi="仿宋" w:eastAsia="仿宋" w:cs="仿宋"/>
                <w:highlight w:val="none"/>
              </w:rPr>
            </w:pPr>
          </w:p>
          <w:p w14:paraId="0954A1B5">
            <w:pPr>
              <w:spacing w:line="360" w:lineRule="auto"/>
              <w:jc w:val="center"/>
              <w:rPr>
                <w:rFonts w:hint="eastAsia" w:ascii="仿宋" w:hAnsi="仿宋" w:eastAsia="仿宋" w:cs="仿宋"/>
                <w:highlight w:val="none"/>
              </w:rPr>
            </w:pPr>
            <w:r>
              <w:rPr>
                <w:rFonts w:hint="eastAsia" w:ascii="仿宋" w:hAnsi="仿宋" w:eastAsia="仿宋" w:cs="仿宋"/>
                <w:highlight w:val="none"/>
              </w:rPr>
              <w:t>【国徽面】</w:t>
            </w:r>
          </w:p>
          <w:p w14:paraId="01032526">
            <w:pPr>
              <w:spacing w:line="360" w:lineRule="auto"/>
              <w:jc w:val="center"/>
              <w:rPr>
                <w:rFonts w:hint="eastAsia" w:ascii="仿宋" w:hAnsi="仿宋" w:eastAsia="仿宋" w:cs="仿宋"/>
                <w:highlight w:val="none"/>
              </w:rPr>
            </w:pPr>
          </w:p>
        </w:tc>
      </w:tr>
    </w:tbl>
    <w:p w14:paraId="6951D663">
      <w:pPr>
        <w:pStyle w:val="2"/>
        <w:snapToGrid w:val="0"/>
        <w:spacing w:line="360" w:lineRule="auto"/>
        <w:ind w:left="0"/>
        <w:rPr>
          <w:rFonts w:hint="eastAsia" w:ascii="仿宋" w:hAnsi="仿宋" w:eastAsia="仿宋" w:cs="仿宋"/>
          <w:highlight w:val="none"/>
          <w:lang w:eastAsia="zh-CN"/>
        </w:rPr>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9"/>
        <w:gridCol w:w="4460"/>
      </w:tblGrid>
      <w:tr w14:paraId="4F4D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9" w:type="dxa"/>
            <w:vAlign w:val="center"/>
          </w:tcPr>
          <w:p w14:paraId="2D489BFD">
            <w:pPr>
              <w:spacing w:line="360" w:lineRule="auto"/>
              <w:jc w:val="center"/>
              <w:rPr>
                <w:rFonts w:hint="eastAsia" w:ascii="仿宋" w:hAnsi="仿宋" w:eastAsia="仿宋" w:cs="仿宋"/>
                <w:highlight w:val="none"/>
              </w:rPr>
            </w:pPr>
            <w:r>
              <w:rPr>
                <w:rFonts w:hint="eastAsia" w:ascii="仿宋" w:hAnsi="仿宋" w:eastAsia="仿宋" w:cs="仿宋"/>
                <w:highlight w:val="none"/>
              </w:rPr>
              <w:t>【被授权人（授权代表）</w:t>
            </w:r>
          </w:p>
          <w:p w14:paraId="126497EE">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7F3BCE20">
            <w:pPr>
              <w:spacing w:line="360" w:lineRule="auto"/>
              <w:jc w:val="center"/>
              <w:rPr>
                <w:rFonts w:hint="eastAsia" w:ascii="仿宋" w:hAnsi="仿宋" w:eastAsia="仿宋" w:cs="仿宋"/>
                <w:highlight w:val="none"/>
              </w:rPr>
            </w:pPr>
          </w:p>
          <w:p w14:paraId="5F7FCC2C">
            <w:pPr>
              <w:spacing w:line="360" w:lineRule="auto"/>
              <w:jc w:val="center"/>
              <w:rPr>
                <w:rFonts w:hint="eastAsia" w:ascii="仿宋" w:hAnsi="仿宋" w:eastAsia="仿宋" w:cs="仿宋"/>
                <w:highlight w:val="none"/>
              </w:rPr>
            </w:pPr>
            <w:r>
              <w:rPr>
                <w:rFonts w:hint="eastAsia" w:ascii="仿宋" w:hAnsi="仿宋" w:eastAsia="仿宋" w:cs="仿宋"/>
                <w:highlight w:val="none"/>
              </w:rPr>
              <w:t>【人像面】</w:t>
            </w:r>
          </w:p>
          <w:p w14:paraId="1CCCB0D1">
            <w:pPr>
              <w:spacing w:line="360" w:lineRule="auto"/>
              <w:jc w:val="center"/>
              <w:rPr>
                <w:rFonts w:hint="eastAsia" w:ascii="仿宋" w:hAnsi="仿宋" w:eastAsia="仿宋" w:cs="仿宋"/>
                <w:highlight w:val="none"/>
              </w:rPr>
            </w:pPr>
          </w:p>
        </w:tc>
        <w:tc>
          <w:tcPr>
            <w:tcW w:w="4460" w:type="dxa"/>
          </w:tcPr>
          <w:p w14:paraId="7B24CD33">
            <w:pPr>
              <w:spacing w:line="360" w:lineRule="auto"/>
              <w:jc w:val="center"/>
              <w:rPr>
                <w:rFonts w:hint="eastAsia" w:ascii="仿宋" w:hAnsi="仿宋" w:eastAsia="仿宋" w:cs="仿宋"/>
                <w:highlight w:val="none"/>
              </w:rPr>
            </w:pPr>
            <w:r>
              <w:rPr>
                <w:rFonts w:hint="eastAsia" w:ascii="仿宋" w:hAnsi="仿宋" w:eastAsia="仿宋" w:cs="仿宋"/>
                <w:highlight w:val="none"/>
              </w:rPr>
              <w:t>【被授权人（授权代表）</w:t>
            </w:r>
          </w:p>
          <w:p w14:paraId="51188F1B">
            <w:pPr>
              <w:spacing w:line="360" w:lineRule="auto"/>
              <w:jc w:val="center"/>
              <w:rPr>
                <w:rFonts w:hint="eastAsia" w:ascii="仿宋" w:hAnsi="仿宋" w:eastAsia="仿宋" w:cs="仿宋"/>
                <w:highlight w:val="none"/>
              </w:rPr>
            </w:pPr>
            <w:r>
              <w:rPr>
                <w:rFonts w:hint="eastAsia" w:ascii="仿宋" w:hAnsi="仿宋" w:eastAsia="仿宋" w:cs="仿宋"/>
                <w:highlight w:val="none"/>
              </w:rPr>
              <w:t>居民身份证复印件粘贴处】</w:t>
            </w:r>
          </w:p>
          <w:p w14:paraId="314FFDAE">
            <w:pPr>
              <w:spacing w:line="360" w:lineRule="auto"/>
              <w:jc w:val="center"/>
              <w:rPr>
                <w:rFonts w:hint="eastAsia" w:ascii="仿宋" w:hAnsi="仿宋" w:eastAsia="仿宋" w:cs="仿宋"/>
                <w:highlight w:val="none"/>
              </w:rPr>
            </w:pPr>
          </w:p>
          <w:p w14:paraId="49719300">
            <w:pPr>
              <w:spacing w:line="360" w:lineRule="auto"/>
              <w:jc w:val="center"/>
              <w:rPr>
                <w:rFonts w:hint="eastAsia" w:ascii="仿宋" w:hAnsi="仿宋" w:eastAsia="仿宋" w:cs="仿宋"/>
                <w:highlight w:val="none"/>
              </w:rPr>
            </w:pPr>
            <w:r>
              <w:rPr>
                <w:rFonts w:hint="eastAsia" w:ascii="仿宋" w:hAnsi="仿宋" w:eastAsia="仿宋" w:cs="仿宋"/>
                <w:highlight w:val="none"/>
              </w:rPr>
              <w:t>【国徽面】</w:t>
            </w:r>
          </w:p>
          <w:p w14:paraId="290E51FF">
            <w:pPr>
              <w:spacing w:line="360" w:lineRule="auto"/>
              <w:jc w:val="center"/>
              <w:rPr>
                <w:rFonts w:hint="eastAsia" w:ascii="仿宋" w:hAnsi="仿宋" w:eastAsia="仿宋" w:cs="仿宋"/>
                <w:highlight w:val="none"/>
              </w:rPr>
            </w:pPr>
          </w:p>
        </w:tc>
      </w:tr>
    </w:tbl>
    <w:p w14:paraId="446B3054">
      <w:pPr>
        <w:pStyle w:val="57"/>
        <w:spacing w:line="360" w:lineRule="auto"/>
        <w:ind w:firstLine="480"/>
        <w:rPr>
          <w:rFonts w:hint="eastAsia" w:ascii="仿宋" w:hAnsi="仿宋" w:eastAsia="仿宋" w:cs="仿宋"/>
          <w:highlight w:val="none"/>
        </w:rPr>
      </w:pPr>
    </w:p>
    <w:p w14:paraId="1B24CFE2">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注：本授权委托书需由投标人加盖单位公章并由其法定代表人（单位负责人）和委托代理人签字。</w:t>
      </w:r>
    </w:p>
    <w:p w14:paraId="0853B890">
      <w:pPr>
        <w:pStyle w:val="2"/>
        <w:tabs>
          <w:tab w:val="left" w:pos="3216"/>
          <w:tab w:val="left" w:pos="3636"/>
          <w:tab w:val="left" w:pos="7241"/>
        </w:tabs>
        <w:snapToGrid w:val="0"/>
        <w:spacing w:line="360" w:lineRule="auto"/>
        <w:ind w:left="2793"/>
        <w:rPr>
          <w:rFonts w:hint="eastAsia" w:ascii="仿宋" w:hAnsi="仿宋" w:eastAsia="仿宋" w:cs="仿宋"/>
          <w:highlight w:val="none"/>
          <w:lang w:eastAsia="zh-CN"/>
        </w:rPr>
      </w:pPr>
    </w:p>
    <w:p w14:paraId="15146FBF">
      <w:pPr>
        <w:pStyle w:val="2"/>
        <w:tabs>
          <w:tab w:val="left" w:pos="3216"/>
          <w:tab w:val="left" w:pos="3636"/>
          <w:tab w:val="left" w:pos="7241"/>
        </w:tabs>
        <w:snapToGrid w:val="0"/>
        <w:spacing w:line="360" w:lineRule="auto"/>
        <w:ind w:left="2793"/>
        <w:rPr>
          <w:rFonts w:hint="eastAsia" w:ascii="仿宋" w:hAnsi="仿宋" w:eastAsia="仿宋" w:cs="仿宋"/>
          <w:highlight w:val="none"/>
          <w:lang w:eastAsia="zh-CN"/>
        </w:rPr>
      </w:pPr>
    </w:p>
    <w:p w14:paraId="33192A39">
      <w:pPr>
        <w:spacing w:line="360" w:lineRule="auto"/>
        <w:rPr>
          <w:rFonts w:hint="eastAsia" w:ascii="仿宋" w:hAnsi="仿宋" w:eastAsia="仿宋" w:cs="仿宋"/>
          <w:highlight w:val="non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r>
        <w:rPr>
          <w:rFonts w:hint="eastAsia" w:ascii="仿宋" w:hAnsi="仿宋" w:eastAsia="仿宋" w:cs="仿宋"/>
          <w:highlight w:val="none"/>
          <w:u w:val="single" w:color="000000"/>
        </w:rPr>
        <w:t xml:space="preserve"> </w:t>
      </w:r>
    </w:p>
    <w:p w14:paraId="4CC61BC6">
      <w:pPr>
        <w:spacing w:line="360" w:lineRule="auto"/>
        <w:rPr>
          <w:rFonts w:hint="eastAsia" w:ascii="仿宋" w:hAnsi="仿宋" w:eastAsia="仿宋" w:cs="仿宋"/>
          <w:highlight w:val="none"/>
        </w:rPr>
      </w:pPr>
      <w:r>
        <w:rPr>
          <w:rFonts w:hint="eastAsia" w:ascii="仿宋" w:hAnsi="仿宋" w:eastAsia="仿宋" w:cs="仿宋"/>
          <w:highlight w:val="none"/>
        </w:rPr>
        <w:t>法定代表人（单位负责人）：</w:t>
      </w:r>
      <w:r>
        <w:rPr>
          <w:rFonts w:hint="eastAsia" w:ascii="仿宋" w:hAnsi="仿宋" w:eastAsia="仿宋" w:cs="仿宋"/>
          <w:highlight w:val="none"/>
          <w:u w:val="single" w:color="000000"/>
        </w:rPr>
        <w:t xml:space="preserve">             </w:t>
      </w:r>
      <w:r>
        <w:rPr>
          <w:rFonts w:hint="eastAsia" w:ascii="仿宋" w:hAnsi="仿宋" w:eastAsia="仿宋" w:cs="仿宋"/>
          <w:highlight w:val="none"/>
        </w:rPr>
        <w:t>【签署】</w:t>
      </w:r>
    </w:p>
    <w:p w14:paraId="2E2B6A5E">
      <w:pPr>
        <w:spacing w:line="360" w:lineRule="auto"/>
        <w:rPr>
          <w:rFonts w:hint="eastAsia" w:ascii="仿宋" w:hAnsi="仿宋" w:eastAsia="仿宋" w:cs="仿宋"/>
          <w:highlight w:val="none"/>
        </w:rPr>
      </w:pPr>
      <w:r>
        <w:rPr>
          <w:rFonts w:hint="eastAsia" w:ascii="仿宋" w:hAnsi="仿宋" w:eastAsia="仿宋" w:cs="仿宋"/>
          <w:highlight w:val="none"/>
        </w:rPr>
        <w:t>委托代理人：</w:t>
      </w:r>
      <w:r>
        <w:rPr>
          <w:rFonts w:hint="eastAsia" w:ascii="仿宋" w:hAnsi="仿宋" w:eastAsia="仿宋" w:cs="仿宋"/>
          <w:highlight w:val="none"/>
          <w:u w:val="single" w:color="000000"/>
        </w:rPr>
        <w:tab/>
      </w:r>
      <w:r>
        <w:rPr>
          <w:rFonts w:hint="eastAsia" w:ascii="仿宋" w:hAnsi="仿宋" w:eastAsia="仿宋" w:cs="仿宋"/>
          <w:highlight w:val="none"/>
          <w:u w:val="single" w:color="000000"/>
        </w:rPr>
        <w:t xml:space="preserve">                        </w:t>
      </w:r>
      <w:r>
        <w:rPr>
          <w:rFonts w:hint="eastAsia" w:ascii="仿宋" w:hAnsi="仿宋" w:eastAsia="仿宋" w:cs="仿宋"/>
          <w:highlight w:val="none"/>
        </w:rPr>
        <w:t>【签字】</w:t>
      </w:r>
    </w:p>
    <w:p w14:paraId="02B0DE2C">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134E3710">
      <w:pPr>
        <w:pStyle w:val="15"/>
        <w:spacing w:line="360" w:lineRule="auto"/>
        <w:ind w:firstLine="480" w:firstLineChars="200"/>
        <w:rPr>
          <w:rFonts w:hint="eastAsia" w:ascii="仿宋" w:hAnsi="仿宋" w:eastAsia="仿宋" w:cs="仿宋"/>
          <w:i w:val="0"/>
          <w:iCs w:val="0"/>
          <w:color w:val="auto"/>
          <w:sz w:val="24"/>
          <w:highlight w:val="none"/>
        </w:rPr>
      </w:pPr>
    </w:p>
    <w:p w14:paraId="478F2F96">
      <w:pPr>
        <w:pStyle w:val="15"/>
        <w:spacing w:line="360" w:lineRule="auto"/>
        <w:ind w:firstLine="480" w:firstLineChars="200"/>
        <w:rPr>
          <w:rFonts w:hint="eastAsia" w:ascii="仿宋" w:hAnsi="仿宋" w:eastAsia="仿宋" w:cs="仿宋"/>
          <w:i w:val="0"/>
          <w:iCs w:val="0"/>
          <w:color w:val="auto"/>
          <w:sz w:val="24"/>
          <w:highlight w:val="none"/>
        </w:rPr>
      </w:pPr>
    </w:p>
    <w:p w14:paraId="45E19D64">
      <w:pPr>
        <w:pStyle w:val="15"/>
        <w:spacing w:line="360" w:lineRule="auto"/>
        <w:ind w:firstLine="480" w:firstLineChars="200"/>
        <w:rPr>
          <w:rFonts w:hint="eastAsia" w:ascii="仿宋" w:hAnsi="仿宋" w:eastAsia="仿宋" w:cs="仿宋"/>
          <w:i w:val="0"/>
          <w:iCs w:val="0"/>
          <w:color w:val="auto"/>
          <w:sz w:val="24"/>
          <w:highlight w:val="none"/>
        </w:rPr>
      </w:pPr>
    </w:p>
    <w:p w14:paraId="42CE6BBC">
      <w:pPr>
        <w:pStyle w:val="15"/>
        <w:spacing w:line="360" w:lineRule="auto"/>
        <w:ind w:firstLine="480" w:firstLineChars="200"/>
        <w:rPr>
          <w:rFonts w:hint="eastAsia" w:ascii="仿宋" w:hAnsi="仿宋" w:eastAsia="仿宋" w:cs="仿宋"/>
          <w:i w:val="0"/>
          <w:iCs w:val="0"/>
          <w:color w:val="auto"/>
          <w:sz w:val="24"/>
          <w:highlight w:val="none"/>
        </w:rPr>
      </w:pPr>
    </w:p>
    <w:p w14:paraId="6BDC6805">
      <w:pPr>
        <w:pStyle w:val="15"/>
        <w:spacing w:line="360" w:lineRule="auto"/>
        <w:ind w:firstLine="480" w:firstLineChars="200"/>
        <w:rPr>
          <w:rFonts w:hint="eastAsia" w:ascii="仿宋" w:hAnsi="仿宋" w:eastAsia="仿宋" w:cs="仿宋"/>
          <w:i w:val="0"/>
          <w:iCs w:val="0"/>
          <w:color w:val="auto"/>
          <w:sz w:val="24"/>
          <w:highlight w:val="none"/>
        </w:rPr>
      </w:pPr>
    </w:p>
    <w:p w14:paraId="60C3AA57">
      <w:pPr>
        <w:pStyle w:val="15"/>
        <w:spacing w:line="360" w:lineRule="auto"/>
        <w:ind w:firstLine="480" w:firstLineChars="200"/>
        <w:rPr>
          <w:rFonts w:hint="eastAsia" w:ascii="仿宋" w:hAnsi="仿宋" w:eastAsia="仿宋" w:cs="仿宋"/>
          <w:i w:val="0"/>
          <w:iCs w:val="0"/>
          <w:color w:val="auto"/>
          <w:sz w:val="24"/>
          <w:highlight w:val="none"/>
        </w:rPr>
        <w:sectPr>
          <w:pgSz w:w="11906" w:h="16838"/>
          <w:pgMar w:top="1287" w:right="1418" w:bottom="1418" w:left="1418" w:header="851" w:footer="992" w:gutter="0"/>
          <w:pgBorders>
            <w:top w:val="none" w:sz="0" w:space="0"/>
            <w:left w:val="none" w:sz="0" w:space="0"/>
            <w:bottom w:val="none" w:sz="0" w:space="0"/>
            <w:right w:val="none" w:sz="0" w:space="0"/>
          </w:pgBorders>
          <w:pgNumType w:fmt="decimal"/>
          <w:cols w:space="720" w:num="1"/>
          <w:docGrid w:linePitch="312" w:charSpace="0"/>
        </w:sectPr>
      </w:pPr>
    </w:p>
    <w:p w14:paraId="6126D31B">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i w:val="0"/>
          <w:iCs w:val="0"/>
          <w:color w:val="auto"/>
          <w:sz w:val="24"/>
          <w:highlight w:val="none"/>
        </w:rPr>
      </w:pPr>
      <w:bookmarkStart w:id="132" w:name="_Toc163893453"/>
      <w:bookmarkStart w:id="133" w:name="_Toc395183261"/>
      <w:bookmarkStart w:id="134" w:name="_Toc395169876"/>
      <w:bookmarkStart w:id="135" w:name="_Toc395170632"/>
      <w:bookmarkStart w:id="136" w:name="_Toc395168040"/>
      <w:bookmarkStart w:id="137" w:name="_Toc395170024"/>
      <w:bookmarkStart w:id="138" w:name="_Toc333220834"/>
      <w:bookmarkStart w:id="139" w:name="_Toc333485263"/>
      <w:bookmarkStart w:id="140" w:name="_Toc333219012"/>
      <w:bookmarkStart w:id="141" w:name="_Toc393704200"/>
      <w:r>
        <w:rPr>
          <w:rFonts w:hint="eastAsia" w:ascii="仿宋" w:hAnsi="仿宋" w:eastAsia="仿宋" w:cs="仿宋"/>
          <w:i w:val="0"/>
          <w:iCs w:val="0"/>
          <w:color w:val="auto"/>
          <w:sz w:val="24"/>
          <w:highlight w:val="none"/>
        </w:rPr>
        <w:t>附件</w:t>
      </w:r>
      <w:bookmarkEnd w:id="132"/>
      <w:bookmarkStart w:id="142" w:name="_Toc73427854"/>
      <w:r>
        <w:rPr>
          <w:rFonts w:hint="eastAsia" w:ascii="仿宋" w:hAnsi="仿宋" w:eastAsia="仿宋" w:cs="仿宋"/>
          <w:i w:val="0"/>
          <w:iCs w:val="0"/>
          <w:color w:val="auto"/>
          <w:sz w:val="24"/>
          <w:highlight w:val="none"/>
          <w:lang w:val="en-US" w:eastAsia="zh-CN"/>
        </w:rPr>
        <w:t>6</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i w:val="0"/>
          <w:iCs w:val="0"/>
          <w:color w:val="auto"/>
          <w:sz w:val="24"/>
          <w:highlight w:val="none"/>
        </w:rPr>
        <w:t>投标保证金缴纳凭证</w:t>
      </w:r>
      <w:bookmarkEnd w:id="133"/>
      <w:bookmarkEnd w:id="134"/>
      <w:bookmarkEnd w:id="135"/>
      <w:bookmarkEnd w:id="136"/>
      <w:bookmarkEnd w:id="137"/>
    </w:p>
    <w:p w14:paraId="39AF8D33">
      <w:pPr>
        <w:rPr>
          <w:rFonts w:hint="eastAsia" w:ascii="仿宋" w:hAnsi="仿宋" w:eastAsia="仿宋" w:cs="仿宋"/>
          <w:i w:val="0"/>
          <w:iCs w:val="0"/>
          <w:color w:val="auto"/>
          <w:highlight w:val="none"/>
        </w:rPr>
      </w:pPr>
    </w:p>
    <w:p w14:paraId="388A01DD">
      <w:pPr>
        <w:rPr>
          <w:rFonts w:hint="eastAsia" w:ascii="仿宋" w:hAnsi="仿宋" w:eastAsia="仿宋" w:cs="仿宋"/>
          <w:b/>
          <w:i w:val="0"/>
          <w:iCs w:val="0"/>
          <w:color w:val="auto"/>
          <w:highlight w:val="none"/>
        </w:rPr>
      </w:pPr>
    </w:p>
    <w:p w14:paraId="0D4A706D">
      <w:pPr>
        <w:bidi w:val="0"/>
        <w:rPr>
          <w:rFonts w:hint="eastAsia" w:ascii="仿宋" w:hAnsi="仿宋" w:eastAsia="仿宋" w:cs="仿宋"/>
          <w:b/>
          <w:bCs/>
          <w:i w:val="0"/>
          <w:iCs w:val="0"/>
          <w:color w:val="auto"/>
          <w:highlight w:val="none"/>
        </w:rPr>
      </w:pPr>
      <w:r>
        <w:rPr>
          <w:rFonts w:hint="eastAsia" w:ascii="仿宋" w:hAnsi="仿宋" w:eastAsia="仿宋" w:cs="仿宋"/>
          <w:b/>
          <w:bCs/>
          <w:i w:val="0"/>
          <w:iCs w:val="0"/>
          <w:color w:val="auto"/>
          <w:sz w:val="28"/>
          <w:szCs w:val="24"/>
          <w:highlight w:val="none"/>
        </w:rPr>
        <w:t>注：</w:t>
      </w:r>
      <w:r>
        <w:rPr>
          <w:rFonts w:hint="eastAsia" w:ascii="仿宋" w:hAnsi="仿宋" w:eastAsia="仿宋" w:cs="仿宋"/>
          <w:b/>
          <w:bCs/>
          <w:i w:val="0"/>
          <w:iCs w:val="0"/>
          <w:color w:val="auto"/>
          <w:highlight w:val="none"/>
          <w:lang w:val="en-US" w:eastAsia="zh-CN"/>
        </w:rPr>
        <w:t>提供投标保证金缴纳凭证（采用银行转账汇款形式时，为转账汇款底单复印件；采用支票、汇票、本票、保函等形式时为保证金原件；当保函为电子保函时，可为打印件；采用保险形式时为保险单原件，当保险单为电子保险单时，可为打印件）。</w:t>
      </w:r>
    </w:p>
    <w:p w14:paraId="5D5BD7AD">
      <w:pPr>
        <w:pStyle w:val="2"/>
        <w:rPr>
          <w:rFonts w:hint="eastAsia" w:ascii="仿宋" w:hAnsi="仿宋" w:eastAsia="仿宋" w:cs="仿宋"/>
          <w:i w:val="0"/>
          <w:iCs w:val="0"/>
          <w:color w:val="auto"/>
          <w:highlight w:val="none"/>
        </w:rPr>
      </w:pPr>
    </w:p>
    <w:p w14:paraId="65A91E1D">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bCs/>
          <w:i w:val="0"/>
          <w:iCs w:val="0"/>
          <w:color w:val="auto"/>
          <w:sz w:val="24"/>
          <w:szCs w:val="22"/>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bookmarkStart w:id="143" w:name="_Toc395170633"/>
      <w:bookmarkStart w:id="144" w:name="_Toc395170025"/>
      <w:bookmarkStart w:id="145" w:name="_Toc395168041"/>
      <w:bookmarkStart w:id="146" w:name="_Toc395169877"/>
      <w:bookmarkStart w:id="147" w:name="_Toc395183262"/>
    </w:p>
    <w:p w14:paraId="7650E6F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bCs/>
          <w:i w:val="0"/>
          <w:iCs w:val="0"/>
          <w:color w:val="auto"/>
          <w:sz w:val="24"/>
          <w:szCs w:val="22"/>
          <w:highlight w:val="none"/>
        </w:rPr>
      </w:pPr>
      <w:r>
        <w:rPr>
          <w:rFonts w:hint="eastAsia" w:ascii="仿宋" w:hAnsi="仿宋" w:eastAsia="仿宋" w:cs="仿宋"/>
          <w:b/>
          <w:bCs/>
          <w:i w:val="0"/>
          <w:iCs w:val="0"/>
          <w:color w:val="auto"/>
          <w:sz w:val="24"/>
          <w:szCs w:val="22"/>
          <w:highlight w:val="none"/>
        </w:rPr>
        <w:t>附件</w:t>
      </w:r>
      <w:r>
        <w:rPr>
          <w:rFonts w:hint="eastAsia" w:ascii="仿宋" w:hAnsi="仿宋" w:eastAsia="仿宋" w:cs="仿宋"/>
          <w:b/>
          <w:bCs/>
          <w:i w:val="0"/>
          <w:iCs w:val="0"/>
          <w:color w:val="auto"/>
          <w:sz w:val="24"/>
          <w:szCs w:val="22"/>
          <w:highlight w:val="none"/>
          <w:lang w:val="en-US" w:eastAsia="zh-CN"/>
        </w:rPr>
        <w:t>7</w:t>
      </w:r>
      <w:r>
        <w:rPr>
          <w:rFonts w:hint="eastAsia" w:ascii="仿宋" w:hAnsi="仿宋" w:eastAsia="仿宋" w:cs="仿宋"/>
          <w:i w:val="0"/>
          <w:iCs w:val="0"/>
          <w:color w:val="auto"/>
          <w:sz w:val="24"/>
          <w:highlight w:val="none"/>
        </w:rPr>
        <w:t>*</w:t>
      </w:r>
      <w:r>
        <w:rPr>
          <w:rFonts w:hint="eastAsia" w:ascii="仿宋" w:hAnsi="仿宋" w:eastAsia="仿宋" w:cs="仿宋"/>
          <w:b/>
          <w:bCs/>
          <w:i w:val="0"/>
          <w:iCs w:val="0"/>
          <w:color w:val="auto"/>
          <w:sz w:val="24"/>
          <w:szCs w:val="22"/>
          <w:highlight w:val="none"/>
          <w:lang w:val="en-US" w:eastAsia="zh-CN"/>
        </w:rPr>
        <w:t xml:space="preserve"> </w:t>
      </w:r>
      <w:r>
        <w:rPr>
          <w:rFonts w:hint="eastAsia" w:ascii="仿宋" w:hAnsi="仿宋" w:eastAsia="仿宋" w:cs="仿宋"/>
          <w:b/>
          <w:bCs/>
          <w:i w:val="0"/>
          <w:iCs w:val="0"/>
          <w:color w:val="auto"/>
          <w:sz w:val="24"/>
          <w:szCs w:val="22"/>
          <w:highlight w:val="none"/>
        </w:rPr>
        <w:t xml:space="preserve"> 技术规格偏离表</w:t>
      </w:r>
      <w:bookmarkEnd w:id="138"/>
      <w:bookmarkEnd w:id="139"/>
      <w:bookmarkEnd w:id="140"/>
      <w:bookmarkEnd w:id="141"/>
      <w:bookmarkEnd w:id="142"/>
      <w:bookmarkEnd w:id="143"/>
      <w:bookmarkEnd w:id="144"/>
      <w:bookmarkEnd w:id="145"/>
      <w:bookmarkEnd w:id="146"/>
      <w:bookmarkEnd w:id="147"/>
      <w:r>
        <w:rPr>
          <w:rFonts w:hint="eastAsia" w:ascii="仿宋" w:hAnsi="仿宋" w:eastAsia="仿宋" w:cs="仿宋"/>
          <w:b/>
          <w:bCs/>
          <w:i w:val="0"/>
          <w:iCs w:val="0"/>
          <w:color w:val="auto"/>
          <w:sz w:val="24"/>
          <w:szCs w:val="22"/>
          <w:highlight w:val="none"/>
        </w:rPr>
        <w:t>（格式）</w:t>
      </w:r>
    </w:p>
    <w:p w14:paraId="2DE7695C">
      <w:pPr>
        <w:spacing w:line="360" w:lineRule="auto"/>
        <w:ind w:left="904" w:right="-48" w:rightChars="-20" w:hanging="904"/>
        <w:jc w:val="center"/>
        <w:rPr>
          <w:rFonts w:hint="eastAsia" w:ascii="仿宋" w:hAnsi="仿宋" w:eastAsia="仿宋" w:cs="仿宋"/>
          <w:b/>
          <w:sz w:val="30"/>
          <w:highlight w:val="none"/>
        </w:rPr>
      </w:pPr>
      <w:r>
        <w:rPr>
          <w:rFonts w:hint="eastAsia" w:ascii="仿宋" w:hAnsi="仿宋" w:eastAsia="仿宋" w:cs="仿宋"/>
          <w:b/>
          <w:sz w:val="30"/>
          <w:highlight w:val="none"/>
          <w:lang w:val="en-US" w:eastAsia="zh-CN"/>
        </w:rPr>
        <w:t>技术规格偏离</w:t>
      </w:r>
      <w:r>
        <w:rPr>
          <w:rFonts w:hint="eastAsia" w:ascii="仿宋" w:hAnsi="仿宋" w:eastAsia="仿宋" w:cs="仿宋"/>
          <w:b/>
          <w:sz w:val="30"/>
          <w:highlight w:val="none"/>
        </w:rPr>
        <w:t>表</w:t>
      </w:r>
    </w:p>
    <w:p w14:paraId="48C02F32">
      <w:pPr>
        <w:spacing w:line="360" w:lineRule="auto"/>
        <w:ind w:left="720" w:right="-48" w:rightChars="-20" w:hanging="720"/>
        <w:rPr>
          <w:rFonts w:hint="eastAsia" w:ascii="仿宋" w:hAnsi="仿宋" w:eastAsia="仿宋" w:cs="仿宋"/>
          <w:highlight w:val="none"/>
        </w:rPr>
      </w:pPr>
      <w:r>
        <w:rPr>
          <w:rFonts w:hint="eastAsia" w:ascii="仿宋" w:hAnsi="仿宋" w:eastAsia="仿宋" w:cs="仿宋"/>
          <w:highlight w:val="none"/>
        </w:rPr>
        <w:t>项目名称：</w:t>
      </w:r>
    </w:p>
    <w:p w14:paraId="1D3CD3AC">
      <w:pPr>
        <w:spacing w:line="360" w:lineRule="auto"/>
        <w:ind w:left="720" w:hanging="720"/>
        <w:rPr>
          <w:rFonts w:hint="eastAsia" w:ascii="仿宋" w:hAnsi="仿宋" w:eastAsia="仿宋" w:cs="仿宋"/>
          <w:highlight w:val="none"/>
        </w:rPr>
      </w:pPr>
      <w:r>
        <w:rPr>
          <w:rFonts w:hint="eastAsia" w:ascii="仿宋" w:hAnsi="仿宋" w:eastAsia="仿宋" w:cs="仿宋"/>
          <w:highlight w:val="none"/>
        </w:rPr>
        <w:t>项目编号：</w:t>
      </w:r>
    </w:p>
    <w:p w14:paraId="0C7AE004">
      <w:pPr>
        <w:spacing w:line="360" w:lineRule="auto"/>
        <w:ind w:left="720" w:hanging="720"/>
        <w:rPr>
          <w:rFonts w:hint="eastAsia" w:ascii="仿宋" w:hAnsi="仿宋" w:eastAsia="仿宋" w:cs="仿宋"/>
          <w:highlight w:val="none"/>
          <w:lang w:val="en-US" w:eastAsia="zh-CN"/>
        </w:rPr>
      </w:pPr>
      <w:r>
        <w:rPr>
          <w:rFonts w:hint="eastAsia" w:ascii="仿宋" w:hAnsi="仿宋" w:eastAsia="仿宋" w:cs="仿宋"/>
          <w:highlight w:val="none"/>
          <w:lang w:val="en-US" w:eastAsia="zh-CN"/>
        </w:rPr>
        <w:t>标段号或标段名称：</w:t>
      </w:r>
    </w:p>
    <w:p w14:paraId="68734A31">
      <w:pPr>
        <w:spacing w:line="360" w:lineRule="auto"/>
        <w:ind w:left="720" w:hanging="720"/>
        <w:rPr>
          <w:rFonts w:hint="eastAsia" w:ascii="仿宋" w:hAnsi="仿宋" w:eastAsia="仿宋" w:cs="仿宋"/>
          <w:highlight w:val="none"/>
        </w:rPr>
      </w:pPr>
      <w:r>
        <w:rPr>
          <w:rFonts w:hint="eastAsia" w:ascii="仿宋" w:hAnsi="仿宋" w:eastAsia="仿宋" w:cs="仿宋"/>
          <w:highlight w:val="none"/>
        </w:rPr>
        <w:t xml:space="preserve">                  </w:t>
      </w:r>
    </w:p>
    <w:tbl>
      <w:tblPr>
        <w:tblStyle w:val="30"/>
        <w:tblW w:w="921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559"/>
        <w:gridCol w:w="1753"/>
        <w:gridCol w:w="1701"/>
        <w:gridCol w:w="1843"/>
        <w:gridCol w:w="1821"/>
      </w:tblGrid>
      <w:tr w14:paraId="253EE8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Align w:val="center"/>
          </w:tcPr>
          <w:p w14:paraId="25161281">
            <w:pPr>
              <w:spacing w:line="360" w:lineRule="auto"/>
              <w:rPr>
                <w:rFonts w:hint="eastAsia" w:ascii="仿宋" w:hAnsi="仿宋" w:eastAsia="仿宋" w:cs="仿宋"/>
                <w:highlight w:val="none"/>
              </w:rPr>
            </w:pPr>
            <w:r>
              <w:rPr>
                <w:rFonts w:hint="eastAsia" w:ascii="仿宋" w:hAnsi="仿宋" w:eastAsia="仿宋" w:cs="仿宋"/>
                <w:highlight w:val="none"/>
              </w:rPr>
              <w:t>序号</w:t>
            </w:r>
          </w:p>
        </w:tc>
        <w:tc>
          <w:tcPr>
            <w:tcW w:w="1559" w:type="dxa"/>
            <w:vAlign w:val="center"/>
          </w:tcPr>
          <w:p w14:paraId="5FDA8E01">
            <w:pPr>
              <w:spacing w:line="360" w:lineRule="auto"/>
              <w:rPr>
                <w:rFonts w:hint="eastAsia" w:ascii="仿宋" w:hAnsi="仿宋" w:eastAsia="仿宋" w:cs="仿宋"/>
                <w:highlight w:val="none"/>
              </w:rPr>
            </w:pPr>
            <w:r>
              <w:rPr>
                <w:rFonts w:hint="eastAsia" w:ascii="仿宋" w:hAnsi="仿宋" w:eastAsia="仿宋" w:cs="仿宋"/>
                <w:highlight w:val="none"/>
              </w:rPr>
              <w:t>指标项</w:t>
            </w:r>
          </w:p>
        </w:tc>
        <w:tc>
          <w:tcPr>
            <w:tcW w:w="1753" w:type="dxa"/>
            <w:vAlign w:val="center"/>
          </w:tcPr>
          <w:p w14:paraId="32C8F2C7">
            <w:pPr>
              <w:spacing w:line="360" w:lineRule="auto"/>
              <w:rPr>
                <w:rFonts w:hint="eastAsia" w:ascii="仿宋" w:hAnsi="仿宋" w:eastAsia="仿宋" w:cs="仿宋"/>
                <w:highlight w:val="none"/>
              </w:rPr>
            </w:pPr>
            <w:r>
              <w:rPr>
                <w:rFonts w:hint="eastAsia" w:ascii="仿宋" w:hAnsi="仿宋" w:eastAsia="仿宋" w:cs="仿宋"/>
                <w:highlight w:val="none"/>
              </w:rPr>
              <w:t>招标文件需求要求</w:t>
            </w:r>
          </w:p>
        </w:tc>
        <w:tc>
          <w:tcPr>
            <w:tcW w:w="1701" w:type="dxa"/>
            <w:vAlign w:val="center"/>
          </w:tcPr>
          <w:p w14:paraId="5D069388">
            <w:pPr>
              <w:spacing w:line="360" w:lineRule="auto"/>
              <w:rPr>
                <w:rFonts w:hint="eastAsia" w:ascii="仿宋" w:hAnsi="仿宋" w:eastAsia="仿宋" w:cs="仿宋"/>
                <w:highlight w:val="none"/>
              </w:rPr>
            </w:pPr>
            <w:r>
              <w:rPr>
                <w:rFonts w:hint="eastAsia" w:ascii="仿宋" w:hAnsi="仿宋" w:eastAsia="仿宋" w:cs="仿宋"/>
                <w:highlight w:val="none"/>
              </w:rPr>
              <w:t>投标货物及服务的技术参数和性能</w:t>
            </w:r>
          </w:p>
        </w:tc>
        <w:tc>
          <w:tcPr>
            <w:tcW w:w="1843" w:type="dxa"/>
            <w:vAlign w:val="center"/>
          </w:tcPr>
          <w:p w14:paraId="5D5934B4">
            <w:pPr>
              <w:spacing w:line="360" w:lineRule="auto"/>
              <w:rPr>
                <w:rFonts w:hint="eastAsia" w:ascii="仿宋" w:hAnsi="仿宋" w:eastAsia="仿宋" w:cs="仿宋"/>
                <w:highlight w:val="none"/>
              </w:rPr>
            </w:pPr>
            <w:r>
              <w:rPr>
                <w:rFonts w:hint="eastAsia" w:ascii="仿宋" w:hAnsi="仿宋" w:eastAsia="仿宋" w:cs="仿宋"/>
                <w:highlight w:val="none"/>
              </w:rPr>
              <w:t>偏离说明</w:t>
            </w:r>
          </w:p>
        </w:tc>
        <w:tc>
          <w:tcPr>
            <w:tcW w:w="1821" w:type="dxa"/>
            <w:vAlign w:val="center"/>
          </w:tcPr>
          <w:p w14:paraId="53159DB8">
            <w:pPr>
              <w:spacing w:line="360" w:lineRule="auto"/>
              <w:rPr>
                <w:rFonts w:hint="eastAsia" w:ascii="仿宋" w:hAnsi="仿宋" w:eastAsia="仿宋" w:cs="仿宋"/>
                <w:highlight w:val="none"/>
              </w:rPr>
            </w:pPr>
            <w:r>
              <w:rPr>
                <w:rFonts w:hint="eastAsia" w:ascii="仿宋" w:hAnsi="仿宋" w:eastAsia="仿宋" w:cs="仿宋"/>
                <w:color w:val="auto"/>
                <w:highlight w:val="none"/>
              </w:rPr>
              <w:t>技术支持材料或说明证</w:t>
            </w:r>
            <w:r>
              <w:rPr>
                <w:rFonts w:hint="eastAsia" w:ascii="仿宋" w:hAnsi="仿宋" w:eastAsia="仿宋" w:cs="仿宋"/>
                <w:highlight w:val="none"/>
              </w:rPr>
              <w:t>明文件在投标文件中的索引</w:t>
            </w:r>
          </w:p>
        </w:tc>
      </w:tr>
      <w:tr w14:paraId="6A90C8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534" w:type="dxa"/>
          </w:tcPr>
          <w:p w14:paraId="0D32663B">
            <w:pPr>
              <w:spacing w:line="360" w:lineRule="auto"/>
              <w:rPr>
                <w:rFonts w:hint="eastAsia" w:ascii="仿宋" w:hAnsi="仿宋" w:eastAsia="仿宋" w:cs="仿宋"/>
                <w:highlight w:val="none"/>
              </w:rPr>
            </w:pPr>
          </w:p>
        </w:tc>
        <w:tc>
          <w:tcPr>
            <w:tcW w:w="1559" w:type="dxa"/>
          </w:tcPr>
          <w:p w14:paraId="7EF301ED">
            <w:pPr>
              <w:spacing w:line="360" w:lineRule="auto"/>
              <w:rPr>
                <w:rFonts w:hint="eastAsia" w:ascii="仿宋" w:hAnsi="仿宋" w:eastAsia="仿宋" w:cs="仿宋"/>
                <w:highlight w:val="none"/>
              </w:rPr>
            </w:pPr>
            <w:r>
              <w:rPr>
                <w:rFonts w:hint="eastAsia" w:ascii="仿宋" w:hAnsi="仿宋" w:eastAsia="仿宋" w:cs="仿宋"/>
                <w:highlight w:val="none"/>
              </w:rPr>
              <w:t>【填写招标文件需求书书要求的编号】</w:t>
            </w:r>
          </w:p>
        </w:tc>
        <w:tc>
          <w:tcPr>
            <w:tcW w:w="1753" w:type="dxa"/>
          </w:tcPr>
          <w:p w14:paraId="60044044">
            <w:pPr>
              <w:spacing w:line="360" w:lineRule="auto"/>
              <w:rPr>
                <w:rFonts w:hint="eastAsia" w:ascii="仿宋" w:hAnsi="仿宋" w:eastAsia="仿宋" w:cs="仿宋"/>
                <w:highlight w:val="none"/>
              </w:rPr>
            </w:pPr>
            <w:r>
              <w:rPr>
                <w:rFonts w:hint="eastAsia" w:ascii="仿宋" w:hAnsi="仿宋" w:eastAsia="仿宋" w:cs="仿宋"/>
                <w:highlight w:val="none"/>
              </w:rPr>
              <w:t>【填写招标文件的需求书中该编号对应的具体要求】</w:t>
            </w:r>
          </w:p>
        </w:tc>
        <w:tc>
          <w:tcPr>
            <w:tcW w:w="1701" w:type="dxa"/>
          </w:tcPr>
          <w:p w14:paraId="4A13FBA6">
            <w:pPr>
              <w:spacing w:line="360" w:lineRule="auto"/>
              <w:rPr>
                <w:rFonts w:hint="eastAsia" w:ascii="仿宋" w:hAnsi="仿宋" w:eastAsia="仿宋" w:cs="仿宋"/>
                <w:highlight w:val="none"/>
              </w:rPr>
            </w:pPr>
            <w:r>
              <w:rPr>
                <w:rFonts w:hint="eastAsia" w:ascii="仿宋" w:hAnsi="仿宋" w:eastAsia="仿宋" w:cs="仿宋"/>
                <w:highlight w:val="none"/>
              </w:rPr>
              <w:t>【填写投标货物及服务对该要求的技术参数和性能响应】</w:t>
            </w:r>
          </w:p>
        </w:tc>
        <w:tc>
          <w:tcPr>
            <w:tcW w:w="1843" w:type="dxa"/>
          </w:tcPr>
          <w:p w14:paraId="7DEA81CD">
            <w:pPr>
              <w:spacing w:line="360" w:lineRule="auto"/>
              <w:rPr>
                <w:rFonts w:hint="eastAsia" w:ascii="仿宋" w:hAnsi="仿宋" w:eastAsia="仿宋" w:cs="仿宋"/>
                <w:highlight w:val="none"/>
              </w:rPr>
            </w:pPr>
            <w:r>
              <w:rPr>
                <w:rFonts w:hint="eastAsia" w:ascii="仿宋" w:hAnsi="仿宋" w:eastAsia="仿宋" w:cs="仿宋"/>
                <w:highlight w:val="none"/>
              </w:rPr>
              <w:t>【填写：优于（即“正偏离”）、满足（即无偏离）或不满足（即负偏离），并可进一步进行偏离说明】</w:t>
            </w:r>
          </w:p>
        </w:tc>
        <w:tc>
          <w:tcPr>
            <w:tcW w:w="1821" w:type="dxa"/>
          </w:tcPr>
          <w:p w14:paraId="74D8F2C4">
            <w:pPr>
              <w:spacing w:line="360" w:lineRule="auto"/>
              <w:rPr>
                <w:rFonts w:hint="eastAsia" w:ascii="仿宋" w:hAnsi="仿宋" w:eastAsia="仿宋" w:cs="仿宋"/>
                <w:highlight w:val="none"/>
              </w:rPr>
            </w:pPr>
            <w:r>
              <w:rPr>
                <w:rFonts w:hint="eastAsia" w:ascii="仿宋" w:hAnsi="仿宋" w:eastAsia="仿宋" w:cs="仿宋"/>
                <w:sz w:val="21"/>
                <w:highlight w:val="none"/>
              </w:rPr>
              <w:t>【</w:t>
            </w:r>
            <w:r>
              <w:rPr>
                <w:rFonts w:hint="eastAsia" w:ascii="仿宋" w:hAnsi="仿宋" w:eastAsia="仿宋" w:cs="仿宋"/>
                <w:b/>
                <w:bCs/>
                <w:sz w:val="21"/>
                <w:highlight w:val="none"/>
              </w:rPr>
              <w:t>填写页码</w:t>
            </w:r>
            <w:r>
              <w:rPr>
                <w:rFonts w:hint="eastAsia" w:ascii="仿宋" w:hAnsi="仿宋" w:eastAsia="仿宋" w:cs="仿宋"/>
                <w:sz w:val="21"/>
                <w:highlight w:val="none"/>
              </w:rPr>
              <w:t>，例如“第XX页”；</w:t>
            </w:r>
            <w:r>
              <w:rPr>
                <w:rFonts w:hint="eastAsia" w:ascii="仿宋" w:hAnsi="仿宋" w:eastAsia="仿宋" w:cs="仿宋"/>
                <w:b/>
                <w:bCs/>
                <w:sz w:val="21"/>
                <w:highlight w:val="none"/>
              </w:rPr>
              <w:t>或填写章节条款号</w:t>
            </w:r>
            <w:r>
              <w:rPr>
                <w:rFonts w:hint="eastAsia" w:ascii="仿宋" w:hAnsi="仿宋" w:eastAsia="仿宋" w:cs="仿宋"/>
                <w:sz w:val="21"/>
                <w:highlight w:val="none"/>
              </w:rPr>
              <w:t>，例如“第X章第X.X节第X.X.X条或第（X）条等”；无需索引的可空白】</w:t>
            </w:r>
          </w:p>
        </w:tc>
      </w:tr>
      <w:tr w14:paraId="2DCDC3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1AAAC54A">
            <w:pPr>
              <w:spacing w:line="360" w:lineRule="auto"/>
              <w:rPr>
                <w:rFonts w:hint="eastAsia" w:ascii="仿宋" w:hAnsi="仿宋" w:eastAsia="仿宋" w:cs="仿宋"/>
                <w:highlight w:val="none"/>
              </w:rPr>
            </w:pPr>
          </w:p>
        </w:tc>
        <w:tc>
          <w:tcPr>
            <w:tcW w:w="1559" w:type="dxa"/>
          </w:tcPr>
          <w:p w14:paraId="3E7EE332">
            <w:pPr>
              <w:spacing w:line="360" w:lineRule="auto"/>
              <w:rPr>
                <w:rFonts w:hint="eastAsia" w:ascii="仿宋" w:hAnsi="仿宋" w:eastAsia="仿宋" w:cs="仿宋"/>
                <w:highlight w:val="none"/>
              </w:rPr>
            </w:pPr>
          </w:p>
        </w:tc>
        <w:tc>
          <w:tcPr>
            <w:tcW w:w="1753" w:type="dxa"/>
          </w:tcPr>
          <w:p w14:paraId="333086D0">
            <w:pPr>
              <w:spacing w:line="360" w:lineRule="auto"/>
              <w:rPr>
                <w:rFonts w:hint="eastAsia" w:ascii="仿宋" w:hAnsi="仿宋" w:eastAsia="仿宋" w:cs="仿宋"/>
                <w:highlight w:val="none"/>
              </w:rPr>
            </w:pPr>
          </w:p>
        </w:tc>
        <w:tc>
          <w:tcPr>
            <w:tcW w:w="1701" w:type="dxa"/>
          </w:tcPr>
          <w:p w14:paraId="757FA41D">
            <w:pPr>
              <w:spacing w:line="360" w:lineRule="auto"/>
              <w:rPr>
                <w:rFonts w:hint="eastAsia" w:ascii="仿宋" w:hAnsi="仿宋" w:eastAsia="仿宋" w:cs="仿宋"/>
                <w:highlight w:val="none"/>
              </w:rPr>
            </w:pPr>
          </w:p>
        </w:tc>
        <w:tc>
          <w:tcPr>
            <w:tcW w:w="1843" w:type="dxa"/>
          </w:tcPr>
          <w:p w14:paraId="6D732DCE">
            <w:pPr>
              <w:spacing w:line="360" w:lineRule="auto"/>
              <w:rPr>
                <w:rFonts w:hint="eastAsia" w:ascii="仿宋" w:hAnsi="仿宋" w:eastAsia="仿宋" w:cs="仿宋"/>
                <w:highlight w:val="none"/>
              </w:rPr>
            </w:pPr>
          </w:p>
        </w:tc>
        <w:tc>
          <w:tcPr>
            <w:tcW w:w="1821" w:type="dxa"/>
          </w:tcPr>
          <w:p w14:paraId="128245D7">
            <w:pPr>
              <w:spacing w:line="360" w:lineRule="auto"/>
              <w:rPr>
                <w:rFonts w:hint="eastAsia" w:ascii="仿宋" w:hAnsi="仿宋" w:eastAsia="仿宋" w:cs="仿宋"/>
                <w:highlight w:val="none"/>
              </w:rPr>
            </w:pPr>
          </w:p>
        </w:tc>
      </w:tr>
      <w:tr w14:paraId="0D6201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0115EB45">
            <w:pPr>
              <w:spacing w:line="360" w:lineRule="auto"/>
              <w:rPr>
                <w:rFonts w:hint="eastAsia" w:ascii="仿宋" w:hAnsi="仿宋" w:eastAsia="仿宋" w:cs="仿宋"/>
                <w:highlight w:val="none"/>
              </w:rPr>
            </w:pPr>
          </w:p>
        </w:tc>
        <w:tc>
          <w:tcPr>
            <w:tcW w:w="1559" w:type="dxa"/>
          </w:tcPr>
          <w:p w14:paraId="3DAFEC1C">
            <w:pPr>
              <w:spacing w:line="360" w:lineRule="auto"/>
              <w:rPr>
                <w:rFonts w:hint="eastAsia" w:ascii="仿宋" w:hAnsi="仿宋" w:eastAsia="仿宋" w:cs="仿宋"/>
                <w:highlight w:val="none"/>
              </w:rPr>
            </w:pPr>
          </w:p>
        </w:tc>
        <w:tc>
          <w:tcPr>
            <w:tcW w:w="1753" w:type="dxa"/>
          </w:tcPr>
          <w:p w14:paraId="715A0486">
            <w:pPr>
              <w:spacing w:line="360" w:lineRule="auto"/>
              <w:rPr>
                <w:rFonts w:hint="eastAsia" w:ascii="仿宋" w:hAnsi="仿宋" w:eastAsia="仿宋" w:cs="仿宋"/>
                <w:highlight w:val="none"/>
              </w:rPr>
            </w:pPr>
          </w:p>
        </w:tc>
        <w:tc>
          <w:tcPr>
            <w:tcW w:w="1701" w:type="dxa"/>
          </w:tcPr>
          <w:p w14:paraId="6EDA456F">
            <w:pPr>
              <w:spacing w:line="360" w:lineRule="auto"/>
              <w:rPr>
                <w:rFonts w:hint="eastAsia" w:ascii="仿宋" w:hAnsi="仿宋" w:eastAsia="仿宋" w:cs="仿宋"/>
                <w:highlight w:val="none"/>
              </w:rPr>
            </w:pPr>
          </w:p>
        </w:tc>
        <w:tc>
          <w:tcPr>
            <w:tcW w:w="1843" w:type="dxa"/>
          </w:tcPr>
          <w:p w14:paraId="28DC5DF7">
            <w:pPr>
              <w:spacing w:line="360" w:lineRule="auto"/>
              <w:rPr>
                <w:rFonts w:hint="eastAsia" w:ascii="仿宋" w:hAnsi="仿宋" w:eastAsia="仿宋" w:cs="仿宋"/>
                <w:highlight w:val="none"/>
              </w:rPr>
            </w:pPr>
          </w:p>
        </w:tc>
        <w:tc>
          <w:tcPr>
            <w:tcW w:w="1821" w:type="dxa"/>
          </w:tcPr>
          <w:p w14:paraId="43449AB4">
            <w:pPr>
              <w:spacing w:line="360" w:lineRule="auto"/>
              <w:rPr>
                <w:rFonts w:hint="eastAsia" w:ascii="仿宋" w:hAnsi="仿宋" w:eastAsia="仿宋" w:cs="仿宋"/>
                <w:highlight w:val="none"/>
              </w:rPr>
            </w:pPr>
          </w:p>
        </w:tc>
      </w:tr>
      <w:tr w14:paraId="66ACE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030FEDD5">
            <w:pPr>
              <w:spacing w:line="360" w:lineRule="auto"/>
              <w:rPr>
                <w:rFonts w:hint="eastAsia" w:ascii="仿宋" w:hAnsi="仿宋" w:eastAsia="仿宋" w:cs="仿宋"/>
                <w:highlight w:val="none"/>
              </w:rPr>
            </w:pPr>
          </w:p>
        </w:tc>
        <w:tc>
          <w:tcPr>
            <w:tcW w:w="1559" w:type="dxa"/>
          </w:tcPr>
          <w:p w14:paraId="0E1BC93D">
            <w:pPr>
              <w:spacing w:line="360" w:lineRule="auto"/>
              <w:rPr>
                <w:rFonts w:hint="eastAsia" w:ascii="仿宋" w:hAnsi="仿宋" w:eastAsia="仿宋" w:cs="仿宋"/>
                <w:highlight w:val="none"/>
              </w:rPr>
            </w:pPr>
          </w:p>
        </w:tc>
        <w:tc>
          <w:tcPr>
            <w:tcW w:w="1753" w:type="dxa"/>
          </w:tcPr>
          <w:p w14:paraId="5D06F9D4">
            <w:pPr>
              <w:spacing w:line="360" w:lineRule="auto"/>
              <w:rPr>
                <w:rFonts w:hint="eastAsia" w:ascii="仿宋" w:hAnsi="仿宋" w:eastAsia="仿宋" w:cs="仿宋"/>
                <w:highlight w:val="none"/>
              </w:rPr>
            </w:pPr>
          </w:p>
        </w:tc>
        <w:tc>
          <w:tcPr>
            <w:tcW w:w="1701" w:type="dxa"/>
          </w:tcPr>
          <w:p w14:paraId="12D34195">
            <w:pPr>
              <w:spacing w:line="360" w:lineRule="auto"/>
              <w:rPr>
                <w:rFonts w:hint="eastAsia" w:ascii="仿宋" w:hAnsi="仿宋" w:eastAsia="仿宋" w:cs="仿宋"/>
                <w:highlight w:val="none"/>
              </w:rPr>
            </w:pPr>
          </w:p>
        </w:tc>
        <w:tc>
          <w:tcPr>
            <w:tcW w:w="1843" w:type="dxa"/>
          </w:tcPr>
          <w:p w14:paraId="73EAE8DA">
            <w:pPr>
              <w:spacing w:line="360" w:lineRule="auto"/>
              <w:rPr>
                <w:rFonts w:hint="eastAsia" w:ascii="仿宋" w:hAnsi="仿宋" w:eastAsia="仿宋" w:cs="仿宋"/>
                <w:highlight w:val="none"/>
              </w:rPr>
            </w:pPr>
          </w:p>
        </w:tc>
        <w:tc>
          <w:tcPr>
            <w:tcW w:w="1821" w:type="dxa"/>
          </w:tcPr>
          <w:p w14:paraId="24DB3886">
            <w:pPr>
              <w:spacing w:line="360" w:lineRule="auto"/>
              <w:rPr>
                <w:rFonts w:hint="eastAsia" w:ascii="仿宋" w:hAnsi="仿宋" w:eastAsia="仿宋" w:cs="仿宋"/>
                <w:highlight w:val="none"/>
              </w:rPr>
            </w:pPr>
          </w:p>
        </w:tc>
      </w:tr>
      <w:tr w14:paraId="71703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224B38BC">
            <w:pPr>
              <w:spacing w:line="360" w:lineRule="auto"/>
              <w:rPr>
                <w:rFonts w:hint="eastAsia" w:ascii="仿宋" w:hAnsi="仿宋" w:eastAsia="仿宋" w:cs="仿宋"/>
                <w:highlight w:val="none"/>
              </w:rPr>
            </w:pPr>
          </w:p>
        </w:tc>
        <w:tc>
          <w:tcPr>
            <w:tcW w:w="1559" w:type="dxa"/>
          </w:tcPr>
          <w:p w14:paraId="77FBCAFC">
            <w:pPr>
              <w:spacing w:line="360" w:lineRule="auto"/>
              <w:rPr>
                <w:rFonts w:hint="eastAsia" w:ascii="仿宋" w:hAnsi="仿宋" w:eastAsia="仿宋" w:cs="仿宋"/>
                <w:highlight w:val="none"/>
              </w:rPr>
            </w:pPr>
          </w:p>
        </w:tc>
        <w:tc>
          <w:tcPr>
            <w:tcW w:w="1753" w:type="dxa"/>
          </w:tcPr>
          <w:p w14:paraId="09681E4C">
            <w:pPr>
              <w:spacing w:line="360" w:lineRule="auto"/>
              <w:rPr>
                <w:rFonts w:hint="eastAsia" w:ascii="仿宋" w:hAnsi="仿宋" w:eastAsia="仿宋" w:cs="仿宋"/>
                <w:highlight w:val="none"/>
              </w:rPr>
            </w:pPr>
          </w:p>
        </w:tc>
        <w:tc>
          <w:tcPr>
            <w:tcW w:w="1701" w:type="dxa"/>
          </w:tcPr>
          <w:p w14:paraId="39C98C7F">
            <w:pPr>
              <w:spacing w:line="360" w:lineRule="auto"/>
              <w:rPr>
                <w:rFonts w:hint="eastAsia" w:ascii="仿宋" w:hAnsi="仿宋" w:eastAsia="仿宋" w:cs="仿宋"/>
                <w:highlight w:val="none"/>
              </w:rPr>
            </w:pPr>
          </w:p>
        </w:tc>
        <w:tc>
          <w:tcPr>
            <w:tcW w:w="1843" w:type="dxa"/>
          </w:tcPr>
          <w:p w14:paraId="4065ECAD">
            <w:pPr>
              <w:spacing w:line="360" w:lineRule="auto"/>
              <w:rPr>
                <w:rFonts w:hint="eastAsia" w:ascii="仿宋" w:hAnsi="仿宋" w:eastAsia="仿宋" w:cs="仿宋"/>
                <w:highlight w:val="none"/>
              </w:rPr>
            </w:pPr>
          </w:p>
        </w:tc>
        <w:tc>
          <w:tcPr>
            <w:tcW w:w="1821" w:type="dxa"/>
          </w:tcPr>
          <w:p w14:paraId="1F81DC81">
            <w:pPr>
              <w:spacing w:line="360" w:lineRule="auto"/>
              <w:rPr>
                <w:rFonts w:hint="eastAsia" w:ascii="仿宋" w:hAnsi="仿宋" w:eastAsia="仿宋" w:cs="仿宋"/>
                <w:highlight w:val="none"/>
              </w:rPr>
            </w:pPr>
          </w:p>
        </w:tc>
      </w:tr>
      <w:tr w14:paraId="29A89C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4F5AC88D">
            <w:pPr>
              <w:spacing w:line="360" w:lineRule="auto"/>
              <w:rPr>
                <w:rFonts w:hint="eastAsia" w:ascii="仿宋" w:hAnsi="仿宋" w:eastAsia="仿宋" w:cs="仿宋"/>
                <w:highlight w:val="none"/>
              </w:rPr>
            </w:pPr>
          </w:p>
        </w:tc>
        <w:tc>
          <w:tcPr>
            <w:tcW w:w="1559" w:type="dxa"/>
          </w:tcPr>
          <w:p w14:paraId="1ABD37BD">
            <w:pPr>
              <w:spacing w:line="360" w:lineRule="auto"/>
              <w:rPr>
                <w:rFonts w:hint="eastAsia" w:ascii="仿宋" w:hAnsi="仿宋" w:eastAsia="仿宋" w:cs="仿宋"/>
                <w:highlight w:val="none"/>
              </w:rPr>
            </w:pPr>
          </w:p>
        </w:tc>
        <w:tc>
          <w:tcPr>
            <w:tcW w:w="1753" w:type="dxa"/>
          </w:tcPr>
          <w:p w14:paraId="684CFC3A">
            <w:pPr>
              <w:spacing w:line="360" w:lineRule="auto"/>
              <w:rPr>
                <w:rFonts w:hint="eastAsia" w:ascii="仿宋" w:hAnsi="仿宋" w:eastAsia="仿宋" w:cs="仿宋"/>
                <w:highlight w:val="none"/>
              </w:rPr>
            </w:pPr>
          </w:p>
        </w:tc>
        <w:tc>
          <w:tcPr>
            <w:tcW w:w="1701" w:type="dxa"/>
          </w:tcPr>
          <w:p w14:paraId="29B60516">
            <w:pPr>
              <w:spacing w:line="360" w:lineRule="auto"/>
              <w:rPr>
                <w:rFonts w:hint="eastAsia" w:ascii="仿宋" w:hAnsi="仿宋" w:eastAsia="仿宋" w:cs="仿宋"/>
                <w:highlight w:val="none"/>
              </w:rPr>
            </w:pPr>
          </w:p>
        </w:tc>
        <w:tc>
          <w:tcPr>
            <w:tcW w:w="1843" w:type="dxa"/>
          </w:tcPr>
          <w:p w14:paraId="331CDF8A">
            <w:pPr>
              <w:spacing w:line="360" w:lineRule="auto"/>
              <w:rPr>
                <w:rFonts w:hint="eastAsia" w:ascii="仿宋" w:hAnsi="仿宋" w:eastAsia="仿宋" w:cs="仿宋"/>
                <w:highlight w:val="none"/>
              </w:rPr>
            </w:pPr>
          </w:p>
        </w:tc>
        <w:tc>
          <w:tcPr>
            <w:tcW w:w="1821" w:type="dxa"/>
          </w:tcPr>
          <w:p w14:paraId="3A71AAEB">
            <w:pPr>
              <w:spacing w:line="360" w:lineRule="auto"/>
              <w:rPr>
                <w:rFonts w:hint="eastAsia" w:ascii="仿宋" w:hAnsi="仿宋" w:eastAsia="仿宋" w:cs="仿宋"/>
                <w:highlight w:val="none"/>
              </w:rPr>
            </w:pPr>
          </w:p>
        </w:tc>
      </w:tr>
      <w:tr w14:paraId="4E045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1480D5D4">
            <w:pPr>
              <w:spacing w:line="360" w:lineRule="auto"/>
              <w:rPr>
                <w:rFonts w:hint="eastAsia" w:ascii="仿宋" w:hAnsi="仿宋" w:eastAsia="仿宋" w:cs="仿宋"/>
                <w:highlight w:val="none"/>
              </w:rPr>
            </w:pPr>
          </w:p>
        </w:tc>
        <w:tc>
          <w:tcPr>
            <w:tcW w:w="1559" w:type="dxa"/>
          </w:tcPr>
          <w:p w14:paraId="288BFBB8">
            <w:pPr>
              <w:spacing w:line="360" w:lineRule="auto"/>
              <w:rPr>
                <w:rFonts w:hint="eastAsia" w:ascii="仿宋" w:hAnsi="仿宋" w:eastAsia="仿宋" w:cs="仿宋"/>
                <w:highlight w:val="none"/>
              </w:rPr>
            </w:pPr>
          </w:p>
        </w:tc>
        <w:tc>
          <w:tcPr>
            <w:tcW w:w="1753" w:type="dxa"/>
          </w:tcPr>
          <w:p w14:paraId="135A5B0B">
            <w:pPr>
              <w:spacing w:line="360" w:lineRule="auto"/>
              <w:rPr>
                <w:rFonts w:hint="eastAsia" w:ascii="仿宋" w:hAnsi="仿宋" w:eastAsia="仿宋" w:cs="仿宋"/>
                <w:highlight w:val="none"/>
              </w:rPr>
            </w:pPr>
          </w:p>
        </w:tc>
        <w:tc>
          <w:tcPr>
            <w:tcW w:w="1701" w:type="dxa"/>
          </w:tcPr>
          <w:p w14:paraId="4CD4F623">
            <w:pPr>
              <w:spacing w:line="360" w:lineRule="auto"/>
              <w:rPr>
                <w:rFonts w:hint="eastAsia" w:ascii="仿宋" w:hAnsi="仿宋" w:eastAsia="仿宋" w:cs="仿宋"/>
                <w:highlight w:val="none"/>
              </w:rPr>
            </w:pPr>
          </w:p>
        </w:tc>
        <w:tc>
          <w:tcPr>
            <w:tcW w:w="1843" w:type="dxa"/>
          </w:tcPr>
          <w:p w14:paraId="39F809DC">
            <w:pPr>
              <w:spacing w:line="360" w:lineRule="auto"/>
              <w:rPr>
                <w:rFonts w:hint="eastAsia" w:ascii="仿宋" w:hAnsi="仿宋" w:eastAsia="仿宋" w:cs="仿宋"/>
                <w:highlight w:val="none"/>
              </w:rPr>
            </w:pPr>
          </w:p>
        </w:tc>
        <w:tc>
          <w:tcPr>
            <w:tcW w:w="1821" w:type="dxa"/>
          </w:tcPr>
          <w:p w14:paraId="3E4AA6A0">
            <w:pPr>
              <w:spacing w:line="360" w:lineRule="auto"/>
              <w:rPr>
                <w:rFonts w:hint="eastAsia" w:ascii="仿宋" w:hAnsi="仿宋" w:eastAsia="仿宋" w:cs="仿宋"/>
                <w:highlight w:val="none"/>
              </w:rPr>
            </w:pPr>
          </w:p>
        </w:tc>
      </w:tr>
      <w:tr w14:paraId="57B90C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2159DEEA">
            <w:pPr>
              <w:spacing w:line="360" w:lineRule="auto"/>
              <w:rPr>
                <w:rFonts w:hint="eastAsia" w:ascii="仿宋" w:hAnsi="仿宋" w:eastAsia="仿宋" w:cs="仿宋"/>
                <w:highlight w:val="none"/>
              </w:rPr>
            </w:pPr>
          </w:p>
        </w:tc>
        <w:tc>
          <w:tcPr>
            <w:tcW w:w="1559" w:type="dxa"/>
          </w:tcPr>
          <w:p w14:paraId="57F984EA">
            <w:pPr>
              <w:spacing w:line="360" w:lineRule="auto"/>
              <w:rPr>
                <w:rFonts w:hint="eastAsia" w:ascii="仿宋" w:hAnsi="仿宋" w:eastAsia="仿宋" w:cs="仿宋"/>
                <w:highlight w:val="none"/>
              </w:rPr>
            </w:pPr>
          </w:p>
        </w:tc>
        <w:tc>
          <w:tcPr>
            <w:tcW w:w="1753" w:type="dxa"/>
          </w:tcPr>
          <w:p w14:paraId="1D7C0E5B">
            <w:pPr>
              <w:spacing w:line="360" w:lineRule="auto"/>
              <w:rPr>
                <w:rFonts w:hint="eastAsia" w:ascii="仿宋" w:hAnsi="仿宋" w:eastAsia="仿宋" w:cs="仿宋"/>
                <w:highlight w:val="none"/>
              </w:rPr>
            </w:pPr>
          </w:p>
        </w:tc>
        <w:tc>
          <w:tcPr>
            <w:tcW w:w="1701" w:type="dxa"/>
          </w:tcPr>
          <w:p w14:paraId="1CA2DAC0">
            <w:pPr>
              <w:spacing w:line="360" w:lineRule="auto"/>
              <w:rPr>
                <w:rFonts w:hint="eastAsia" w:ascii="仿宋" w:hAnsi="仿宋" w:eastAsia="仿宋" w:cs="仿宋"/>
                <w:highlight w:val="none"/>
              </w:rPr>
            </w:pPr>
          </w:p>
        </w:tc>
        <w:tc>
          <w:tcPr>
            <w:tcW w:w="1843" w:type="dxa"/>
          </w:tcPr>
          <w:p w14:paraId="4651F3ED">
            <w:pPr>
              <w:spacing w:line="360" w:lineRule="auto"/>
              <w:rPr>
                <w:rFonts w:hint="eastAsia" w:ascii="仿宋" w:hAnsi="仿宋" w:eastAsia="仿宋" w:cs="仿宋"/>
                <w:highlight w:val="none"/>
              </w:rPr>
            </w:pPr>
          </w:p>
        </w:tc>
        <w:tc>
          <w:tcPr>
            <w:tcW w:w="1821" w:type="dxa"/>
          </w:tcPr>
          <w:p w14:paraId="22FEB1E7">
            <w:pPr>
              <w:spacing w:line="360" w:lineRule="auto"/>
              <w:rPr>
                <w:rFonts w:hint="eastAsia" w:ascii="仿宋" w:hAnsi="仿宋" w:eastAsia="仿宋" w:cs="仿宋"/>
                <w:highlight w:val="none"/>
              </w:rPr>
            </w:pPr>
          </w:p>
        </w:tc>
      </w:tr>
      <w:tr w14:paraId="0AC007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5352755F">
            <w:pPr>
              <w:spacing w:line="360" w:lineRule="auto"/>
              <w:rPr>
                <w:rFonts w:hint="eastAsia" w:ascii="仿宋" w:hAnsi="仿宋" w:eastAsia="仿宋" w:cs="仿宋"/>
                <w:highlight w:val="none"/>
              </w:rPr>
            </w:pPr>
          </w:p>
        </w:tc>
        <w:tc>
          <w:tcPr>
            <w:tcW w:w="1559" w:type="dxa"/>
          </w:tcPr>
          <w:p w14:paraId="221890BC">
            <w:pPr>
              <w:spacing w:line="360" w:lineRule="auto"/>
              <w:rPr>
                <w:rFonts w:hint="eastAsia" w:ascii="仿宋" w:hAnsi="仿宋" w:eastAsia="仿宋" w:cs="仿宋"/>
                <w:highlight w:val="none"/>
              </w:rPr>
            </w:pPr>
          </w:p>
        </w:tc>
        <w:tc>
          <w:tcPr>
            <w:tcW w:w="1753" w:type="dxa"/>
          </w:tcPr>
          <w:p w14:paraId="2C2AFBF2">
            <w:pPr>
              <w:spacing w:line="360" w:lineRule="auto"/>
              <w:rPr>
                <w:rFonts w:hint="eastAsia" w:ascii="仿宋" w:hAnsi="仿宋" w:eastAsia="仿宋" w:cs="仿宋"/>
                <w:highlight w:val="none"/>
              </w:rPr>
            </w:pPr>
          </w:p>
        </w:tc>
        <w:tc>
          <w:tcPr>
            <w:tcW w:w="1701" w:type="dxa"/>
          </w:tcPr>
          <w:p w14:paraId="4A50B5D0">
            <w:pPr>
              <w:spacing w:line="360" w:lineRule="auto"/>
              <w:rPr>
                <w:rFonts w:hint="eastAsia" w:ascii="仿宋" w:hAnsi="仿宋" w:eastAsia="仿宋" w:cs="仿宋"/>
                <w:highlight w:val="none"/>
              </w:rPr>
            </w:pPr>
          </w:p>
        </w:tc>
        <w:tc>
          <w:tcPr>
            <w:tcW w:w="1843" w:type="dxa"/>
          </w:tcPr>
          <w:p w14:paraId="4328BFFB">
            <w:pPr>
              <w:spacing w:line="360" w:lineRule="auto"/>
              <w:rPr>
                <w:rFonts w:hint="eastAsia" w:ascii="仿宋" w:hAnsi="仿宋" w:eastAsia="仿宋" w:cs="仿宋"/>
                <w:highlight w:val="none"/>
              </w:rPr>
            </w:pPr>
          </w:p>
        </w:tc>
        <w:tc>
          <w:tcPr>
            <w:tcW w:w="1821" w:type="dxa"/>
          </w:tcPr>
          <w:p w14:paraId="0FB2F1E9">
            <w:pPr>
              <w:spacing w:line="360" w:lineRule="auto"/>
              <w:rPr>
                <w:rFonts w:hint="eastAsia" w:ascii="仿宋" w:hAnsi="仿宋" w:eastAsia="仿宋" w:cs="仿宋"/>
                <w:highlight w:val="none"/>
              </w:rPr>
            </w:pPr>
          </w:p>
        </w:tc>
      </w:tr>
      <w:tr w14:paraId="3AB959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4" w:type="dxa"/>
          </w:tcPr>
          <w:p w14:paraId="068CCCA5">
            <w:pPr>
              <w:spacing w:line="360" w:lineRule="auto"/>
              <w:rPr>
                <w:rFonts w:hint="eastAsia" w:ascii="仿宋" w:hAnsi="仿宋" w:eastAsia="仿宋" w:cs="仿宋"/>
                <w:highlight w:val="none"/>
              </w:rPr>
            </w:pPr>
          </w:p>
        </w:tc>
        <w:tc>
          <w:tcPr>
            <w:tcW w:w="1559" w:type="dxa"/>
          </w:tcPr>
          <w:p w14:paraId="2E41B0C6">
            <w:pPr>
              <w:spacing w:line="360" w:lineRule="auto"/>
              <w:rPr>
                <w:rFonts w:hint="eastAsia" w:ascii="仿宋" w:hAnsi="仿宋" w:eastAsia="仿宋" w:cs="仿宋"/>
                <w:highlight w:val="none"/>
              </w:rPr>
            </w:pPr>
          </w:p>
        </w:tc>
        <w:tc>
          <w:tcPr>
            <w:tcW w:w="1753" w:type="dxa"/>
          </w:tcPr>
          <w:p w14:paraId="747CFEA9">
            <w:pPr>
              <w:spacing w:line="360" w:lineRule="auto"/>
              <w:rPr>
                <w:rFonts w:hint="eastAsia" w:ascii="仿宋" w:hAnsi="仿宋" w:eastAsia="仿宋" w:cs="仿宋"/>
                <w:highlight w:val="none"/>
              </w:rPr>
            </w:pPr>
          </w:p>
        </w:tc>
        <w:tc>
          <w:tcPr>
            <w:tcW w:w="1701" w:type="dxa"/>
          </w:tcPr>
          <w:p w14:paraId="3A61CDF0">
            <w:pPr>
              <w:spacing w:line="360" w:lineRule="auto"/>
              <w:rPr>
                <w:rFonts w:hint="eastAsia" w:ascii="仿宋" w:hAnsi="仿宋" w:eastAsia="仿宋" w:cs="仿宋"/>
                <w:highlight w:val="none"/>
              </w:rPr>
            </w:pPr>
          </w:p>
        </w:tc>
        <w:tc>
          <w:tcPr>
            <w:tcW w:w="1843" w:type="dxa"/>
          </w:tcPr>
          <w:p w14:paraId="4273CD26">
            <w:pPr>
              <w:spacing w:line="360" w:lineRule="auto"/>
              <w:rPr>
                <w:rFonts w:hint="eastAsia" w:ascii="仿宋" w:hAnsi="仿宋" w:eastAsia="仿宋" w:cs="仿宋"/>
                <w:highlight w:val="none"/>
              </w:rPr>
            </w:pPr>
          </w:p>
        </w:tc>
        <w:tc>
          <w:tcPr>
            <w:tcW w:w="1821" w:type="dxa"/>
          </w:tcPr>
          <w:p w14:paraId="55B0D279">
            <w:pPr>
              <w:spacing w:line="360" w:lineRule="auto"/>
              <w:rPr>
                <w:rFonts w:hint="eastAsia" w:ascii="仿宋" w:hAnsi="仿宋" w:eastAsia="仿宋" w:cs="仿宋"/>
                <w:highlight w:val="none"/>
              </w:rPr>
            </w:pPr>
          </w:p>
        </w:tc>
      </w:tr>
    </w:tbl>
    <w:p w14:paraId="45DA327C">
      <w:pPr>
        <w:spacing w:line="360" w:lineRule="auto"/>
        <w:ind w:left="720" w:right="-48" w:rightChars="-20" w:hanging="720"/>
        <w:jc w:val="left"/>
        <w:rPr>
          <w:rFonts w:hint="eastAsia" w:ascii="仿宋" w:hAnsi="仿宋" w:eastAsia="仿宋" w:cs="仿宋"/>
          <w:highlight w:val="none"/>
        </w:rPr>
      </w:pPr>
    </w:p>
    <w:p w14:paraId="001B604C">
      <w:pPr>
        <w:pStyle w:val="60"/>
        <w:spacing w:line="360" w:lineRule="auto"/>
        <w:rPr>
          <w:rFonts w:hint="eastAsia" w:ascii="仿宋" w:hAnsi="仿宋" w:eastAsia="仿宋" w:cs="仿宋"/>
          <w:highlight w:val="non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3ACC40E6">
      <w:pPr>
        <w:pStyle w:val="60"/>
        <w:spacing w:line="360" w:lineRule="auto"/>
        <w:ind w:left="709"/>
        <w:rPr>
          <w:rFonts w:hint="eastAsia" w:ascii="仿宋" w:hAnsi="仿宋" w:eastAsia="仿宋" w:cs="仿宋"/>
          <w:color w:val="auto"/>
          <w:highlight w:val="none"/>
        </w:rPr>
      </w:pPr>
      <w:r>
        <w:rPr>
          <w:rFonts w:hint="eastAsia" w:ascii="仿宋" w:hAnsi="仿宋" w:eastAsia="仿宋" w:cs="仿宋"/>
          <w:color w:val="auto"/>
          <w:highlight w:val="none"/>
        </w:rPr>
        <w:t>注：</w:t>
      </w:r>
      <w:r>
        <w:rPr>
          <w:rFonts w:hint="eastAsia" w:ascii="仿宋" w:hAnsi="仿宋" w:eastAsia="仿宋" w:cs="仿宋"/>
          <w:color w:val="auto"/>
          <w:highlight w:val="none"/>
        </w:rPr>
        <w:tab/>
      </w:r>
      <w:r>
        <w:rPr>
          <w:rFonts w:hint="eastAsia" w:ascii="仿宋" w:hAnsi="仿宋" w:eastAsia="仿宋" w:cs="仿宋"/>
          <w:color w:val="auto"/>
          <w:highlight w:val="none"/>
        </w:rPr>
        <w:t>1、投标人如果对招标文件第五章“需求书”的响应有任何偏离（偏离包括正偏离和负偏离），请在本表中将偏离条文逐条列明并填写；其它响应与需求书条文一致且满足的（即无偏离）的条文不必列出。未列出填写的，均视为与需求书和需求中执行的标准条文一致且满足。如未列出任何条款，视为投标人技术服务响应与需求书条文全部一致且满足。</w:t>
      </w:r>
    </w:p>
    <w:p w14:paraId="45E9D9B9">
      <w:pPr>
        <w:pStyle w:val="60"/>
        <w:spacing w:line="360" w:lineRule="auto"/>
        <w:ind w:left="709"/>
        <w:rPr>
          <w:rFonts w:hint="eastAsia" w:ascii="仿宋" w:hAnsi="仿宋" w:eastAsia="仿宋" w:cs="仿宋"/>
          <w:highlight w:val="none"/>
        </w:rPr>
      </w:pPr>
      <w:r>
        <w:rPr>
          <w:rFonts w:hint="eastAsia" w:ascii="仿宋" w:hAnsi="仿宋" w:eastAsia="仿宋" w:cs="仿宋"/>
          <w:highlight w:val="none"/>
        </w:rPr>
        <w:tab/>
      </w:r>
      <w:r>
        <w:rPr>
          <w:rFonts w:hint="eastAsia" w:ascii="仿宋" w:hAnsi="仿宋" w:eastAsia="仿宋" w:cs="仿宋"/>
          <w:highlight w:val="none"/>
        </w:rPr>
        <w:t>2、对</w:t>
      </w:r>
      <w:r>
        <w:rPr>
          <w:rFonts w:hint="eastAsia" w:ascii="仿宋" w:hAnsi="仿宋" w:eastAsia="仿宋" w:cs="仿宋"/>
          <w:color w:val="auto"/>
          <w:highlight w:val="none"/>
        </w:rPr>
        <w:t>于招标文件要求提供技术支持材料或进一步提供方案说明或证明材料的，投标人应提供准确的技术支持材料或说明证明文件在投标文件中的页码索引或章节条款索引。索引错误导致评标委员会查</w:t>
      </w:r>
      <w:r>
        <w:rPr>
          <w:rFonts w:hint="eastAsia" w:ascii="仿宋" w:hAnsi="仿宋" w:eastAsia="仿宋" w:cs="仿宋"/>
          <w:highlight w:val="none"/>
        </w:rPr>
        <w:t>找不到的后果由投标人自行承担。</w:t>
      </w:r>
    </w:p>
    <w:p w14:paraId="7F43A59D">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b w:val="0"/>
          <w:i w:val="0"/>
          <w:iCs w:val="0"/>
          <w:color w:val="auto"/>
          <w:sz w:val="24"/>
          <w:szCs w:val="24"/>
          <w:highlight w:val="none"/>
        </w:rPr>
      </w:pPr>
      <w:r>
        <w:rPr>
          <w:rFonts w:hint="eastAsia" w:ascii="仿宋" w:hAnsi="仿宋" w:eastAsia="仿宋" w:cs="仿宋"/>
          <w:i w:val="0"/>
          <w:iCs w:val="0"/>
          <w:color w:val="auto"/>
          <w:highlight w:val="none"/>
        </w:rPr>
        <w:br w:type="page"/>
      </w:r>
      <w:bookmarkStart w:id="148" w:name="_Toc395170634"/>
      <w:bookmarkStart w:id="149" w:name="_Toc395183263"/>
      <w:bookmarkStart w:id="150" w:name="_Toc73427855"/>
      <w:r>
        <w:rPr>
          <w:rFonts w:hint="eastAsia" w:ascii="仿宋" w:hAnsi="仿宋" w:eastAsia="仿宋" w:cs="仿宋"/>
          <w:i w:val="0"/>
          <w:iCs w:val="0"/>
          <w:color w:val="auto"/>
          <w:sz w:val="24"/>
          <w:highlight w:val="none"/>
        </w:rPr>
        <w:t>附件</w:t>
      </w:r>
      <w:r>
        <w:rPr>
          <w:rFonts w:hint="eastAsia" w:ascii="仿宋" w:hAnsi="仿宋" w:eastAsia="仿宋" w:cs="仿宋"/>
          <w:i w:val="0"/>
          <w:iCs w:val="0"/>
          <w:color w:val="auto"/>
          <w:sz w:val="24"/>
          <w:highlight w:val="none"/>
          <w:lang w:val="en-US" w:eastAsia="zh-CN"/>
        </w:rPr>
        <w:t>8</w:t>
      </w:r>
      <w:r>
        <w:rPr>
          <w:rFonts w:hint="eastAsia" w:ascii="仿宋" w:hAnsi="仿宋" w:eastAsia="仿宋" w:cs="仿宋"/>
          <w:i w:val="0"/>
          <w:iCs w:val="0"/>
          <w:color w:val="auto"/>
          <w:sz w:val="24"/>
          <w:highlight w:val="none"/>
        </w:rPr>
        <w:t xml:space="preserve">* </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i w:val="0"/>
          <w:iCs w:val="0"/>
          <w:color w:val="auto"/>
          <w:sz w:val="24"/>
          <w:highlight w:val="none"/>
        </w:rPr>
        <w:t>商务条款偏离表</w:t>
      </w:r>
      <w:bookmarkEnd w:id="148"/>
      <w:bookmarkEnd w:id="149"/>
      <w:bookmarkEnd w:id="150"/>
      <w:r>
        <w:rPr>
          <w:rFonts w:hint="eastAsia" w:ascii="仿宋" w:hAnsi="仿宋" w:eastAsia="仿宋" w:cs="仿宋"/>
          <w:i w:val="0"/>
          <w:iCs w:val="0"/>
          <w:color w:val="auto"/>
          <w:sz w:val="24"/>
          <w:highlight w:val="none"/>
        </w:rPr>
        <w:t>（格式）</w:t>
      </w:r>
    </w:p>
    <w:p w14:paraId="09D1D688">
      <w:pPr>
        <w:spacing w:line="360" w:lineRule="auto"/>
        <w:ind w:left="904" w:right="-48" w:rightChars="-20" w:hanging="904"/>
        <w:jc w:val="center"/>
        <w:rPr>
          <w:rFonts w:hint="eastAsia" w:ascii="仿宋" w:hAnsi="仿宋" w:eastAsia="仿宋" w:cs="仿宋"/>
          <w:b/>
          <w:sz w:val="30"/>
          <w:highlight w:val="none"/>
        </w:rPr>
      </w:pPr>
      <w:r>
        <w:rPr>
          <w:rFonts w:hint="eastAsia" w:ascii="仿宋" w:hAnsi="仿宋" w:eastAsia="仿宋" w:cs="仿宋"/>
          <w:b/>
          <w:sz w:val="30"/>
          <w:highlight w:val="none"/>
        </w:rPr>
        <w:t>商务条款偏离表</w:t>
      </w:r>
    </w:p>
    <w:p w14:paraId="5A18262F">
      <w:pPr>
        <w:spacing w:line="360" w:lineRule="auto"/>
        <w:ind w:left="720" w:right="-48" w:rightChars="-20" w:hanging="720"/>
        <w:rPr>
          <w:rFonts w:hint="eastAsia" w:ascii="仿宋" w:hAnsi="仿宋" w:eastAsia="仿宋" w:cs="仿宋"/>
          <w:highlight w:val="none"/>
        </w:rPr>
      </w:pPr>
      <w:r>
        <w:rPr>
          <w:rFonts w:hint="eastAsia" w:ascii="仿宋" w:hAnsi="仿宋" w:eastAsia="仿宋" w:cs="仿宋"/>
          <w:highlight w:val="none"/>
        </w:rPr>
        <w:t>项目名称：</w:t>
      </w:r>
    </w:p>
    <w:p w14:paraId="5B55EE6B">
      <w:pPr>
        <w:spacing w:line="360" w:lineRule="auto"/>
        <w:ind w:left="720" w:hanging="720"/>
        <w:rPr>
          <w:rFonts w:hint="eastAsia" w:ascii="仿宋" w:hAnsi="仿宋" w:eastAsia="仿宋" w:cs="仿宋"/>
          <w:highlight w:val="none"/>
        </w:rPr>
      </w:pPr>
      <w:r>
        <w:rPr>
          <w:rFonts w:hint="eastAsia" w:ascii="仿宋" w:hAnsi="仿宋" w:eastAsia="仿宋" w:cs="仿宋"/>
          <w:highlight w:val="none"/>
        </w:rPr>
        <w:t>项目编号：</w:t>
      </w:r>
    </w:p>
    <w:p w14:paraId="0AC420AC">
      <w:pPr>
        <w:spacing w:line="360" w:lineRule="auto"/>
        <w:ind w:left="720" w:hanging="720"/>
        <w:rPr>
          <w:rFonts w:hint="eastAsia" w:ascii="仿宋" w:hAnsi="仿宋" w:eastAsia="仿宋" w:cs="仿宋"/>
          <w:highlight w:val="none"/>
        </w:rPr>
      </w:pPr>
      <w:r>
        <w:rPr>
          <w:rFonts w:hint="eastAsia" w:ascii="仿宋" w:hAnsi="仿宋" w:eastAsia="仿宋" w:cs="仿宋"/>
          <w:highlight w:val="none"/>
          <w:lang w:val="en-US" w:eastAsia="zh-CN"/>
        </w:rPr>
        <w:t>标段号或标段名称</w:t>
      </w:r>
      <w:r>
        <w:rPr>
          <w:rFonts w:hint="eastAsia" w:ascii="仿宋" w:hAnsi="仿宋" w:eastAsia="仿宋" w:cs="仿宋"/>
          <w:highlight w:val="none"/>
        </w:rPr>
        <w:t xml:space="preserve">：                     </w:t>
      </w:r>
    </w:p>
    <w:tbl>
      <w:tblPr>
        <w:tblStyle w:val="30"/>
        <w:tblW w:w="905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545"/>
        <w:gridCol w:w="2400"/>
        <w:gridCol w:w="2470"/>
        <w:gridCol w:w="1934"/>
      </w:tblGrid>
      <w:tr w14:paraId="3983E8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733C4F9">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序号</w:t>
            </w:r>
          </w:p>
        </w:tc>
        <w:tc>
          <w:tcPr>
            <w:tcW w:w="1545" w:type="dxa"/>
            <w:vAlign w:val="center"/>
          </w:tcPr>
          <w:p w14:paraId="6540449B">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招标文件</w:t>
            </w:r>
            <w:r>
              <w:rPr>
                <w:rFonts w:hint="eastAsia" w:ascii="仿宋" w:hAnsi="仿宋" w:eastAsia="仿宋" w:cs="仿宋"/>
                <w:b/>
                <w:bCs/>
                <w:highlight w:val="none"/>
              </w:rPr>
              <w:br w:type="textWrapping"/>
            </w:r>
            <w:r>
              <w:rPr>
                <w:rFonts w:hint="eastAsia" w:ascii="仿宋" w:hAnsi="仿宋" w:eastAsia="仿宋" w:cs="仿宋"/>
                <w:b/>
                <w:bCs/>
                <w:highlight w:val="none"/>
              </w:rPr>
              <w:t>条目号</w:t>
            </w:r>
          </w:p>
        </w:tc>
        <w:tc>
          <w:tcPr>
            <w:tcW w:w="2400" w:type="dxa"/>
            <w:vAlign w:val="center"/>
          </w:tcPr>
          <w:p w14:paraId="6CBDA6A5">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招标文件的商务条款</w:t>
            </w:r>
          </w:p>
        </w:tc>
        <w:tc>
          <w:tcPr>
            <w:tcW w:w="2470" w:type="dxa"/>
            <w:vAlign w:val="center"/>
          </w:tcPr>
          <w:p w14:paraId="141D0FAD">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投标文件的商务条款</w:t>
            </w:r>
          </w:p>
        </w:tc>
        <w:tc>
          <w:tcPr>
            <w:tcW w:w="1934" w:type="dxa"/>
            <w:vAlign w:val="center"/>
          </w:tcPr>
          <w:p w14:paraId="15B55A82">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偏离说明</w:t>
            </w:r>
          </w:p>
        </w:tc>
      </w:tr>
      <w:tr w14:paraId="200320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2787A492">
            <w:pPr>
              <w:spacing w:line="360" w:lineRule="auto"/>
              <w:ind w:left="720" w:hanging="720"/>
              <w:rPr>
                <w:rFonts w:hint="eastAsia" w:ascii="仿宋" w:hAnsi="仿宋" w:eastAsia="仿宋" w:cs="仿宋"/>
                <w:highlight w:val="none"/>
              </w:rPr>
            </w:pPr>
          </w:p>
        </w:tc>
        <w:tc>
          <w:tcPr>
            <w:tcW w:w="1545" w:type="dxa"/>
          </w:tcPr>
          <w:p w14:paraId="469B29B5">
            <w:pPr>
              <w:spacing w:line="360" w:lineRule="auto"/>
              <w:rPr>
                <w:rFonts w:hint="eastAsia" w:ascii="仿宋" w:hAnsi="仿宋" w:eastAsia="仿宋" w:cs="仿宋"/>
                <w:highlight w:val="none"/>
              </w:rPr>
            </w:pPr>
            <w:r>
              <w:rPr>
                <w:rFonts w:hint="eastAsia" w:ascii="仿宋" w:hAnsi="仿宋" w:eastAsia="仿宋" w:cs="仿宋"/>
                <w:highlight w:val="none"/>
              </w:rPr>
              <w:t>【填写招标文件</w:t>
            </w:r>
            <w:r>
              <w:rPr>
                <w:rFonts w:hint="eastAsia" w:ascii="仿宋" w:hAnsi="仿宋" w:eastAsia="仿宋" w:cs="仿宋"/>
                <w:highlight w:val="none"/>
                <w:lang w:val="en-US" w:eastAsia="zh-CN"/>
              </w:rPr>
              <w:t>商务</w:t>
            </w:r>
            <w:r>
              <w:rPr>
                <w:rFonts w:hint="eastAsia" w:ascii="仿宋" w:hAnsi="仿宋" w:eastAsia="仿宋" w:cs="仿宋"/>
                <w:highlight w:val="none"/>
              </w:rPr>
              <w:t>条款及格式条款的编号】</w:t>
            </w:r>
          </w:p>
        </w:tc>
        <w:tc>
          <w:tcPr>
            <w:tcW w:w="2400" w:type="dxa"/>
          </w:tcPr>
          <w:p w14:paraId="2953E268">
            <w:pPr>
              <w:spacing w:line="360" w:lineRule="auto"/>
              <w:rPr>
                <w:rFonts w:hint="eastAsia" w:ascii="仿宋" w:hAnsi="仿宋" w:eastAsia="仿宋" w:cs="仿宋"/>
                <w:highlight w:val="none"/>
              </w:rPr>
            </w:pPr>
            <w:r>
              <w:rPr>
                <w:rFonts w:hint="eastAsia" w:ascii="仿宋" w:hAnsi="仿宋" w:eastAsia="仿宋" w:cs="仿宋"/>
                <w:highlight w:val="none"/>
              </w:rPr>
              <w:t>【填写招标文件的</w:t>
            </w:r>
            <w:r>
              <w:rPr>
                <w:rFonts w:hint="eastAsia" w:ascii="仿宋" w:hAnsi="仿宋" w:eastAsia="仿宋" w:cs="仿宋"/>
                <w:highlight w:val="none"/>
                <w:lang w:val="en-US" w:eastAsia="zh-CN"/>
              </w:rPr>
              <w:t>商务</w:t>
            </w:r>
            <w:r>
              <w:rPr>
                <w:rFonts w:hint="eastAsia" w:ascii="仿宋" w:hAnsi="仿宋" w:eastAsia="仿宋" w:cs="仿宋"/>
                <w:highlight w:val="none"/>
              </w:rPr>
              <w:t>条款及格式中该编号具体要求】</w:t>
            </w:r>
          </w:p>
        </w:tc>
        <w:tc>
          <w:tcPr>
            <w:tcW w:w="2470" w:type="dxa"/>
          </w:tcPr>
          <w:p w14:paraId="20BA50C4">
            <w:pPr>
              <w:spacing w:line="360" w:lineRule="auto"/>
              <w:rPr>
                <w:rFonts w:hint="eastAsia" w:ascii="仿宋" w:hAnsi="仿宋" w:eastAsia="仿宋" w:cs="仿宋"/>
                <w:highlight w:val="none"/>
              </w:rPr>
            </w:pPr>
            <w:r>
              <w:rPr>
                <w:rFonts w:hint="eastAsia" w:ascii="仿宋" w:hAnsi="仿宋" w:eastAsia="仿宋" w:cs="仿宋"/>
                <w:highlight w:val="none"/>
              </w:rPr>
              <w:t>【填写投标人对该要求的响应】</w:t>
            </w:r>
          </w:p>
        </w:tc>
        <w:tc>
          <w:tcPr>
            <w:tcW w:w="1934" w:type="dxa"/>
          </w:tcPr>
          <w:p w14:paraId="2D0A4139">
            <w:pPr>
              <w:spacing w:line="360" w:lineRule="auto"/>
              <w:rPr>
                <w:rFonts w:hint="eastAsia" w:ascii="仿宋" w:hAnsi="仿宋" w:eastAsia="仿宋" w:cs="仿宋"/>
                <w:highlight w:val="none"/>
              </w:rPr>
            </w:pPr>
            <w:r>
              <w:rPr>
                <w:rFonts w:hint="eastAsia" w:ascii="仿宋" w:hAnsi="仿宋" w:eastAsia="仿宋" w:cs="仿宋"/>
                <w:highlight w:val="none"/>
              </w:rPr>
              <w:t>【填写：优于（即“正偏离”）、满足（即无偏离）或不满足（即负偏离），并可进一步进行偏离说明】</w:t>
            </w:r>
          </w:p>
        </w:tc>
      </w:tr>
      <w:tr w14:paraId="3E09B1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23FED220">
            <w:pPr>
              <w:spacing w:line="360" w:lineRule="auto"/>
              <w:ind w:left="720" w:hanging="720"/>
              <w:rPr>
                <w:rFonts w:hint="eastAsia" w:ascii="仿宋" w:hAnsi="仿宋" w:eastAsia="仿宋" w:cs="仿宋"/>
                <w:highlight w:val="none"/>
              </w:rPr>
            </w:pPr>
          </w:p>
        </w:tc>
        <w:tc>
          <w:tcPr>
            <w:tcW w:w="1545" w:type="dxa"/>
          </w:tcPr>
          <w:p w14:paraId="7DAD0E4B">
            <w:pPr>
              <w:spacing w:line="360" w:lineRule="auto"/>
              <w:ind w:left="720" w:hanging="720"/>
              <w:rPr>
                <w:rFonts w:hint="eastAsia" w:ascii="仿宋" w:hAnsi="仿宋" w:eastAsia="仿宋" w:cs="仿宋"/>
                <w:highlight w:val="none"/>
              </w:rPr>
            </w:pPr>
          </w:p>
        </w:tc>
        <w:tc>
          <w:tcPr>
            <w:tcW w:w="2400" w:type="dxa"/>
          </w:tcPr>
          <w:p w14:paraId="5B5162A8">
            <w:pPr>
              <w:spacing w:line="360" w:lineRule="auto"/>
              <w:ind w:left="720" w:hanging="720"/>
              <w:rPr>
                <w:rFonts w:hint="eastAsia" w:ascii="仿宋" w:hAnsi="仿宋" w:eastAsia="仿宋" w:cs="仿宋"/>
                <w:highlight w:val="none"/>
              </w:rPr>
            </w:pPr>
          </w:p>
        </w:tc>
        <w:tc>
          <w:tcPr>
            <w:tcW w:w="2470" w:type="dxa"/>
          </w:tcPr>
          <w:p w14:paraId="16DE17DD">
            <w:pPr>
              <w:spacing w:line="360" w:lineRule="auto"/>
              <w:ind w:left="720" w:hanging="720"/>
              <w:rPr>
                <w:rFonts w:hint="eastAsia" w:ascii="仿宋" w:hAnsi="仿宋" w:eastAsia="仿宋" w:cs="仿宋"/>
                <w:highlight w:val="none"/>
              </w:rPr>
            </w:pPr>
          </w:p>
        </w:tc>
        <w:tc>
          <w:tcPr>
            <w:tcW w:w="1934" w:type="dxa"/>
          </w:tcPr>
          <w:p w14:paraId="5718FAFE">
            <w:pPr>
              <w:spacing w:line="360" w:lineRule="auto"/>
              <w:ind w:left="720" w:hanging="720"/>
              <w:rPr>
                <w:rFonts w:hint="eastAsia" w:ascii="仿宋" w:hAnsi="仿宋" w:eastAsia="仿宋" w:cs="仿宋"/>
                <w:highlight w:val="none"/>
              </w:rPr>
            </w:pPr>
          </w:p>
        </w:tc>
      </w:tr>
      <w:tr w14:paraId="40E560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504C4549">
            <w:pPr>
              <w:spacing w:line="360" w:lineRule="auto"/>
              <w:ind w:left="720" w:hanging="720"/>
              <w:rPr>
                <w:rFonts w:hint="eastAsia" w:ascii="仿宋" w:hAnsi="仿宋" w:eastAsia="仿宋" w:cs="仿宋"/>
                <w:highlight w:val="none"/>
              </w:rPr>
            </w:pPr>
          </w:p>
        </w:tc>
        <w:tc>
          <w:tcPr>
            <w:tcW w:w="1545" w:type="dxa"/>
          </w:tcPr>
          <w:p w14:paraId="51BC5152">
            <w:pPr>
              <w:spacing w:line="360" w:lineRule="auto"/>
              <w:ind w:left="720" w:hanging="720"/>
              <w:rPr>
                <w:rFonts w:hint="eastAsia" w:ascii="仿宋" w:hAnsi="仿宋" w:eastAsia="仿宋" w:cs="仿宋"/>
                <w:highlight w:val="none"/>
              </w:rPr>
            </w:pPr>
          </w:p>
        </w:tc>
        <w:tc>
          <w:tcPr>
            <w:tcW w:w="2400" w:type="dxa"/>
          </w:tcPr>
          <w:p w14:paraId="672930AE">
            <w:pPr>
              <w:spacing w:line="360" w:lineRule="auto"/>
              <w:ind w:left="720" w:hanging="720"/>
              <w:rPr>
                <w:rFonts w:hint="eastAsia" w:ascii="仿宋" w:hAnsi="仿宋" w:eastAsia="仿宋" w:cs="仿宋"/>
                <w:highlight w:val="none"/>
              </w:rPr>
            </w:pPr>
          </w:p>
        </w:tc>
        <w:tc>
          <w:tcPr>
            <w:tcW w:w="2470" w:type="dxa"/>
          </w:tcPr>
          <w:p w14:paraId="0FF68AF6">
            <w:pPr>
              <w:spacing w:line="360" w:lineRule="auto"/>
              <w:ind w:left="720" w:hanging="720"/>
              <w:rPr>
                <w:rFonts w:hint="eastAsia" w:ascii="仿宋" w:hAnsi="仿宋" w:eastAsia="仿宋" w:cs="仿宋"/>
                <w:highlight w:val="none"/>
              </w:rPr>
            </w:pPr>
          </w:p>
        </w:tc>
        <w:tc>
          <w:tcPr>
            <w:tcW w:w="1934" w:type="dxa"/>
          </w:tcPr>
          <w:p w14:paraId="46B2A023">
            <w:pPr>
              <w:spacing w:line="360" w:lineRule="auto"/>
              <w:ind w:left="720" w:hanging="720"/>
              <w:rPr>
                <w:rFonts w:hint="eastAsia" w:ascii="仿宋" w:hAnsi="仿宋" w:eastAsia="仿宋" w:cs="仿宋"/>
                <w:highlight w:val="none"/>
              </w:rPr>
            </w:pPr>
          </w:p>
        </w:tc>
      </w:tr>
      <w:tr w14:paraId="7FED0C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10E9152B">
            <w:pPr>
              <w:spacing w:line="360" w:lineRule="auto"/>
              <w:ind w:left="720" w:hanging="720"/>
              <w:rPr>
                <w:rFonts w:hint="eastAsia" w:ascii="仿宋" w:hAnsi="仿宋" w:eastAsia="仿宋" w:cs="仿宋"/>
                <w:highlight w:val="none"/>
              </w:rPr>
            </w:pPr>
          </w:p>
        </w:tc>
        <w:tc>
          <w:tcPr>
            <w:tcW w:w="1545" w:type="dxa"/>
          </w:tcPr>
          <w:p w14:paraId="17059DEA">
            <w:pPr>
              <w:spacing w:line="360" w:lineRule="auto"/>
              <w:ind w:left="720" w:hanging="720"/>
              <w:rPr>
                <w:rFonts w:hint="eastAsia" w:ascii="仿宋" w:hAnsi="仿宋" w:eastAsia="仿宋" w:cs="仿宋"/>
                <w:highlight w:val="none"/>
              </w:rPr>
            </w:pPr>
          </w:p>
        </w:tc>
        <w:tc>
          <w:tcPr>
            <w:tcW w:w="2400" w:type="dxa"/>
          </w:tcPr>
          <w:p w14:paraId="6B420D03">
            <w:pPr>
              <w:spacing w:line="360" w:lineRule="auto"/>
              <w:ind w:left="720" w:hanging="720"/>
              <w:rPr>
                <w:rFonts w:hint="eastAsia" w:ascii="仿宋" w:hAnsi="仿宋" w:eastAsia="仿宋" w:cs="仿宋"/>
                <w:highlight w:val="none"/>
              </w:rPr>
            </w:pPr>
          </w:p>
        </w:tc>
        <w:tc>
          <w:tcPr>
            <w:tcW w:w="2470" w:type="dxa"/>
          </w:tcPr>
          <w:p w14:paraId="702FBB9E">
            <w:pPr>
              <w:spacing w:line="360" w:lineRule="auto"/>
              <w:ind w:left="720" w:hanging="720"/>
              <w:rPr>
                <w:rFonts w:hint="eastAsia" w:ascii="仿宋" w:hAnsi="仿宋" w:eastAsia="仿宋" w:cs="仿宋"/>
                <w:highlight w:val="none"/>
              </w:rPr>
            </w:pPr>
          </w:p>
        </w:tc>
        <w:tc>
          <w:tcPr>
            <w:tcW w:w="1934" w:type="dxa"/>
          </w:tcPr>
          <w:p w14:paraId="0BC52833">
            <w:pPr>
              <w:spacing w:line="360" w:lineRule="auto"/>
              <w:ind w:left="720" w:hanging="720"/>
              <w:rPr>
                <w:rFonts w:hint="eastAsia" w:ascii="仿宋" w:hAnsi="仿宋" w:eastAsia="仿宋" w:cs="仿宋"/>
                <w:highlight w:val="none"/>
              </w:rPr>
            </w:pPr>
          </w:p>
        </w:tc>
      </w:tr>
      <w:tr w14:paraId="3E1936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29AAFB63">
            <w:pPr>
              <w:spacing w:line="360" w:lineRule="auto"/>
              <w:ind w:left="720" w:hanging="720"/>
              <w:rPr>
                <w:rFonts w:hint="eastAsia" w:ascii="仿宋" w:hAnsi="仿宋" w:eastAsia="仿宋" w:cs="仿宋"/>
                <w:highlight w:val="none"/>
              </w:rPr>
            </w:pPr>
          </w:p>
        </w:tc>
        <w:tc>
          <w:tcPr>
            <w:tcW w:w="1545" w:type="dxa"/>
          </w:tcPr>
          <w:p w14:paraId="22426C62">
            <w:pPr>
              <w:spacing w:line="360" w:lineRule="auto"/>
              <w:ind w:left="720" w:hanging="720"/>
              <w:rPr>
                <w:rFonts w:hint="eastAsia" w:ascii="仿宋" w:hAnsi="仿宋" w:eastAsia="仿宋" w:cs="仿宋"/>
                <w:highlight w:val="none"/>
              </w:rPr>
            </w:pPr>
          </w:p>
        </w:tc>
        <w:tc>
          <w:tcPr>
            <w:tcW w:w="2400" w:type="dxa"/>
          </w:tcPr>
          <w:p w14:paraId="5EFC0D58">
            <w:pPr>
              <w:spacing w:line="360" w:lineRule="auto"/>
              <w:ind w:left="720" w:hanging="720"/>
              <w:rPr>
                <w:rFonts w:hint="eastAsia" w:ascii="仿宋" w:hAnsi="仿宋" w:eastAsia="仿宋" w:cs="仿宋"/>
                <w:highlight w:val="none"/>
              </w:rPr>
            </w:pPr>
          </w:p>
        </w:tc>
        <w:tc>
          <w:tcPr>
            <w:tcW w:w="2470" w:type="dxa"/>
          </w:tcPr>
          <w:p w14:paraId="3BCDCC18">
            <w:pPr>
              <w:spacing w:line="360" w:lineRule="auto"/>
              <w:ind w:left="720" w:hanging="720"/>
              <w:rPr>
                <w:rFonts w:hint="eastAsia" w:ascii="仿宋" w:hAnsi="仿宋" w:eastAsia="仿宋" w:cs="仿宋"/>
                <w:highlight w:val="none"/>
              </w:rPr>
            </w:pPr>
          </w:p>
        </w:tc>
        <w:tc>
          <w:tcPr>
            <w:tcW w:w="1934" w:type="dxa"/>
          </w:tcPr>
          <w:p w14:paraId="3A011BF1">
            <w:pPr>
              <w:spacing w:line="360" w:lineRule="auto"/>
              <w:ind w:left="720" w:hanging="720"/>
              <w:rPr>
                <w:rFonts w:hint="eastAsia" w:ascii="仿宋" w:hAnsi="仿宋" w:eastAsia="仿宋" w:cs="仿宋"/>
                <w:highlight w:val="none"/>
              </w:rPr>
            </w:pPr>
          </w:p>
        </w:tc>
      </w:tr>
      <w:tr w14:paraId="612A2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288EBB6E">
            <w:pPr>
              <w:spacing w:line="360" w:lineRule="auto"/>
              <w:ind w:left="720" w:hanging="720"/>
              <w:rPr>
                <w:rFonts w:hint="eastAsia" w:ascii="仿宋" w:hAnsi="仿宋" w:eastAsia="仿宋" w:cs="仿宋"/>
                <w:highlight w:val="none"/>
              </w:rPr>
            </w:pPr>
          </w:p>
        </w:tc>
        <w:tc>
          <w:tcPr>
            <w:tcW w:w="1545" w:type="dxa"/>
          </w:tcPr>
          <w:p w14:paraId="409223F8">
            <w:pPr>
              <w:spacing w:line="360" w:lineRule="auto"/>
              <w:ind w:left="720" w:hanging="720"/>
              <w:rPr>
                <w:rFonts w:hint="eastAsia" w:ascii="仿宋" w:hAnsi="仿宋" w:eastAsia="仿宋" w:cs="仿宋"/>
                <w:highlight w:val="none"/>
              </w:rPr>
            </w:pPr>
          </w:p>
        </w:tc>
        <w:tc>
          <w:tcPr>
            <w:tcW w:w="2400" w:type="dxa"/>
          </w:tcPr>
          <w:p w14:paraId="41392B7F">
            <w:pPr>
              <w:spacing w:line="360" w:lineRule="auto"/>
              <w:ind w:left="720" w:hanging="720"/>
              <w:rPr>
                <w:rFonts w:hint="eastAsia" w:ascii="仿宋" w:hAnsi="仿宋" w:eastAsia="仿宋" w:cs="仿宋"/>
                <w:highlight w:val="none"/>
              </w:rPr>
            </w:pPr>
          </w:p>
        </w:tc>
        <w:tc>
          <w:tcPr>
            <w:tcW w:w="2470" w:type="dxa"/>
          </w:tcPr>
          <w:p w14:paraId="379D0283">
            <w:pPr>
              <w:spacing w:line="360" w:lineRule="auto"/>
              <w:ind w:left="720" w:hanging="720"/>
              <w:rPr>
                <w:rFonts w:hint="eastAsia" w:ascii="仿宋" w:hAnsi="仿宋" w:eastAsia="仿宋" w:cs="仿宋"/>
                <w:highlight w:val="none"/>
              </w:rPr>
            </w:pPr>
          </w:p>
        </w:tc>
        <w:tc>
          <w:tcPr>
            <w:tcW w:w="1934" w:type="dxa"/>
          </w:tcPr>
          <w:p w14:paraId="571F5640">
            <w:pPr>
              <w:spacing w:line="360" w:lineRule="auto"/>
              <w:ind w:left="720" w:hanging="720"/>
              <w:rPr>
                <w:rFonts w:hint="eastAsia" w:ascii="仿宋" w:hAnsi="仿宋" w:eastAsia="仿宋" w:cs="仿宋"/>
                <w:highlight w:val="none"/>
              </w:rPr>
            </w:pPr>
          </w:p>
        </w:tc>
      </w:tr>
      <w:tr w14:paraId="2D7DD6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057E85FE">
            <w:pPr>
              <w:spacing w:line="360" w:lineRule="auto"/>
              <w:ind w:left="720" w:hanging="720"/>
              <w:rPr>
                <w:rFonts w:hint="eastAsia" w:ascii="仿宋" w:hAnsi="仿宋" w:eastAsia="仿宋" w:cs="仿宋"/>
                <w:highlight w:val="none"/>
              </w:rPr>
            </w:pPr>
          </w:p>
        </w:tc>
        <w:tc>
          <w:tcPr>
            <w:tcW w:w="1545" w:type="dxa"/>
          </w:tcPr>
          <w:p w14:paraId="2971A7EB">
            <w:pPr>
              <w:spacing w:line="360" w:lineRule="auto"/>
              <w:ind w:left="720" w:hanging="720"/>
              <w:rPr>
                <w:rFonts w:hint="eastAsia" w:ascii="仿宋" w:hAnsi="仿宋" w:eastAsia="仿宋" w:cs="仿宋"/>
                <w:highlight w:val="none"/>
              </w:rPr>
            </w:pPr>
          </w:p>
        </w:tc>
        <w:tc>
          <w:tcPr>
            <w:tcW w:w="2400" w:type="dxa"/>
          </w:tcPr>
          <w:p w14:paraId="273304E0">
            <w:pPr>
              <w:spacing w:line="360" w:lineRule="auto"/>
              <w:ind w:left="720" w:hanging="720"/>
              <w:rPr>
                <w:rFonts w:hint="eastAsia" w:ascii="仿宋" w:hAnsi="仿宋" w:eastAsia="仿宋" w:cs="仿宋"/>
                <w:highlight w:val="none"/>
              </w:rPr>
            </w:pPr>
          </w:p>
        </w:tc>
        <w:tc>
          <w:tcPr>
            <w:tcW w:w="2470" w:type="dxa"/>
          </w:tcPr>
          <w:p w14:paraId="4A2F1292">
            <w:pPr>
              <w:spacing w:line="360" w:lineRule="auto"/>
              <w:ind w:left="720" w:hanging="720"/>
              <w:rPr>
                <w:rFonts w:hint="eastAsia" w:ascii="仿宋" w:hAnsi="仿宋" w:eastAsia="仿宋" w:cs="仿宋"/>
                <w:highlight w:val="none"/>
              </w:rPr>
            </w:pPr>
          </w:p>
        </w:tc>
        <w:tc>
          <w:tcPr>
            <w:tcW w:w="1934" w:type="dxa"/>
          </w:tcPr>
          <w:p w14:paraId="619463C8">
            <w:pPr>
              <w:spacing w:line="360" w:lineRule="auto"/>
              <w:ind w:left="720" w:hanging="720"/>
              <w:rPr>
                <w:rFonts w:hint="eastAsia" w:ascii="仿宋" w:hAnsi="仿宋" w:eastAsia="仿宋" w:cs="仿宋"/>
                <w:highlight w:val="none"/>
              </w:rPr>
            </w:pPr>
          </w:p>
        </w:tc>
      </w:tr>
      <w:tr w14:paraId="0F7E14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8" w:type="dxa"/>
          </w:tcPr>
          <w:p w14:paraId="532EAC5E">
            <w:pPr>
              <w:spacing w:line="360" w:lineRule="auto"/>
              <w:ind w:left="720" w:hanging="720"/>
              <w:rPr>
                <w:rFonts w:hint="eastAsia" w:ascii="仿宋" w:hAnsi="仿宋" w:eastAsia="仿宋" w:cs="仿宋"/>
                <w:highlight w:val="none"/>
              </w:rPr>
            </w:pPr>
          </w:p>
        </w:tc>
        <w:tc>
          <w:tcPr>
            <w:tcW w:w="1545" w:type="dxa"/>
          </w:tcPr>
          <w:p w14:paraId="3292A4F0">
            <w:pPr>
              <w:spacing w:line="360" w:lineRule="auto"/>
              <w:ind w:left="720" w:hanging="720"/>
              <w:rPr>
                <w:rFonts w:hint="eastAsia" w:ascii="仿宋" w:hAnsi="仿宋" w:eastAsia="仿宋" w:cs="仿宋"/>
                <w:highlight w:val="none"/>
              </w:rPr>
            </w:pPr>
          </w:p>
        </w:tc>
        <w:tc>
          <w:tcPr>
            <w:tcW w:w="2400" w:type="dxa"/>
          </w:tcPr>
          <w:p w14:paraId="57BD0B14">
            <w:pPr>
              <w:spacing w:line="360" w:lineRule="auto"/>
              <w:ind w:left="720" w:hanging="720"/>
              <w:rPr>
                <w:rFonts w:hint="eastAsia" w:ascii="仿宋" w:hAnsi="仿宋" w:eastAsia="仿宋" w:cs="仿宋"/>
                <w:highlight w:val="none"/>
              </w:rPr>
            </w:pPr>
          </w:p>
        </w:tc>
        <w:tc>
          <w:tcPr>
            <w:tcW w:w="2470" w:type="dxa"/>
          </w:tcPr>
          <w:p w14:paraId="62F7975B">
            <w:pPr>
              <w:spacing w:line="360" w:lineRule="auto"/>
              <w:ind w:left="720" w:hanging="720"/>
              <w:rPr>
                <w:rFonts w:hint="eastAsia" w:ascii="仿宋" w:hAnsi="仿宋" w:eastAsia="仿宋" w:cs="仿宋"/>
                <w:highlight w:val="none"/>
              </w:rPr>
            </w:pPr>
          </w:p>
        </w:tc>
        <w:tc>
          <w:tcPr>
            <w:tcW w:w="1934" w:type="dxa"/>
          </w:tcPr>
          <w:p w14:paraId="090F6A22">
            <w:pPr>
              <w:spacing w:line="360" w:lineRule="auto"/>
              <w:ind w:left="720" w:hanging="720"/>
              <w:rPr>
                <w:rFonts w:hint="eastAsia" w:ascii="仿宋" w:hAnsi="仿宋" w:eastAsia="仿宋" w:cs="仿宋"/>
                <w:highlight w:val="none"/>
              </w:rPr>
            </w:pPr>
          </w:p>
        </w:tc>
      </w:tr>
    </w:tbl>
    <w:p w14:paraId="6D47DA5B">
      <w:pPr>
        <w:spacing w:line="360" w:lineRule="auto"/>
        <w:ind w:left="720" w:hanging="720"/>
        <w:rPr>
          <w:rFonts w:hint="eastAsia" w:ascii="仿宋" w:hAnsi="仿宋" w:eastAsia="仿宋" w:cs="仿宋"/>
          <w:highlight w:val="none"/>
        </w:rPr>
      </w:pPr>
    </w:p>
    <w:p w14:paraId="55A4F918">
      <w:pPr>
        <w:spacing w:line="360" w:lineRule="auto"/>
        <w:ind w:left="720" w:right="-48" w:rightChars="-20" w:hanging="720"/>
        <w:jc w:val="left"/>
        <w:rPr>
          <w:rFonts w:hint="eastAsia" w:ascii="仿宋" w:hAnsi="仿宋" w:eastAsia="仿宋" w:cs="仿宋"/>
          <w:color w:val="000000"/>
          <w:highlight w:val="non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25233141">
      <w:pPr>
        <w:pStyle w:val="60"/>
        <w:spacing w:line="360" w:lineRule="auto"/>
        <w:rPr>
          <w:rFonts w:hint="eastAsia" w:ascii="仿宋" w:hAnsi="仿宋" w:eastAsia="仿宋" w:cs="仿宋"/>
          <w:highlight w:val="none"/>
          <w:lang w:val="en-US" w:eastAsia="zh-CN"/>
        </w:rPr>
      </w:pPr>
      <w:r>
        <w:rPr>
          <w:rFonts w:hint="eastAsia" w:ascii="仿宋" w:hAnsi="仿宋" w:eastAsia="仿宋" w:cs="仿宋"/>
          <w:highlight w:val="none"/>
        </w:rPr>
        <w:t>注：</w:t>
      </w:r>
      <w:r>
        <w:rPr>
          <w:rFonts w:hint="eastAsia" w:ascii="仿宋" w:hAnsi="仿宋" w:eastAsia="仿宋" w:cs="仿宋"/>
          <w:highlight w:val="none"/>
        </w:rPr>
        <w:tab/>
      </w:r>
      <w:r>
        <w:rPr>
          <w:rFonts w:hint="eastAsia" w:ascii="仿宋" w:hAnsi="仿宋" w:eastAsia="仿宋" w:cs="仿宋"/>
          <w:highlight w:val="none"/>
        </w:rPr>
        <w:t>1、</w:t>
      </w:r>
      <w:r>
        <w:rPr>
          <w:rFonts w:hint="eastAsia" w:ascii="仿宋" w:hAnsi="仿宋" w:eastAsia="仿宋" w:cs="仿宋"/>
          <w:highlight w:val="none"/>
          <w:lang w:val="en-US" w:eastAsia="zh-CN"/>
        </w:rPr>
        <w:t>本表主要指代的是第四章“合同条款及格式”；</w:t>
      </w:r>
    </w:p>
    <w:p w14:paraId="466200D6">
      <w:pPr>
        <w:pStyle w:val="60"/>
        <w:spacing w:line="360" w:lineRule="auto"/>
        <w:ind w:left="420" w:leftChars="175" w:firstLine="0" w:firstLineChars="0"/>
        <w:rPr>
          <w:rFonts w:hint="eastAsia" w:ascii="仿宋" w:hAnsi="仿宋" w:eastAsia="仿宋" w:cs="仿宋"/>
          <w:highlight w:val="none"/>
        </w:rPr>
      </w:pPr>
      <w:r>
        <w:rPr>
          <w:rFonts w:hint="eastAsia" w:ascii="仿宋" w:hAnsi="仿宋" w:eastAsia="仿宋" w:cs="仿宋"/>
          <w:highlight w:val="none"/>
          <w:lang w:val="en-US" w:eastAsia="zh-CN"/>
        </w:rPr>
        <w:t>2、</w:t>
      </w:r>
      <w:r>
        <w:rPr>
          <w:rFonts w:hint="eastAsia" w:ascii="仿宋" w:hAnsi="仿宋" w:eastAsia="仿宋" w:cs="仿宋"/>
          <w:highlight w:val="none"/>
        </w:rPr>
        <w:t>投标人如果对招标文件第四章“合同条款及格式”中的合同条款的响应有任何偏离，请在本表中详细列明填写；满足的合同条款不必列出。</w:t>
      </w:r>
    </w:p>
    <w:p w14:paraId="0EC7C512">
      <w:pPr>
        <w:pStyle w:val="60"/>
        <w:spacing w:line="360" w:lineRule="auto"/>
        <w:rPr>
          <w:rFonts w:hint="eastAsia" w:ascii="仿宋" w:hAnsi="仿宋" w:eastAsia="仿宋" w:cs="仿宋"/>
          <w:highlight w:val="none"/>
        </w:rPr>
      </w:pPr>
      <w:r>
        <w:rPr>
          <w:rFonts w:hint="eastAsia" w:ascii="仿宋" w:hAnsi="仿宋" w:eastAsia="仿宋" w:cs="仿宋"/>
          <w:highlight w:val="none"/>
        </w:rPr>
        <w:tab/>
      </w:r>
      <w:r>
        <w:rPr>
          <w:rFonts w:hint="eastAsia" w:ascii="仿宋" w:hAnsi="仿宋" w:eastAsia="仿宋" w:cs="仿宋"/>
          <w:highlight w:val="none"/>
          <w:lang w:val="en-US" w:eastAsia="zh-CN"/>
        </w:rPr>
        <w:t>3</w:t>
      </w:r>
      <w:r>
        <w:rPr>
          <w:rFonts w:hint="eastAsia" w:ascii="仿宋" w:hAnsi="仿宋" w:eastAsia="仿宋" w:cs="仿宋"/>
          <w:highlight w:val="none"/>
        </w:rPr>
        <w:t>、除以上“偏离说明”栏中列明的“不满足”或“优于”项外，视为投标人无条件满足并接受招标文件规定的所有其它商务条款。</w:t>
      </w:r>
    </w:p>
    <w:p w14:paraId="6DBEE254">
      <w:pPr>
        <w:pStyle w:val="60"/>
        <w:spacing w:line="360" w:lineRule="auto"/>
        <w:rPr>
          <w:rFonts w:hint="eastAsia" w:ascii="仿宋" w:hAnsi="仿宋" w:eastAsia="仿宋" w:cs="仿宋"/>
          <w:highlight w:val="none"/>
        </w:rPr>
      </w:pPr>
      <w:r>
        <w:rPr>
          <w:rFonts w:hint="eastAsia" w:ascii="仿宋" w:hAnsi="仿宋" w:eastAsia="仿宋" w:cs="仿宋"/>
          <w:highlight w:val="none"/>
        </w:rPr>
        <w:tab/>
      </w:r>
      <w:r>
        <w:rPr>
          <w:rFonts w:hint="eastAsia" w:ascii="仿宋" w:hAnsi="仿宋" w:eastAsia="仿宋" w:cs="仿宋"/>
          <w:highlight w:val="none"/>
          <w:lang w:val="en-US" w:eastAsia="zh-CN"/>
        </w:rPr>
        <w:t>4</w:t>
      </w:r>
      <w:r>
        <w:rPr>
          <w:rFonts w:hint="eastAsia" w:ascii="仿宋" w:hAnsi="仿宋" w:eastAsia="仿宋" w:cs="仿宋"/>
          <w:highlight w:val="none"/>
        </w:rPr>
        <w:t>、如不列出，视为投标人无条件满足并接受招标文件规定的所有合同条款。</w:t>
      </w:r>
    </w:p>
    <w:p w14:paraId="5DFCE479">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b w:val="0"/>
          <w:i w:val="0"/>
          <w:iCs w:val="0"/>
          <w:color w:val="auto"/>
          <w:sz w:val="24"/>
          <w:szCs w:val="24"/>
          <w:highlight w:val="none"/>
          <w:lang w:eastAsia="zh-CN"/>
        </w:rPr>
      </w:pPr>
      <w:bookmarkStart w:id="151" w:name="_Toc395170636"/>
      <w:bookmarkStart w:id="152" w:name="_Toc395183265"/>
      <w:r>
        <w:rPr>
          <w:rFonts w:hint="eastAsia" w:ascii="仿宋" w:hAnsi="仿宋" w:eastAsia="仿宋" w:cs="仿宋"/>
          <w:i w:val="0"/>
          <w:iCs w:val="0"/>
          <w:color w:val="auto"/>
          <w:sz w:val="24"/>
          <w:highlight w:val="none"/>
        </w:rPr>
        <w:t>附件</w:t>
      </w:r>
      <w:r>
        <w:rPr>
          <w:rFonts w:hint="eastAsia" w:ascii="仿宋" w:hAnsi="仿宋" w:eastAsia="仿宋" w:cs="仿宋"/>
          <w:i w:val="0"/>
          <w:iCs w:val="0"/>
          <w:color w:val="auto"/>
          <w:sz w:val="24"/>
          <w:highlight w:val="none"/>
          <w:lang w:val="en-US" w:eastAsia="zh-CN"/>
        </w:rPr>
        <w:t xml:space="preserve">9  </w:t>
      </w:r>
      <w:r>
        <w:rPr>
          <w:rFonts w:hint="eastAsia" w:ascii="仿宋" w:hAnsi="仿宋" w:eastAsia="仿宋" w:cs="仿宋"/>
          <w:i w:val="0"/>
          <w:iCs w:val="0"/>
          <w:color w:val="auto"/>
          <w:sz w:val="24"/>
          <w:highlight w:val="none"/>
        </w:rPr>
        <w:t>基本情况表</w:t>
      </w:r>
      <w:bookmarkEnd w:id="151"/>
      <w:bookmarkEnd w:id="152"/>
      <w:r>
        <w:rPr>
          <w:rFonts w:hint="eastAsia" w:ascii="仿宋" w:hAnsi="仿宋" w:eastAsia="仿宋" w:cs="仿宋"/>
          <w:i w:val="0"/>
          <w:iCs w:val="0"/>
          <w:color w:val="auto"/>
          <w:sz w:val="24"/>
          <w:highlight w:val="none"/>
          <w:lang w:eastAsia="zh-CN"/>
        </w:rPr>
        <w:t>（</w:t>
      </w:r>
      <w:r>
        <w:rPr>
          <w:rFonts w:hint="eastAsia" w:ascii="仿宋" w:hAnsi="仿宋" w:eastAsia="仿宋" w:cs="仿宋"/>
          <w:i w:val="0"/>
          <w:iCs w:val="0"/>
          <w:color w:val="auto"/>
          <w:sz w:val="24"/>
          <w:highlight w:val="none"/>
          <w:lang w:val="en-US" w:eastAsia="zh-CN"/>
        </w:rPr>
        <w:t>建议格式</w:t>
      </w:r>
      <w:r>
        <w:rPr>
          <w:rFonts w:hint="eastAsia" w:ascii="仿宋" w:hAnsi="仿宋" w:eastAsia="仿宋" w:cs="仿宋"/>
          <w:i w:val="0"/>
          <w:iCs w:val="0"/>
          <w:color w:val="auto"/>
          <w:sz w:val="24"/>
          <w:highlight w:val="none"/>
          <w:lang w:eastAsia="zh-CN"/>
        </w:rPr>
        <w:t>）</w:t>
      </w:r>
    </w:p>
    <w:p w14:paraId="5CF4D3CD">
      <w:pPr>
        <w:spacing w:line="360" w:lineRule="auto"/>
        <w:jc w:val="center"/>
        <w:rPr>
          <w:rFonts w:hint="eastAsia" w:ascii="仿宋" w:hAnsi="仿宋" w:eastAsia="仿宋" w:cs="仿宋"/>
          <w:b/>
          <w:sz w:val="28"/>
          <w:szCs w:val="28"/>
          <w:highlight w:val="none"/>
        </w:rPr>
      </w:pPr>
      <w:r>
        <w:rPr>
          <w:rFonts w:hint="eastAsia" w:ascii="仿宋" w:hAnsi="仿宋" w:eastAsia="仿宋" w:cs="仿宋"/>
          <w:b/>
          <w:sz w:val="28"/>
          <w:szCs w:val="28"/>
          <w:highlight w:val="none"/>
        </w:rPr>
        <w:t>基本情况表</w:t>
      </w:r>
    </w:p>
    <w:tbl>
      <w:tblPr>
        <w:tblStyle w:val="30"/>
        <w:tblW w:w="49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22"/>
        <w:gridCol w:w="1357"/>
        <w:gridCol w:w="306"/>
        <w:gridCol w:w="8"/>
        <w:gridCol w:w="1795"/>
        <w:gridCol w:w="600"/>
        <w:gridCol w:w="306"/>
        <w:gridCol w:w="898"/>
        <w:gridCol w:w="154"/>
        <w:gridCol w:w="1650"/>
      </w:tblGrid>
      <w:tr w14:paraId="410E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51313058">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投标人名称</w:t>
            </w:r>
          </w:p>
        </w:tc>
        <w:tc>
          <w:tcPr>
            <w:tcW w:w="4232" w:type="pct"/>
            <w:gridSpan w:val="9"/>
          </w:tcPr>
          <w:p w14:paraId="1E2A1407">
            <w:pPr>
              <w:widowControl/>
              <w:adjustRightInd/>
              <w:spacing w:line="360" w:lineRule="auto"/>
              <w:jc w:val="left"/>
              <w:rPr>
                <w:rFonts w:hint="eastAsia" w:ascii="仿宋" w:hAnsi="仿宋" w:eastAsia="仿宋" w:cs="仿宋"/>
                <w:highlight w:val="none"/>
              </w:rPr>
            </w:pPr>
          </w:p>
        </w:tc>
      </w:tr>
      <w:tr w14:paraId="609C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1384C0AB">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注册地址</w:t>
            </w:r>
          </w:p>
        </w:tc>
        <w:tc>
          <w:tcPr>
            <w:tcW w:w="2433" w:type="pct"/>
            <w:gridSpan w:val="5"/>
          </w:tcPr>
          <w:p w14:paraId="4A167ED3">
            <w:pPr>
              <w:widowControl/>
              <w:adjustRightInd/>
              <w:spacing w:line="360" w:lineRule="auto"/>
              <w:jc w:val="left"/>
              <w:rPr>
                <w:rFonts w:hint="eastAsia" w:ascii="仿宋" w:hAnsi="仿宋" w:eastAsia="仿宋" w:cs="仿宋"/>
                <w:highlight w:val="none"/>
              </w:rPr>
            </w:pPr>
          </w:p>
        </w:tc>
        <w:tc>
          <w:tcPr>
            <w:tcW w:w="812" w:type="pct"/>
            <w:gridSpan w:val="3"/>
            <w:vAlign w:val="center"/>
          </w:tcPr>
          <w:p w14:paraId="6BA6916D">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邮政编码</w:t>
            </w:r>
          </w:p>
        </w:tc>
        <w:tc>
          <w:tcPr>
            <w:tcW w:w="987" w:type="pct"/>
          </w:tcPr>
          <w:p w14:paraId="20EBC26D">
            <w:pPr>
              <w:widowControl/>
              <w:adjustRightInd/>
              <w:spacing w:line="360" w:lineRule="auto"/>
              <w:jc w:val="left"/>
              <w:rPr>
                <w:rFonts w:hint="eastAsia" w:ascii="仿宋" w:hAnsi="仿宋" w:eastAsia="仿宋" w:cs="仿宋"/>
                <w:highlight w:val="none"/>
              </w:rPr>
            </w:pPr>
          </w:p>
        </w:tc>
      </w:tr>
      <w:tr w14:paraId="4F2C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Merge w:val="restart"/>
            <w:vAlign w:val="center"/>
          </w:tcPr>
          <w:p w14:paraId="46316122">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联系方式</w:t>
            </w:r>
          </w:p>
        </w:tc>
        <w:tc>
          <w:tcPr>
            <w:tcW w:w="812" w:type="pct"/>
          </w:tcPr>
          <w:p w14:paraId="02F3EFC9">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联系人</w:t>
            </w:r>
          </w:p>
        </w:tc>
        <w:tc>
          <w:tcPr>
            <w:tcW w:w="1621" w:type="pct"/>
            <w:gridSpan w:val="4"/>
            <w:vAlign w:val="center"/>
          </w:tcPr>
          <w:p w14:paraId="286EB634">
            <w:pPr>
              <w:widowControl/>
              <w:adjustRightInd/>
              <w:spacing w:line="360" w:lineRule="auto"/>
              <w:jc w:val="left"/>
              <w:rPr>
                <w:rFonts w:hint="eastAsia" w:ascii="仿宋" w:hAnsi="仿宋" w:eastAsia="仿宋" w:cs="仿宋"/>
                <w:highlight w:val="none"/>
              </w:rPr>
            </w:pPr>
          </w:p>
        </w:tc>
        <w:tc>
          <w:tcPr>
            <w:tcW w:w="812" w:type="pct"/>
            <w:gridSpan w:val="3"/>
            <w:vAlign w:val="center"/>
          </w:tcPr>
          <w:p w14:paraId="5859C39F">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电话</w:t>
            </w:r>
          </w:p>
        </w:tc>
        <w:tc>
          <w:tcPr>
            <w:tcW w:w="987" w:type="pct"/>
          </w:tcPr>
          <w:p w14:paraId="6E7818F3">
            <w:pPr>
              <w:widowControl/>
              <w:adjustRightInd/>
              <w:spacing w:line="360" w:lineRule="auto"/>
              <w:jc w:val="left"/>
              <w:rPr>
                <w:rFonts w:hint="eastAsia" w:ascii="仿宋" w:hAnsi="仿宋" w:eastAsia="仿宋" w:cs="仿宋"/>
                <w:highlight w:val="none"/>
              </w:rPr>
            </w:pPr>
          </w:p>
        </w:tc>
      </w:tr>
      <w:tr w14:paraId="1621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Merge w:val="continue"/>
            <w:vAlign w:val="center"/>
          </w:tcPr>
          <w:p w14:paraId="370378A5">
            <w:pPr>
              <w:widowControl/>
              <w:adjustRightInd/>
              <w:spacing w:line="360" w:lineRule="auto"/>
              <w:jc w:val="left"/>
              <w:rPr>
                <w:rFonts w:hint="eastAsia" w:ascii="仿宋" w:hAnsi="仿宋" w:eastAsia="仿宋" w:cs="仿宋"/>
                <w:highlight w:val="none"/>
              </w:rPr>
            </w:pPr>
          </w:p>
        </w:tc>
        <w:tc>
          <w:tcPr>
            <w:tcW w:w="812" w:type="pct"/>
          </w:tcPr>
          <w:p w14:paraId="43589FFA">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传真（或电子邮箱）</w:t>
            </w:r>
          </w:p>
        </w:tc>
        <w:tc>
          <w:tcPr>
            <w:tcW w:w="1621" w:type="pct"/>
            <w:gridSpan w:val="4"/>
            <w:vAlign w:val="center"/>
          </w:tcPr>
          <w:p w14:paraId="54B1D763">
            <w:pPr>
              <w:widowControl/>
              <w:adjustRightInd/>
              <w:spacing w:line="360" w:lineRule="auto"/>
              <w:jc w:val="left"/>
              <w:rPr>
                <w:rFonts w:hint="eastAsia" w:ascii="仿宋" w:hAnsi="仿宋" w:eastAsia="仿宋" w:cs="仿宋"/>
                <w:highlight w:val="none"/>
              </w:rPr>
            </w:pPr>
          </w:p>
        </w:tc>
        <w:tc>
          <w:tcPr>
            <w:tcW w:w="812" w:type="pct"/>
            <w:gridSpan w:val="3"/>
            <w:vAlign w:val="center"/>
          </w:tcPr>
          <w:p w14:paraId="58C4C6A6">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网址</w:t>
            </w:r>
          </w:p>
        </w:tc>
        <w:tc>
          <w:tcPr>
            <w:tcW w:w="987" w:type="pct"/>
          </w:tcPr>
          <w:p w14:paraId="3BEC96F6">
            <w:pPr>
              <w:widowControl/>
              <w:adjustRightInd/>
              <w:spacing w:line="360" w:lineRule="auto"/>
              <w:jc w:val="left"/>
              <w:rPr>
                <w:rFonts w:hint="eastAsia" w:ascii="仿宋" w:hAnsi="仿宋" w:eastAsia="仿宋" w:cs="仿宋"/>
                <w:highlight w:val="none"/>
              </w:rPr>
            </w:pPr>
          </w:p>
        </w:tc>
      </w:tr>
      <w:tr w14:paraId="2CF7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639540EB">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法定代表人</w:t>
            </w:r>
          </w:p>
        </w:tc>
        <w:tc>
          <w:tcPr>
            <w:tcW w:w="812" w:type="pct"/>
          </w:tcPr>
          <w:p w14:paraId="47EEEACA">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姓名</w:t>
            </w:r>
          </w:p>
        </w:tc>
        <w:tc>
          <w:tcPr>
            <w:tcW w:w="1621" w:type="pct"/>
            <w:gridSpan w:val="4"/>
            <w:vAlign w:val="center"/>
          </w:tcPr>
          <w:p w14:paraId="50564AC3">
            <w:pPr>
              <w:widowControl/>
              <w:adjustRightInd/>
              <w:spacing w:line="360" w:lineRule="auto"/>
              <w:jc w:val="left"/>
              <w:rPr>
                <w:rFonts w:hint="eastAsia" w:ascii="仿宋" w:hAnsi="仿宋" w:eastAsia="仿宋" w:cs="仿宋"/>
                <w:highlight w:val="none"/>
              </w:rPr>
            </w:pPr>
          </w:p>
        </w:tc>
        <w:tc>
          <w:tcPr>
            <w:tcW w:w="812" w:type="pct"/>
            <w:gridSpan w:val="3"/>
            <w:vAlign w:val="center"/>
          </w:tcPr>
          <w:p w14:paraId="65924EAA">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电话</w:t>
            </w:r>
          </w:p>
        </w:tc>
        <w:tc>
          <w:tcPr>
            <w:tcW w:w="987" w:type="pct"/>
          </w:tcPr>
          <w:p w14:paraId="2BD8B1D6">
            <w:pPr>
              <w:widowControl/>
              <w:adjustRightInd/>
              <w:spacing w:line="360" w:lineRule="auto"/>
              <w:jc w:val="left"/>
              <w:rPr>
                <w:rFonts w:hint="eastAsia" w:ascii="仿宋" w:hAnsi="仿宋" w:eastAsia="仿宋" w:cs="仿宋"/>
                <w:highlight w:val="none"/>
              </w:rPr>
            </w:pPr>
          </w:p>
        </w:tc>
      </w:tr>
      <w:tr w14:paraId="06CA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3475D5D5">
            <w:pPr>
              <w:widowControl/>
              <w:adjustRightInd/>
              <w:spacing w:line="360" w:lineRule="auto"/>
              <w:jc w:val="left"/>
              <w:rPr>
                <w:rFonts w:hint="eastAsia" w:ascii="仿宋" w:hAnsi="仿宋" w:eastAsia="仿宋" w:cs="仿宋"/>
                <w:highlight w:val="none"/>
              </w:rPr>
            </w:pPr>
            <w:r>
              <w:rPr>
                <w:rFonts w:hint="eastAsia" w:ascii="仿宋" w:hAnsi="仿宋" w:eastAsia="仿宋" w:cs="仿宋"/>
                <w:kern w:val="0"/>
                <w:szCs w:val="24"/>
                <w:highlight w:val="none"/>
              </w:rPr>
              <w:t>单位简介及机构情况</w:t>
            </w:r>
          </w:p>
        </w:tc>
        <w:tc>
          <w:tcPr>
            <w:tcW w:w="4232" w:type="pct"/>
            <w:gridSpan w:val="9"/>
          </w:tcPr>
          <w:p w14:paraId="5970BA72">
            <w:pPr>
              <w:widowControl/>
              <w:adjustRightInd/>
              <w:spacing w:line="360" w:lineRule="auto"/>
              <w:jc w:val="left"/>
              <w:rPr>
                <w:rFonts w:hint="eastAsia" w:ascii="仿宋" w:hAnsi="仿宋" w:eastAsia="仿宋" w:cs="仿宋"/>
                <w:highlight w:val="none"/>
              </w:rPr>
            </w:pPr>
          </w:p>
        </w:tc>
      </w:tr>
      <w:tr w14:paraId="22E4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528CE1D3">
            <w:pPr>
              <w:widowControl/>
              <w:adjustRightInd/>
              <w:spacing w:line="360" w:lineRule="auto"/>
              <w:jc w:val="left"/>
              <w:rPr>
                <w:rFonts w:hint="eastAsia" w:ascii="仿宋" w:hAnsi="仿宋" w:eastAsia="仿宋" w:cs="仿宋"/>
                <w:highlight w:val="none"/>
              </w:rPr>
            </w:pPr>
            <w:r>
              <w:rPr>
                <w:rFonts w:hint="eastAsia" w:ascii="仿宋" w:hAnsi="仿宋" w:eastAsia="仿宋" w:cs="仿宋"/>
                <w:kern w:val="0"/>
                <w:szCs w:val="24"/>
                <w:highlight w:val="none"/>
              </w:rPr>
              <w:t>单位优势及特长</w:t>
            </w:r>
          </w:p>
        </w:tc>
        <w:tc>
          <w:tcPr>
            <w:tcW w:w="4232" w:type="pct"/>
            <w:gridSpan w:val="9"/>
          </w:tcPr>
          <w:p w14:paraId="124348A1">
            <w:pPr>
              <w:widowControl/>
              <w:adjustRightInd/>
              <w:spacing w:line="360" w:lineRule="auto"/>
              <w:jc w:val="left"/>
              <w:rPr>
                <w:rFonts w:hint="eastAsia" w:ascii="仿宋" w:hAnsi="仿宋" w:eastAsia="仿宋" w:cs="仿宋"/>
                <w:highlight w:val="none"/>
              </w:rPr>
            </w:pPr>
          </w:p>
        </w:tc>
      </w:tr>
      <w:tr w14:paraId="2B9B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3DE5F1E2">
            <w:pPr>
              <w:widowControl/>
              <w:adjustRightInd/>
              <w:spacing w:line="360" w:lineRule="auto"/>
              <w:jc w:val="left"/>
              <w:rPr>
                <w:rFonts w:hint="eastAsia" w:ascii="仿宋" w:hAnsi="仿宋" w:eastAsia="仿宋" w:cs="仿宋"/>
                <w:highlight w:val="none"/>
              </w:rPr>
            </w:pPr>
            <w:r>
              <w:rPr>
                <w:rFonts w:hint="eastAsia" w:ascii="仿宋" w:hAnsi="仿宋" w:eastAsia="仿宋" w:cs="仿宋"/>
                <w:kern w:val="0"/>
                <w:szCs w:val="24"/>
                <w:highlight w:val="none"/>
              </w:rPr>
              <w:t>人才优势及技能</w:t>
            </w:r>
          </w:p>
        </w:tc>
        <w:tc>
          <w:tcPr>
            <w:tcW w:w="4232" w:type="pct"/>
            <w:gridSpan w:val="9"/>
          </w:tcPr>
          <w:p w14:paraId="4AEF8310">
            <w:pPr>
              <w:widowControl/>
              <w:adjustRightInd/>
              <w:spacing w:line="360" w:lineRule="auto"/>
              <w:jc w:val="left"/>
              <w:rPr>
                <w:rFonts w:hint="eastAsia" w:ascii="仿宋" w:hAnsi="仿宋" w:eastAsia="仿宋" w:cs="仿宋"/>
                <w:highlight w:val="none"/>
              </w:rPr>
            </w:pPr>
          </w:p>
        </w:tc>
      </w:tr>
      <w:tr w14:paraId="17CE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8" w:type="pct"/>
            <w:gridSpan w:val="2"/>
            <w:vAlign w:val="center"/>
          </w:tcPr>
          <w:p w14:paraId="05BC0085">
            <w:pPr>
              <w:widowControl/>
              <w:adjustRightInd/>
              <w:spacing w:line="360" w:lineRule="auto"/>
              <w:jc w:val="left"/>
              <w:rPr>
                <w:rFonts w:hint="eastAsia" w:ascii="仿宋" w:hAnsi="仿宋" w:eastAsia="仿宋" w:cs="仿宋"/>
                <w:color w:val="00B050"/>
                <w:kern w:val="0"/>
                <w:szCs w:val="24"/>
                <w:highlight w:val="none"/>
              </w:rPr>
            </w:pPr>
            <w:r>
              <w:rPr>
                <w:rFonts w:hint="eastAsia" w:ascii="仿宋" w:hAnsi="仿宋" w:eastAsia="仿宋" w:cs="仿宋"/>
                <w:color w:val="000000"/>
                <w:kern w:val="0"/>
                <w:szCs w:val="24"/>
                <w:highlight w:val="none"/>
              </w:rPr>
              <w:t>资质证书</w:t>
            </w:r>
          </w:p>
        </w:tc>
        <w:tc>
          <w:tcPr>
            <w:tcW w:w="4232" w:type="pct"/>
            <w:gridSpan w:val="9"/>
          </w:tcPr>
          <w:p w14:paraId="2A62C863">
            <w:pPr>
              <w:widowControl/>
              <w:adjustRightInd/>
              <w:spacing w:line="360" w:lineRule="auto"/>
              <w:jc w:val="left"/>
              <w:rPr>
                <w:rFonts w:hint="eastAsia" w:ascii="仿宋" w:hAnsi="仿宋" w:eastAsia="仿宋" w:cs="仿宋"/>
                <w:highlight w:val="none"/>
              </w:rPr>
            </w:pPr>
          </w:p>
        </w:tc>
      </w:tr>
      <w:tr w14:paraId="0A9B7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768" w:type="pct"/>
            <w:gridSpan w:val="2"/>
            <w:vMerge w:val="restart"/>
            <w:tcBorders>
              <w:top w:val="nil"/>
              <w:left w:val="single" w:color="auto" w:sz="4" w:space="0"/>
              <w:bottom w:val="single" w:color="auto" w:sz="4" w:space="0"/>
              <w:right w:val="single" w:color="auto" w:sz="4" w:space="0"/>
            </w:tcBorders>
            <w:shd w:val="clear" w:color="auto" w:fill="auto"/>
            <w:vAlign w:val="center"/>
          </w:tcPr>
          <w:p w14:paraId="58BE893A">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单位概况</w:t>
            </w:r>
          </w:p>
        </w:tc>
        <w:tc>
          <w:tcPr>
            <w:tcW w:w="995" w:type="pct"/>
            <w:gridSpan w:val="2"/>
            <w:vMerge w:val="restart"/>
            <w:tcBorders>
              <w:top w:val="nil"/>
              <w:left w:val="single" w:color="auto" w:sz="4" w:space="0"/>
              <w:bottom w:val="single" w:color="000000" w:sz="4" w:space="0"/>
              <w:right w:val="single" w:color="auto" w:sz="4" w:space="0"/>
            </w:tcBorders>
            <w:shd w:val="clear" w:color="auto" w:fill="auto"/>
            <w:vAlign w:val="center"/>
          </w:tcPr>
          <w:p w14:paraId="1724EC79">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职工情况（人）</w:t>
            </w:r>
          </w:p>
        </w:tc>
        <w:tc>
          <w:tcPr>
            <w:tcW w:w="1079" w:type="pct"/>
            <w:gridSpan w:val="2"/>
            <w:tcBorders>
              <w:top w:val="nil"/>
              <w:left w:val="nil"/>
              <w:bottom w:val="single" w:color="auto" w:sz="4" w:space="0"/>
              <w:right w:val="single" w:color="auto" w:sz="4" w:space="0"/>
            </w:tcBorders>
            <w:shd w:val="clear" w:color="auto" w:fill="auto"/>
            <w:noWrap/>
            <w:vAlign w:val="center"/>
          </w:tcPr>
          <w:p w14:paraId="0CF97B1C">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职工总数</w:t>
            </w:r>
          </w:p>
        </w:tc>
        <w:tc>
          <w:tcPr>
            <w:tcW w:w="1079" w:type="pct"/>
            <w:gridSpan w:val="3"/>
            <w:tcBorders>
              <w:top w:val="nil"/>
              <w:left w:val="nil"/>
              <w:bottom w:val="single" w:color="auto" w:sz="4" w:space="0"/>
              <w:right w:val="single" w:color="auto" w:sz="4" w:space="0"/>
            </w:tcBorders>
            <w:shd w:val="clear" w:color="auto" w:fill="auto"/>
            <w:noWrap/>
            <w:vAlign w:val="center"/>
          </w:tcPr>
          <w:p w14:paraId="0ADE3CBC">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管理人员</w:t>
            </w:r>
          </w:p>
        </w:tc>
        <w:tc>
          <w:tcPr>
            <w:tcW w:w="1079" w:type="pct"/>
            <w:gridSpan w:val="2"/>
            <w:tcBorders>
              <w:top w:val="nil"/>
              <w:left w:val="nil"/>
              <w:bottom w:val="single" w:color="auto" w:sz="4" w:space="0"/>
              <w:right w:val="single" w:color="auto" w:sz="4" w:space="0"/>
            </w:tcBorders>
            <w:shd w:val="clear" w:color="auto" w:fill="auto"/>
            <w:noWrap/>
            <w:vAlign w:val="center"/>
          </w:tcPr>
          <w:p w14:paraId="2DE2986D">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技术人员</w:t>
            </w:r>
          </w:p>
        </w:tc>
      </w:tr>
      <w:tr w14:paraId="282C3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79586B60">
            <w:pPr>
              <w:widowControl/>
              <w:spacing w:line="360" w:lineRule="auto"/>
              <w:jc w:val="left"/>
              <w:rPr>
                <w:rFonts w:hint="eastAsia" w:ascii="仿宋" w:hAnsi="仿宋" w:eastAsia="仿宋" w:cs="仿宋"/>
                <w:color w:val="000000"/>
                <w:kern w:val="0"/>
                <w:szCs w:val="24"/>
                <w:highlight w:val="none"/>
              </w:rPr>
            </w:pPr>
          </w:p>
        </w:tc>
        <w:tc>
          <w:tcPr>
            <w:tcW w:w="995" w:type="pct"/>
            <w:gridSpan w:val="2"/>
            <w:vMerge w:val="continue"/>
            <w:tcBorders>
              <w:top w:val="nil"/>
              <w:left w:val="single" w:color="auto" w:sz="4" w:space="0"/>
              <w:bottom w:val="single" w:color="000000" w:sz="4" w:space="0"/>
              <w:right w:val="single" w:color="auto" w:sz="4" w:space="0"/>
            </w:tcBorders>
            <w:vAlign w:val="center"/>
          </w:tcPr>
          <w:p w14:paraId="52C5276D">
            <w:pPr>
              <w:widowControl/>
              <w:spacing w:line="360" w:lineRule="auto"/>
              <w:jc w:val="left"/>
              <w:rPr>
                <w:rFonts w:hint="eastAsia" w:ascii="仿宋" w:hAnsi="仿宋" w:eastAsia="仿宋" w:cs="仿宋"/>
                <w:color w:val="000000"/>
                <w:kern w:val="0"/>
                <w:szCs w:val="24"/>
                <w:highlight w:val="none"/>
              </w:rPr>
            </w:pPr>
          </w:p>
        </w:tc>
        <w:tc>
          <w:tcPr>
            <w:tcW w:w="1079" w:type="pct"/>
            <w:gridSpan w:val="2"/>
            <w:tcBorders>
              <w:top w:val="nil"/>
              <w:left w:val="nil"/>
              <w:bottom w:val="nil"/>
              <w:right w:val="single" w:color="auto" w:sz="4" w:space="0"/>
            </w:tcBorders>
            <w:shd w:val="clear" w:color="auto" w:fill="auto"/>
            <w:noWrap/>
            <w:vAlign w:val="center"/>
          </w:tcPr>
          <w:p w14:paraId="17A47266">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nil"/>
              <w:right w:val="single" w:color="auto" w:sz="4" w:space="0"/>
            </w:tcBorders>
            <w:shd w:val="clear" w:color="auto" w:fill="auto"/>
            <w:noWrap/>
            <w:vAlign w:val="center"/>
          </w:tcPr>
          <w:p w14:paraId="77A47117">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nil"/>
              <w:right w:val="single" w:color="auto" w:sz="4" w:space="0"/>
            </w:tcBorders>
            <w:shd w:val="clear" w:color="auto" w:fill="auto"/>
            <w:noWrap/>
            <w:vAlign w:val="center"/>
          </w:tcPr>
          <w:p w14:paraId="0CFD4944">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57C88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337A7827">
            <w:pPr>
              <w:widowControl/>
              <w:spacing w:line="360" w:lineRule="auto"/>
              <w:jc w:val="left"/>
              <w:rPr>
                <w:rFonts w:hint="eastAsia" w:ascii="仿宋" w:hAnsi="仿宋" w:eastAsia="仿宋" w:cs="仿宋"/>
                <w:color w:val="000000"/>
                <w:kern w:val="0"/>
                <w:szCs w:val="24"/>
                <w:highlight w:val="none"/>
              </w:rPr>
            </w:pPr>
          </w:p>
        </w:tc>
        <w:tc>
          <w:tcPr>
            <w:tcW w:w="995" w:type="pct"/>
            <w:gridSpan w:val="2"/>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34F22D">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企业资产</w:t>
            </w:r>
            <w:r>
              <w:rPr>
                <w:rFonts w:hint="eastAsia" w:ascii="仿宋" w:hAnsi="仿宋" w:eastAsia="仿宋" w:cs="仿宋"/>
                <w:color w:val="000000"/>
                <w:kern w:val="0"/>
                <w:szCs w:val="24"/>
                <w:highlight w:val="none"/>
              </w:rPr>
              <w:br w:type="textWrapping"/>
            </w:r>
            <w:r>
              <w:rPr>
                <w:rFonts w:hint="eastAsia" w:ascii="仿宋" w:hAnsi="仿宋" w:eastAsia="仿宋" w:cs="仿宋"/>
                <w:color w:val="000000"/>
                <w:kern w:val="0"/>
                <w:szCs w:val="24"/>
                <w:highlight w:val="none"/>
              </w:rPr>
              <w:t>（万元）</w:t>
            </w:r>
          </w:p>
        </w:tc>
        <w:tc>
          <w:tcPr>
            <w:tcW w:w="1079" w:type="pct"/>
            <w:gridSpan w:val="2"/>
            <w:tcBorders>
              <w:top w:val="single" w:color="auto" w:sz="4" w:space="0"/>
              <w:left w:val="nil"/>
              <w:bottom w:val="single" w:color="auto" w:sz="4" w:space="0"/>
              <w:right w:val="single" w:color="auto" w:sz="4" w:space="0"/>
            </w:tcBorders>
            <w:shd w:val="clear" w:color="auto" w:fill="FFFFFF" w:themeFill="background1"/>
            <w:vAlign w:val="center"/>
          </w:tcPr>
          <w:p w14:paraId="1A564429">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企业总资产</w:t>
            </w:r>
          </w:p>
        </w:tc>
        <w:tc>
          <w:tcPr>
            <w:tcW w:w="1079" w:type="pct"/>
            <w:gridSpan w:val="3"/>
            <w:tcBorders>
              <w:top w:val="single" w:color="auto" w:sz="4" w:space="0"/>
              <w:left w:val="nil"/>
              <w:bottom w:val="single" w:color="auto" w:sz="4" w:space="0"/>
              <w:right w:val="single" w:color="auto" w:sz="4" w:space="0"/>
            </w:tcBorders>
            <w:shd w:val="clear" w:color="auto" w:fill="FFFFFF" w:themeFill="background1"/>
            <w:vAlign w:val="center"/>
          </w:tcPr>
          <w:p w14:paraId="04F0BB4F">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货币资金</w:t>
            </w:r>
          </w:p>
        </w:tc>
        <w:tc>
          <w:tcPr>
            <w:tcW w:w="1079" w:type="pct"/>
            <w:gridSpan w:val="2"/>
            <w:tcBorders>
              <w:top w:val="single" w:color="auto" w:sz="4" w:space="0"/>
              <w:left w:val="nil"/>
              <w:bottom w:val="single" w:color="auto" w:sz="4" w:space="0"/>
              <w:right w:val="single" w:color="auto" w:sz="4" w:space="0"/>
            </w:tcBorders>
            <w:shd w:val="clear" w:color="auto" w:fill="FFFFFF" w:themeFill="background1"/>
            <w:vAlign w:val="center"/>
          </w:tcPr>
          <w:p w14:paraId="71171AB9">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固定资产净值</w:t>
            </w:r>
          </w:p>
        </w:tc>
      </w:tr>
      <w:tr w14:paraId="67E55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202F46C2">
            <w:pPr>
              <w:widowControl/>
              <w:spacing w:line="360" w:lineRule="auto"/>
              <w:jc w:val="left"/>
              <w:rPr>
                <w:rFonts w:hint="eastAsia" w:ascii="仿宋" w:hAnsi="仿宋" w:eastAsia="仿宋" w:cs="仿宋"/>
                <w:color w:val="000000"/>
                <w:kern w:val="0"/>
                <w:szCs w:val="24"/>
                <w:highlight w:val="none"/>
              </w:rPr>
            </w:pPr>
          </w:p>
        </w:tc>
        <w:tc>
          <w:tcPr>
            <w:tcW w:w="995" w:type="pct"/>
            <w:gridSpan w:val="2"/>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D8D4DC">
            <w:pPr>
              <w:widowControl/>
              <w:spacing w:line="360" w:lineRule="auto"/>
              <w:jc w:val="left"/>
              <w:rPr>
                <w:rFonts w:hint="eastAsia" w:ascii="仿宋" w:hAnsi="仿宋" w:eastAsia="仿宋" w:cs="仿宋"/>
                <w:color w:val="000000"/>
                <w:kern w:val="0"/>
                <w:szCs w:val="24"/>
                <w:highlight w:val="none"/>
              </w:rPr>
            </w:pPr>
          </w:p>
        </w:tc>
        <w:tc>
          <w:tcPr>
            <w:tcW w:w="1079" w:type="pct"/>
            <w:gridSpan w:val="2"/>
            <w:tcBorders>
              <w:top w:val="single" w:color="auto" w:sz="4" w:space="0"/>
              <w:left w:val="nil"/>
              <w:bottom w:val="single" w:color="auto" w:sz="4" w:space="0"/>
              <w:right w:val="single" w:color="auto" w:sz="4" w:space="0"/>
            </w:tcBorders>
            <w:shd w:val="clear" w:color="auto" w:fill="FFFFFF" w:themeFill="background1"/>
            <w:noWrap/>
            <w:vAlign w:val="center"/>
          </w:tcPr>
          <w:p w14:paraId="48B7E9AB">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single" w:color="auto" w:sz="4" w:space="0"/>
              <w:left w:val="nil"/>
              <w:bottom w:val="single" w:color="auto" w:sz="4" w:space="0"/>
              <w:right w:val="single" w:color="auto" w:sz="4" w:space="0"/>
            </w:tcBorders>
            <w:shd w:val="clear" w:color="auto" w:fill="FFFFFF" w:themeFill="background1"/>
            <w:noWrap/>
            <w:vAlign w:val="center"/>
          </w:tcPr>
          <w:p w14:paraId="70633C5C">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single" w:color="auto" w:sz="4" w:space="0"/>
              <w:left w:val="nil"/>
              <w:bottom w:val="single" w:color="auto" w:sz="4" w:space="0"/>
              <w:right w:val="single" w:color="auto" w:sz="4" w:space="0"/>
            </w:tcBorders>
            <w:shd w:val="clear" w:color="auto" w:fill="FFFFFF" w:themeFill="background1"/>
            <w:noWrap/>
            <w:vAlign w:val="center"/>
          </w:tcPr>
          <w:p w14:paraId="78F47544">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59079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restart"/>
            <w:tcBorders>
              <w:top w:val="nil"/>
              <w:left w:val="single" w:color="auto" w:sz="4" w:space="0"/>
              <w:bottom w:val="single" w:color="auto" w:sz="4" w:space="0"/>
              <w:right w:val="single" w:color="auto" w:sz="4" w:space="0"/>
            </w:tcBorders>
            <w:shd w:val="clear" w:color="auto" w:fill="auto"/>
            <w:vAlign w:val="center"/>
          </w:tcPr>
          <w:p w14:paraId="3A7955AC">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企业财务状况</w:t>
            </w:r>
          </w:p>
        </w:tc>
        <w:tc>
          <w:tcPr>
            <w:tcW w:w="995" w:type="pct"/>
            <w:gridSpan w:val="2"/>
            <w:tcBorders>
              <w:top w:val="nil"/>
              <w:left w:val="nil"/>
              <w:bottom w:val="single" w:color="auto" w:sz="4" w:space="0"/>
              <w:right w:val="single" w:color="auto" w:sz="4" w:space="0"/>
            </w:tcBorders>
            <w:shd w:val="clear" w:color="auto" w:fill="auto"/>
            <w:vAlign w:val="center"/>
          </w:tcPr>
          <w:p w14:paraId="400D318A">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年度</w:t>
            </w:r>
          </w:p>
        </w:tc>
        <w:tc>
          <w:tcPr>
            <w:tcW w:w="1079" w:type="pct"/>
            <w:gridSpan w:val="2"/>
            <w:tcBorders>
              <w:top w:val="nil"/>
              <w:left w:val="nil"/>
              <w:bottom w:val="single" w:color="auto" w:sz="4" w:space="0"/>
              <w:right w:val="single" w:color="auto" w:sz="4" w:space="0"/>
            </w:tcBorders>
            <w:shd w:val="clear" w:color="auto" w:fill="auto"/>
            <w:noWrap/>
            <w:vAlign w:val="center"/>
          </w:tcPr>
          <w:p w14:paraId="054686B4">
            <w:pPr>
              <w:widowControl/>
              <w:spacing w:line="360" w:lineRule="auto"/>
              <w:jc w:val="center"/>
              <w:rPr>
                <w:rFonts w:hint="eastAsia" w:ascii="仿宋" w:hAnsi="仿宋" w:eastAsia="仿宋" w:cs="仿宋"/>
                <w:color w:val="auto"/>
                <w:kern w:val="0"/>
                <w:sz w:val="22"/>
                <w:highlight w:val="none"/>
                <w:lang w:val="en-US" w:eastAsia="zh-CN"/>
              </w:rPr>
            </w:pPr>
            <w:r>
              <w:rPr>
                <w:rFonts w:hint="eastAsia" w:ascii="仿宋" w:hAnsi="仿宋" w:eastAsia="仿宋" w:cs="仿宋"/>
                <w:color w:val="auto"/>
                <w:kern w:val="0"/>
                <w:sz w:val="22"/>
                <w:highlight w:val="none"/>
              </w:rPr>
              <w:t>20</w:t>
            </w:r>
            <w:r>
              <w:rPr>
                <w:rFonts w:hint="eastAsia" w:ascii="仿宋" w:hAnsi="仿宋" w:eastAsia="仿宋" w:cs="仿宋"/>
                <w:color w:val="auto"/>
                <w:kern w:val="0"/>
                <w:sz w:val="22"/>
                <w:highlight w:val="none"/>
                <w:lang w:val="en-US" w:eastAsia="zh-CN"/>
              </w:rPr>
              <w:t>23</w:t>
            </w:r>
          </w:p>
        </w:tc>
        <w:tc>
          <w:tcPr>
            <w:tcW w:w="1079" w:type="pct"/>
            <w:gridSpan w:val="3"/>
            <w:tcBorders>
              <w:top w:val="nil"/>
              <w:left w:val="nil"/>
              <w:bottom w:val="single" w:color="auto" w:sz="4" w:space="0"/>
              <w:right w:val="single" w:color="auto" w:sz="4" w:space="0"/>
            </w:tcBorders>
            <w:shd w:val="clear" w:color="auto" w:fill="auto"/>
            <w:noWrap/>
            <w:vAlign w:val="center"/>
          </w:tcPr>
          <w:p w14:paraId="6CAC0F6D">
            <w:pPr>
              <w:widowControl/>
              <w:spacing w:line="360" w:lineRule="auto"/>
              <w:jc w:val="center"/>
              <w:rPr>
                <w:rFonts w:hint="eastAsia" w:ascii="仿宋" w:hAnsi="仿宋" w:eastAsia="仿宋" w:cs="仿宋"/>
                <w:color w:val="auto"/>
                <w:kern w:val="0"/>
                <w:sz w:val="22"/>
                <w:highlight w:val="none"/>
                <w:lang w:val="en-US" w:eastAsia="zh-CN"/>
              </w:rPr>
            </w:pPr>
            <w:r>
              <w:rPr>
                <w:rFonts w:hint="eastAsia" w:ascii="仿宋" w:hAnsi="仿宋" w:eastAsia="仿宋" w:cs="仿宋"/>
                <w:color w:val="auto"/>
                <w:kern w:val="0"/>
                <w:sz w:val="22"/>
                <w:highlight w:val="none"/>
              </w:rPr>
              <w:t>20</w:t>
            </w:r>
            <w:r>
              <w:rPr>
                <w:rFonts w:hint="eastAsia" w:ascii="仿宋" w:hAnsi="仿宋" w:eastAsia="仿宋" w:cs="仿宋"/>
                <w:color w:val="auto"/>
                <w:kern w:val="0"/>
                <w:sz w:val="22"/>
                <w:highlight w:val="none"/>
                <w:lang w:val="en-US" w:eastAsia="zh-CN"/>
              </w:rPr>
              <w:t>24</w:t>
            </w:r>
          </w:p>
        </w:tc>
        <w:tc>
          <w:tcPr>
            <w:tcW w:w="1079" w:type="pct"/>
            <w:gridSpan w:val="2"/>
            <w:tcBorders>
              <w:top w:val="nil"/>
              <w:left w:val="nil"/>
              <w:bottom w:val="single" w:color="auto" w:sz="4" w:space="0"/>
              <w:right w:val="single" w:color="auto" w:sz="4" w:space="0"/>
            </w:tcBorders>
            <w:shd w:val="clear" w:color="auto" w:fill="auto"/>
            <w:noWrap/>
            <w:vAlign w:val="center"/>
          </w:tcPr>
          <w:p w14:paraId="37AC32C2">
            <w:pPr>
              <w:widowControl/>
              <w:spacing w:line="360" w:lineRule="auto"/>
              <w:jc w:val="center"/>
              <w:rPr>
                <w:rFonts w:hint="eastAsia" w:ascii="仿宋" w:hAnsi="仿宋" w:eastAsia="仿宋" w:cs="仿宋"/>
                <w:color w:val="auto"/>
                <w:kern w:val="0"/>
                <w:sz w:val="22"/>
                <w:highlight w:val="none"/>
                <w:lang w:val="en-US" w:eastAsia="zh-CN"/>
              </w:rPr>
            </w:pPr>
            <w:r>
              <w:rPr>
                <w:rFonts w:hint="eastAsia" w:ascii="仿宋" w:hAnsi="仿宋" w:eastAsia="仿宋" w:cs="仿宋"/>
                <w:color w:val="auto"/>
                <w:kern w:val="0"/>
                <w:sz w:val="22"/>
                <w:highlight w:val="none"/>
              </w:rPr>
              <w:t>20</w:t>
            </w:r>
            <w:r>
              <w:rPr>
                <w:rFonts w:hint="eastAsia" w:ascii="仿宋" w:hAnsi="仿宋" w:eastAsia="仿宋" w:cs="仿宋"/>
                <w:color w:val="auto"/>
                <w:kern w:val="0"/>
                <w:sz w:val="22"/>
                <w:highlight w:val="none"/>
                <w:lang w:val="en-US" w:eastAsia="zh-CN"/>
              </w:rPr>
              <w:t>25</w:t>
            </w:r>
          </w:p>
        </w:tc>
      </w:tr>
      <w:tr w14:paraId="77B2E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196C3216">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4F746A51">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营业收入</w:t>
            </w:r>
          </w:p>
        </w:tc>
        <w:tc>
          <w:tcPr>
            <w:tcW w:w="1079" w:type="pct"/>
            <w:gridSpan w:val="2"/>
            <w:tcBorders>
              <w:top w:val="nil"/>
              <w:left w:val="nil"/>
              <w:bottom w:val="single" w:color="auto" w:sz="4" w:space="0"/>
              <w:right w:val="single" w:color="auto" w:sz="4" w:space="0"/>
            </w:tcBorders>
            <w:shd w:val="clear" w:color="auto" w:fill="auto"/>
            <w:noWrap/>
            <w:vAlign w:val="center"/>
          </w:tcPr>
          <w:p w14:paraId="3E9AA58C">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696B6F35">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18A67A9F">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35DBD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5D910D7D">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49476FDE">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营业成本</w:t>
            </w:r>
          </w:p>
        </w:tc>
        <w:tc>
          <w:tcPr>
            <w:tcW w:w="1079" w:type="pct"/>
            <w:gridSpan w:val="2"/>
            <w:tcBorders>
              <w:top w:val="nil"/>
              <w:left w:val="nil"/>
              <w:bottom w:val="single" w:color="auto" w:sz="4" w:space="0"/>
              <w:right w:val="single" w:color="auto" w:sz="4" w:space="0"/>
            </w:tcBorders>
            <w:shd w:val="clear" w:color="auto" w:fill="auto"/>
            <w:noWrap/>
            <w:vAlign w:val="center"/>
          </w:tcPr>
          <w:p w14:paraId="012B9707">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19443D2A">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726EDAE1">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52C36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3ED2EB57">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37DD8444">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应收账款</w:t>
            </w:r>
          </w:p>
        </w:tc>
        <w:tc>
          <w:tcPr>
            <w:tcW w:w="1079" w:type="pct"/>
            <w:gridSpan w:val="2"/>
            <w:tcBorders>
              <w:top w:val="nil"/>
              <w:left w:val="nil"/>
              <w:bottom w:val="single" w:color="auto" w:sz="4" w:space="0"/>
              <w:right w:val="single" w:color="auto" w:sz="4" w:space="0"/>
            </w:tcBorders>
            <w:shd w:val="clear" w:color="auto" w:fill="auto"/>
            <w:noWrap/>
            <w:vAlign w:val="center"/>
          </w:tcPr>
          <w:p w14:paraId="60F3E768">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20D0924E">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5DE14959">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2EE6B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2F9E942E">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59862A65">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净利润</w:t>
            </w:r>
          </w:p>
        </w:tc>
        <w:tc>
          <w:tcPr>
            <w:tcW w:w="1079" w:type="pct"/>
            <w:gridSpan w:val="2"/>
            <w:tcBorders>
              <w:top w:val="nil"/>
              <w:left w:val="nil"/>
              <w:bottom w:val="single" w:color="auto" w:sz="4" w:space="0"/>
              <w:right w:val="single" w:color="auto" w:sz="4" w:space="0"/>
            </w:tcBorders>
            <w:shd w:val="clear" w:color="auto" w:fill="auto"/>
            <w:noWrap/>
            <w:vAlign w:val="center"/>
          </w:tcPr>
          <w:p w14:paraId="40B7BBE9">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538B3416">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28B70CCA">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49496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1B94A636">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04D6C49F">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资产总计</w:t>
            </w:r>
          </w:p>
        </w:tc>
        <w:tc>
          <w:tcPr>
            <w:tcW w:w="1079" w:type="pct"/>
            <w:gridSpan w:val="2"/>
            <w:tcBorders>
              <w:top w:val="nil"/>
              <w:left w:val="nil"/>
              <w:bottom w:val="single" w:color="auto" w:sz="4" w:space="0"/>
              <w:right w:val="single" w:color="auto" w:sz="4" w:space="0"/>
            </w:tcBorders>
            <w:shd w:val="clear" w:color="auto" w:fill="auto"/>
            <w:noWrap/>
            <w:vAlign w:val="center"/>
          </w:tcPr>
          <w:p w14:paraId="6DC35568">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5F270DE0">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06C34280">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182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2E3DAFC9">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02A23A30">
            <w:pPr>
              <w:widowControl/>
              <w:spacing w:line="360" w:lineRule="auto"/>
              <w:jc w:val="center"/>
              <w:rPr>
                <w:rFonts w:hint="eastAsia" w:ascii="仿宋" w:hAnsi="仿宋" w:eastAsia="仿宋" w:cs="仿宋"/>
                <w:color w:val="000000"/>
                <w:kern w:val="0"/>
                <w:szCs w:val="24"/>
                <w:highlight w:val="none"/>
              </w:rPr>
            </w:pPr>
            <w:r>
              <w:rPr>
                <w:rFonts w:hint="eastAsia" w:ascii="仿宋" w:hAnsi="仿宋" w:eastAsia="仿宋" w:cs="仿宋"/>
                <w:color w:val="000000"/>
                <w:kern w:val="0"/>
                <w:szCs w:val="24"/>
                <w:highlight w:val="none"/>
              </w:rPr>
              <w:t>负债合计</w:t>
            </w:r>
          </w:p>
        </w:tc>
        <w:tc>
          <w:tcPr>
            <w:tcW w:w="1079" w:type="pct"/>
            <w:gridSpan w:val="2"/>
            <w:tcBorders>
              <w:top w:val="nil"/>
              <w:left w:val="nil"/>
              <w:bottom w:val="single" w:color="auto" w:sz="4" w:space="0"/>
              <w:right w:val="single" w:color="auto" w:sz="4" w:space="0"/>
            </w:tcBorders>
            <w:shd w:val="clear" w:color="auto" w:fill="auto"/>
            <w:noWrap/>
            <w:vAlign w:val="center"/>
          </w:tcPr>
          <w:p w14:paraId="336C9F31">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52A5D0FC">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54FC6958">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638C2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768" w:type="pct"/>
            <w:gridSpan w:val="2"/>
            <w:vMerge w:val="continue"/>
            <w:tcBorders>
              <w:top w:val="nil"/>
              <w:left w:val="single" w:color="auto" w:sz="4" w:space="0"/>
              <w:bottom w:val="single" w:color="auto" w:sz="4" w:space="0"/>
              <w:right w:val="single" w:color="auto" w:sz="4" w:space="0"/>
            </w:tcBorders>
            <w:vAlign w:val="center"/>
          </w:tcPr>
          <w:p w14:paraId="3D87BEEA">
            <w:pPr>
              <w:widowControl/>
              <w:spacing w:line="360" w:lineRule="auto"/>
              <w:jc w:val="left"/>
              <w:rPr>
                <w:rFonts w:hint="eastAsia" w:ascii="仿宋" w:hAnsi="仿宋" w:eastAsia="仿宋" w:cs="仿宋"/>
                <w:color w:val="000000"/>
                <w:kern w:val="0"/>
                <w:szCs w:val="24"/>
                <w:highlight w:val="none"/>
              </w:rPr>
            </w:pPr>
          </w:p>
        </w:tc>
        <w:tc>
          <w:tcPr>
            <w:tcW w:w="995" w:type="pct"/>
            <w:gridSpan w:val="2"/>
            <w:tcBorders>
              <w:top w:val="nil"/>
              <w:left w:val="nil"/>
              <w:bottom w:val="single" w:color="auto" w:sz="4" w:space="0"/>
              <w:right w:val="single" w:color="auto" w:sz="4" w:space="0"/>
            </w:tcBorders>
            <w:shd w:val="clear" w:color="000000" w:fill="FFFFFF"/>
            <w:vAlign w:val="center"/>
          </w:tcPr>
          <w:p w14:paraId="2F0F75ED">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经营活动产生的现金流量净额</w:t>
            </w:r>
          </w:p>
        </w:tc>
        <w:tc>
          <w:tcPr>
            <w:tcW w:w="1079" w:type="pct"/>
            <w:gridSpan w:val="2"/>
            <w:tcBorders>
              <w:top w:val="nil"/>
              <w:left w:val="nil"/>
              <w:bottom w:val="single" w:color="auto" w:sz="4" w:space="0"/>
              <w:right w:val="single" w:color="auto" w:sz="4" w:space="0"/>
            </w:tcBorders>
            <w:shd w:val="clear" w:color="auto" w:fill="auto"/>
            <w:noWrap/>
            <w:vAlign w:val="center"/>
          </w:tcPr>
          <w:p w14:paraId="2F70A8A3">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3"/>
            <w:tcBorders>
              <w:top w:val="nil"/>
              <w:left w:val="nil"/>
              <w:bottom w:val="single" w:color="auto" w:sz="4" w:space="0"/>
              <w:right w:val="single" w:color="auto" w:sz="4" w:space="0"/>
            </w:tcBorders>
            <w:shd w:val="clear" w:color="auto" w:fill="auto"/>
            <w:noWrap/>
            <w:vAlign w:val="center"/>
          </w:tcPr>
          <w:p w14:paraId="65272751">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c>
          <w:tcPr>
            <w:tcW w:w="1079" w:type="pct"/>
            <w:gridSpan w:val="2"/>
            <w:tcBorders>
              <w:top w:val="nil"/>
              <w:left w:val="nil"/>
              <w:bottom w:val="single" w:color="auto" w:sz="4" w:space="0"/>
              <w:right w:val="single" w:color="auto" w:sz="4" w:space="0"/>
            </w:tcBorders>
            <w:shd w:val="clear" w:color="auto" w:fill="auto"/>
            <w:noWrap/>
            <w:vAlign w:val="center"/>
          </w:tcPr>
          <w:p w14:paraId="1F819C3A">
            <w:pPr>
              <w:widowControl/>
              <w:spacing w:line="360" w:lineRule="auto"/>
              <w:jc w:val="center"/>
              <w:rPr>
                <w:rFonts w:hint="eastAsia" w:ascii="仿宋" w:hAnsi="仿宋" w:eastAsia="仿宋" w:cs="仿宋"/>
                <w:color w:val="000000"/>
                <w:kern w:val="0"/>
                <w:sz w:val="22"/>
                <w:highlight w:val="none"/>
              </w:rPr>
            </w:pPr>
            <w:r>
              <w:rPr>
                <w:rFonts w:hint="eastAsia" w:ascii="仿宋" w:hAnsi="仿宋" w:eastAsia="仿宋" w:cs="仿宋"/>
                <w:color w:val="000000"/>
                <w:kern w:val="0"/>
                <w:sz w:val="22"/>
                <w:highlight w:val="none"/>
              </w:rPr>
              <w:t>　</w:t>
            </w:r>
          </w:p>
        </w:tc>
      </w:tr>
      <w:tr w14:paraId="0554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restart"/>
            <w:vAlign w:val="center"/>
          </w:tcPr>
          <w:p w14:paraId="4BEBD484">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投标人关联企业情况</w:t>
            </w:r>
          </w:p>
          <w:p w14:paraId="669CBDC4">
            <w:pPr>
              <w:widowControl/>
              <w:adjustRightInd/>
              <w:spacing w:line="360" w:lineRule="auto"/>
              <w:jc w:val="left"/>
              <w:rPr>
                <w:rFonts w:hint="eastAsia" w:ascii="仿宋" w:hAnsi="仿宋" w:eastAsia="仿宋" w:cs="仿宋"/>
                <w:sz w:val="21"/>
                <w:highlight w:val="none"/>
              </w:rPr>
            </w:pPr>
            <w:r>
              <w:rPr>
                <w:rFonts w:hint="eastAsia" w:ascii="仿宋" w:hAnsi="仿宋" w:eastAsia="仿宋" w:cs="仿宋"/>
                <w:sz w:val="21"/>
                <w:highlight w:val="none"/>
              </w:rPr>
              <w:t>（包括但不限于与投 标人法定代表人为同一人 或者存在控股、管理、参股关系的不同单位）</w:t>
            </w:r>
          </w:p>
        </w:tc>
        <w:tc>
          <w:tcPr>
            <w:tcW w:w="1013" w:type="pct"/>
            <w:gridSpan w:val="4"/>
          </w:tcPr>
          <w:p w14:paraId="6360B3FD">
            <w:pPr>
              <w:widowControl/>
              <w:adjustRightInd/>
              <w:spacing w:line="360" w:lineRule="auto"/>
              <w:jc w:val="left"/>
              <w:rPr>
                <w:rFonts w:hint="eastAsia" w:ascii="仿宋" w:hAnsi="仿宋" w:eastAsia="仿宋" w:cs="仿宋"/>
                <w:color w:val="FF0000"/>
                <w:highlight w:val="none"/>
              </w:rPr>
            </w:pPr>
            <w:r>
              <w:rPr>
                <w:rFonts w:hint="eastAsia" w:ascii="仿宋" w:hAnsi="仿宋" w:eastAsia="仿宋" w:cs="仿宋"/>
                <w:highlight w:val="none"/>
              </w:rPr>
              <w:t>序号</w:t>
            </w:r>
          </w:p>
        </w:tc>
        <w:tc>
          <w:tcPr>
            <w:tcW w:w="1616" w:type="pct"/>
            <w:gridSpan w:val="3"/>
          </w:tcPr>
          <w:p w14:paraId="558CC2B5">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单位名称</w:t>
            </w:r>
          </w:p>
        </w:tc>
        <w:tc>
          <w:tcPr>
            <w:tcW w:w="1616" w:type="pct"/>
            <w:gridSpan w:val="3"/>
          </w:tcPr>
          <w:p w14:paraId="108C1CD7">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相互关系</w:t>
            </w:r>
          </w:p>
        </w:tc>
      </w:tr>
      <w:tr w14:paraId="4EBB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continue"/>
            <w:vAlign w:val="center"/>
          </w:tcPr>
          <w:p w14:paraId="65BCC3AB">
            <w:pPr>
              <w:widowControl/>
              <w:adjustRightInd/>
              <w:spacing w:line="360" w:lineRule="auto"/>
              <w:jc w:val="left"/>
              <w:rPr>
                <w:rFonts w:hint="eastAsia" w:ascii="仿宋" w:hAnsi="仿宋" w:eastAsia="仿宋" w:cs="仿宋"/>
                <w:highlight w:val="none"/>
              </w:rPr>
            </w:pPr>
          </w:p>
        </w:tc>
        <w:tc>
          <w:tcPr>
            <w:tcW w:w="1013" w:type="pct"/>
            <w:gridSpan w:val="4"/>
          </w:tcPr>
          <w:p w14:paraId="73A07693">
            <w:pPr>
              <w:widowControl/>
              <w:adjustRightInd/>
              <w:spacing w:line="360" w:lineRule="auto"/>
              <w:jc w:val="left"/>
              <w:rPr>
                <w:rFonts w:hint="eastAsia" w:ascii="仿宋" w:hAnsi="仿宋" w:eastAsia="仿宋" w:cs="仿宋"/>
                <w:color w:val="FF0000"/>
                <w:highlight w:val="none"/>
              </w:rPr>
            </w:pPr>
          </w:p>
        </w:tc>
        <w:tc>
          <w:tcPr>
            <w:tcW w:w="1616" w:type="pct"/>
            <w:gridSpan w:val="3"/>
          </w:tcPr>
          <w:p w14:paraId="3CE5103C">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【如不存在与投标人单位负责人同一人或者与直接控股、管理、参股关系的供应商，可在此处填写“无”】</w:t>
            </w:r>
          </w:p>
        </w:tc>
        <w:tc>
          <w:tcPr>
            <w:tcW w:w="1616" w:type="pct"/>
            <w:gridSpan w:val="3"/>
          </w:tcPr>
          <w:p w14:paraId="70BF8A30">
            <w:pPr>
              <w:widowControl/>
              <w:adjustRightInd/>
              <w:spacing w:line="360" w:lineRule="auto"/>
              <w:jc w:val="left"/>
              <w:rPr>
                <w:rFonts w:hint="eastAsia" w:ascii="仿宋" w:hAnsi="仿宋" w:eastAsia="仿宋" w:cs="仿宋"/>
                <w:highlight w:val="none"/>
              </w:rPr>
            </w:pPr>
            <w:r>
              <w:rPr>
                <w:rFonts w:hint="eastAsia" w:ascii="仿宋" w:hAnsi="仿宋" w:eastAsia="仿宋" w:cs="仿宋"/>
                <w:highlight w:val="none"/>
              </w:rPr>
              <w:t>【请填写：同一法定代表人、同一负责人、控股我方、管理我方、参股我方、由我方控股、由我方管理或由我方参股】</w:t>
            </w:r>
          </w:p>
        </w:tc>
      </w:tr>
      <w:tr w14:paraId="1957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continue"/>
            <w:vAlign w:val="center"/>
          </w:tcPr>
          <w:p w14:paraId="668B437A">
            <w:pPr>
              <w:widowControl/>
              <w:adjustRightInd/>
              <w:spacing w:line="360" w:lineRule="auto"/>
              <w:jc w:val="left"/>
              <w:rPr>
                <w:rFonts w:hint="eastAsia" w:ascii="仿宋" w:hAnsi="仿宋" w:eastAsia="仿宋" w:cs="仿宋"/>
                <w:highlight w:val="none"/>
              </w:rPr>
            </w:pPr>
          </w:p>
        </w:tc>
        <w:tc>
          <w:tcPr>
            <w:tcW w:w="1013" w:type="pct"/>
            <w:gridSpan w:val="4"/>
          </w:tcPr>
          <w:p w14:paraId="220201F5">
            <w:pPr>
              <w:widowControl/>
              <w:adjustRightInd/>
              <w:spacing w:line="360" w:lineRule="auto"/>
              <w:jc w:val="left"/>
              <w:rPr>
                <w:rFonts w:hint="eastAsia" w:ascii="仿宋" w:hAnsi="仿宋" w:eastAsia="仿宋" w:cs="仿宋"/>
                <w:color w:val="FF0000"/>
                <w:highlight w:val="none"/>
              </w:rPr>
            </w:pPr>
          </w:p>
        </w:tc>
        <w:tc>
          <w:tcPr>
            <w:tcW w:w="1616" w:type="pct"/>
            <w:gridSpan w:val="3"/>
            <w:vAlign w:val="center"/>
          </w:tcPr>
          <w:p w14:paraId="73266A4A">
            <w:pPr>
              <w:widowControl/>
              <w:adjustRightInd/>
              <w:spacing w:line="360" w:lineRule="auto"/>
              <w:jc w:val="left"/>
              <w:rPr>
                <w:rFonts w:hint="eastAsia" w:ascii="仿宋" w:hAnsi="仿宋" w:eastAsia="仿宋" w:cs="仿宋"/>
                <w:highlight w:val="none"/>
              </w:rPr>
            </w:pPr>
          </w:p>
        </w:tc>
        <w:tc>
          <w:tcPr>
            <w:tcW w:w="1616" w:type="pct"/>
            <w:gridSpan w:val="3"/>
            <w:vAlign w:val="center"/>
          </w:tcPr>
          <w:p w14:paraId="645CB412">
            <w:pPr>
              <w:widowControl/>
              <w:adjustRightInd/>
              <w:spacing w:line="360" w:lineRule="auto"/>
              <w:jc w:val="left"/>
              <w:rPr>
                <w:rFonts w:hint="eastAsia" w:ascii="仿宋" w:hAnsi="仿宋" w:eastAsia="仿宋" w:cs="仿宋"/>
                <w:highlight w:val="none"/>
              </w:rPr>
            </w:pPr>
          </w:p>
        </w:tc>
      </w:tr>
      <w:tr w14:paraId="2969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continue"/>
            <w:vAlign w:val="center"/>
          </w:tcPr>
          <w:p w14:paraId="5CC3FF79">
            <w:pPr>
              <w:widowControl/>
              <w:adjustRightInd/>
              <w:spacing w:line="360" w:lineRule="auto"/>
              <w:jc w:val="left"/>
              <w:rPr>
                <w:rFonts w:hint="eastAsia" w:ascii="仿宋" w:hAnsi="仿宋" w:eastAsia="仿宋" w:cs="仿宋"/>
                <w:highlight w:val="none"/>
              </w:rPr>
            </w:pPr>
          </w:p>
        </w:tc>
        <w:tc>
          <w:tcPr>
            <w:tcW w:w="1013" w:type="pct"/>
            <w:gridSpan w:val="4"/>
          </w:tcPr>
          <w:p w14:paraId="520F9865">
            <w:pPr>
              <w:widowControl/>
              <w:adjustRightInd/>
              <w:spacing w:line="360" w:lineRule="auto"/>
              <w:jc w:val="left"/>
              <w:rPr>
                <w:rFonts w:hint="eastAsia" w:ascii="仿宋" w:hAnsi="仿宋" w:eastAsia="仿宋" w:cs="仿宋"/>
                <w:color w:val="FF0000"/>
                <w:highlight w:val="none"/>
              </w:rPr>
            </w:pPr>
          </w:p>
        </w:tc>
        <w:tc>
          <w:tcPr>
            <w:tcW w:w="1616" w:type="pct"/>
            <w:gridSpan w:val="3"/>
            <w:vAlign w:val="center"/>
          </w:tcPr>
          <w:p w14:paraId="1D934688">
            <w:pPr>
              <w:widowControl/>
              <w:adjustRightInd/>
              <w:spacing w:line="360" w:lineRule="auto"/>
              <w:jc w:val="left"/>
              <w:rPr>
                <w:rFonts w:hint="eastAsia" w:ascii="仿宋" w:hAnsi="仿宋" w:eastAsia="仿宋" w:cs="仿宋"/>
                <w:highlight w:val="none"/>
              </w:rPr>
            </w:pPr>
          </w:p>
        </w:tc>
        <w:tc>
          <w:tcPr>
            <w:tcW w:w="1616" w:type="pct"/>
            <w:gridSpan w:val="3"/>
            <w:vAlign w:val="center"/>
          </w:tcPr>
          <w:p w14:paraId="1378C962">
            <w:pPr>
              <w:widowControl/>
              <w:adjustRightInd/>
              <w:spacing w:line="360" w:lineRule="auto"/>
              <w:jc w:val="left"/>
              <w:rPr>
                <w:rFonts w:hint="eastAsia" w:ascii="仿宋" w:hAnsi="仿宋" w:eastAsia="仿宋" w:cs="仿宋"/>
                <w:highlight w:val="none"/>
              </w:rPr>
            </w:pPr>
          </w:p>
        </w:tc>
      </w:tr>
      <w:tr w14:paraId="5026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continue"/>
            <w:vAlign w:val="center"/>
          </w:tcPr>
          <w:p w14:paraId="4D13515C">
            <w:pPr>
              <w:widowControl/>
              <w:adjustRightInd/>
              <w:spacing w:line="360" w:lineRule="auto"/>
              <w:jc w:val="left"/>
              <w:rPr>
                <w:rFonts w:hint="eastAsia" w:ascii="仿宋" w:hAnsi="仿宋" w:eastAsia="仿宋" w:cs="仿宋"/>
                <w:highlight w:val="none"/>
              </w:rPr>
            </w:pPr>
          </w:p>
        </w:tc>
        <w:tc>
          <w:tcPr>
            <w:tcW w:w="1013" w:type="pct"/>
            <w:gridSpan w:val="4"/>
          </w:tcPr>
          <w:p w14:paraId="4CF96F48">
            <w:pPr>
              <w:widowControl/>
              <w:adjustRightInd/>
              <w:spacing w:line="360" w:lineRule="auto"/>
              <w:jc w:val="left"/>
              <w:rPr>
                <w:rFonts w:hint="eastAsia" w:ascii="仿宋" w:hAnsi="仿宋" w:eastAsia="仿宋" w:cs="仿宋"/>
                <w:color w:val="FF0000"/>
                <w:highlight w:val="none"/>
              </w:rPr>
            </w:pPr>
          </w:p>
        </w:tc>
        <w:tc>
          <w:tcPr>
            <w:tcW w:w="1616" w:type="pct"/>
            <w:gridSpan w:val="3"/>
            <w:vAlign w:val="center"/>
          </w:tcPr>
          <w:p w14:paraId="5A5A40DB">
            <w:pPr>
              <w:widowControl/>
              <w:adjustRightInd/>
              <w:spacing w:line="360" w:lineRule="auto"/>
              <w:jc w:val="left"/>
              <w:rPr>
                <w:rFonts w:hint="eastAsia" w:ascii="仿宋" w:hAnsi="仿宋" w:eastAsia="仿宋" w:cs="仿宋"/>
                <w:highlight w:val="none"/>
              </w:rPr>
            </w:pPr>
          </w:p>
        </w:tc>
        <w:tc>
          <w:tcPr>
            <w:tcW w:w="1616" w:type="pct"/>
            <w:gridSpan w:val="3"/>
            <w:vAlign w:val="center"/>
          </w:tcPr>
          <w:p w14:paraId="6EF8AAED">
            <w:pPr>
              <w:widowControl/>
              <w:adjustRightInd/>
              <w:spacing w:line="360" w:lineRule="auto"/>
              <w:jc w:val="left"/>
              <w:rPr>
                <w:rFonts w:hint="eastAsia" w:ascii="仿宋" w:hAnsi="仿宋" w:eastAsia="仿宋" w:cs="仿宋"/>
                <w:highlight w:val="none"/>
              </w:rPr>
            </w:pPr>
          </w:p>
        </w:tc>
      </w:tr>
      <w:tr w14:paraId="49C4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55" w:type="pct"/>
            <w:vMerge w:val="continue"/>
            <w:vAlign w:val="center"/>
          </w:tcPr>
          <w:p w14:paraId="51585680">
            <w:pPr>
              <w:widowControl/>
              <w:adjustRightInd/>
              <w:spacing w:line="360" w:lineRule="auto"/>
              <w:jc w:val="left"/>
              <w:rPr>
                <w:rFonts w:hint="eastAsia" w:ascii="仿宋" w:hAnsi="仿宋" w:eastAsia="仿宋" w:cs="仿宋"/>
                <w:highlight w:val="none"/>
              </w:rPr>
            </w:pPr>
          </w:p>
        </w:tc>
        <w:tc>
          <w:tcPr>
            <w:tcW w:w="1013" w:type="pct"/>
            <w:gridSpan w:val="4"/>
          </w:tcPr>
          <w:p w14:paraId="125B136C">
            <w:pPr>
              <w:widowControl/>
              <w:adjustRightInd/>
              <w:spacing w:line="360" w:lineRule="auto"/>
              <w:jc w:val="left"/>
              <w:rPr>
                <w:rFonts w:hint="eastAsia" w:ascii="仿宋" w:hAnsi="仿宋" w:eastAsia="仿宋" w:cs="仿宋"/>
                <w:color w:val="FF0000"/>
                <w:highlight w:val="none"/>
              </w:rPr>
            </w:pPr>
          </w:p>
        </w:tc>
        <w:tc>
          <w:tcPr>
            <w:tcW w:w="1616" w:type="pct"/>
            <w:gridSpan w:val="3"/>
            <w:vAlign w:val="center"/>
          </w:tcPr>
          <w:p w14:paraId="728771A0">
            <w:pPr>
              <w:widowControl/>
              <w:adjustRightInd/>
              <w:spacing w:line="360" w:lineRule="auto"/>
              <w:jc w:val="left"/>
              <w:rPr>
                <w:rFonts w:hint="eastAsia" w:ascii="仿宋" w:hAnsi="仿宋" w:eastAsia="仿宋" w:cs="仿宋"/>
                <w:highlight w:val="none"/>
              </w:rPr>
            </w:pPr>
          </w:p>
        </w:tc>
        <w:tc>
          <w:tcPr>
            <w:tcW w:w="1616" w:type="pct"/>
            <w:gridSpan w:val="3"/>
            <w:vAlign w:val="center"/>
          </w:tcPr>
          <w:p w14:paraId="76032CDD">
            <w:pPr>
              <w:widowControl/>
              <w:adjustRightInd/>
              <w:spacing w:line="360" w:lineRule="auto"/>
              <w:jc w:val="left"/>
              <w:rPr>
                <w:rFonts w:hint="eastAsia" w:ascii="仿宋" w:hAnsi="仿宋" w:eastAsia="仿宋" w:cs="仿宋"/>
                <w:highlight w:val="none"/>
              </w:rPr>
            </w:pPr>
          </w:p>
        </w:tc>
      </w:tr>
    </w:tbl>
    <w:p w14:paraId="1596261A">
      <w:pPr>
        <w:spacing w:line="360" w:lineRule="auto"/>
        <w:rPr>
          <w:rFonts w:hint="eastAsia" w:ascii="仿宋" w:hAnsi="仿宋" w:eastAsia="仿宋" w:cs="仿宋"/>
          <w:highlight w:val="none"/>
        </w:rPr>
      </w:pPr>
    </w:p>
    <w:p w14:paraId="586F719C">
      <w:pPr>
        <w:spacing w:line="360" w:lineRule="auto"/>
        <w:rPr>
          <w:rFonts w:hint="eastAsia" w:ascii="仿宋" w:hAnsi="仿宋" w:eastAsia="仿宋" w:cs="仿宋"/>
          <w:highlight w:val="non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r>
        <w:rPr>
          <w:rFonts w:hint="eastAsia" w:ascii="仿宋" w:hAnsi="仿宋" w:eastAsia="仿宋" w:cs="仿宋"/>
          <w:highlight w:val="none"/>
        </w:rPr>
        <w:t>_</w:t>
      </w:r>
    </w:p>
    <w:p w14:paraId="3BE486F9">
      <w:pPr>
        <w:spacing w:line="360" w:lineRule="auto"/>
        <w:rPr>
          <w:rFonts w:hint="eastAsia" w:ascii="仿宋" w:hAnsi="仿宋" w:eastAsia="仿宋" w:cs="仿宋"/>
          <w:highlight w:val="none"/>
        </w:rPr>
      </w:pPr>
    </w:p>
    <w:p w14:paraId="7907BA96">
      <w:pPr>
        <w:spacing w:line="360" w:lineRule="auto"/>
        <w:rPr>
          <w:rFonts w:hint="eastAsia" w:ascii="仿宋" w:hAnsi="仿宋" w:eastAsia="仿宋" w:cs="仿宋"/>
          <w:highlight w:val="none"/>
        </w:rPr>
      </w:pPr>
      <w:r>
        <w:rPr>
          <w:rFonts w:hint="eastAsia" w:ascii="仿宋" w:hAnsi="仿宋" w:eastAsia="仿宋" w:cs="仿宋"/>
          <w:highlight w:val="none"/>
        </w:rPr>
        <w:t>注：</w:t>
      </w:r>
    </w:p>
    <w:p w14:paraId="1C68D9A9">
      <w:pPr>
        <w:spacing w:line="360" w:lineRule="auto"/>
        <w:rPr>
          <w:rFonts w:hint="eastAsia" w:ascii="仿宋" w:hAnsi="仿宋" w:eastAsia="仿宋" w:cs="仿宋"/>
          <w:highlight w:val="none"/>
        </w:rPr>
      </w:pPr>
      <w:r>
        <w:rPr>
          <w:rFonts w:hint="eastAsia" w:ascii="仿宋" w:hAnsi="仿宋" w:eastAsia="仿宋" w:cs="仿宋"/>
          <w:highlight w:val="none"/>
        </w:rPr>
        <w:t>1 在填写单位概况中的“企业资产”和“企业财务状况”时，如果投标人不适用企业会计制度或会计准则导致无法填写的，则可不填写，空白即可。</w:t>
      </w:r>
    </w:p>
    <w:p w14:paraId="21E9C389">
      <w:pPr>
        <w:spacing w:line="360" w:lineRule="auto"/>
        <w:rPr>
          <w:rFonts w:hint="eastAsia" w:ascii="仿宋" w:hAnsi="仿宋" w:eastAsia="仿宋" w:cs="仿宋"/>
          <w:highlight w:val="none"/>
        </w:rPr>
      </w:pPr>
      <w:r>
        <w:rPr>
          <w:rFonts w:hint="eastAsia" w:ascii="仿宋" w:hAnsi="仿宋" w:eastAsia="仿宋" w:cs="仿宋"/>
          <w:highlight w:val="none"/>
        </w:rPr>
        <w:t>2、在填写“资质证书”时，仅填写资质证书名称即可。</w:t>
      </w:r>
    </w:p>
    <w:p w14:paraId="3FDE5C0C">
      <w:pPr>
        <w:spacing w:before="25" w:after="25" w:line="360" w:lineRule="auto"/>
        <w:rPr>
          <w:rFonts w:hint="eastAsia" w:ascii="仿宋" w:hAnsi="仿宋" w:eastAsia="仿宋" w:cs="仿宋"/>
          <w:i w:val="0"/>
          <w:iCs w:val="0"/>
          <w:color w:val="auto"/>
          <w:sz w:val="24"/>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48E007E4">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i w:val="0"/>
          <w:iCs w:val="0"/>
          <w:color w:val="auto"/>
          <w:sz w:val="24"/>
          <w:highlight w:val="none"/>
          <w:lang w:eastAsia="zh-CN"/>
        </w:rPr>
      </w:pPr>
      <w:bookmarkStart w:id="153" w:name="_Toc395183266"/>
      <w:bookmarkStart w:id="154" w:name="_Toc395170637"/>
      <w:r>
        <w:rPr>
          <w:rFonts w:hint="eastAsia" w:ascii="仿宋" w:hAnsi="仿宋" w:eastAsia="仿宋" w:cs="仿宋"/>
          <w:i w:val="0"/>
          <w:iCs w:val="0"/>
          <w:color w:val="auto"/>
          <w:sz w:val="24"/>
          <w:highlight w:val="none"/>
        </w:rPr>
        <w:t>附件</w:t>
      </w:r>
      <w:r>
        <w:rPr>
          <w:rFonts w:hint="eastAsia" w:ascii="仿宋" w:hAnsi="仿宋" w:eastAsia="仿宋" w:cs="仿宋"/>
          <w:i w:val="0"/>
          <w:iCs w:val="0"/>
          <w:color w:val="auto"/>
          <w:sz w:val="24"/>
          <w:highlight w:val="none"/>
          <w:lang w:val="en-US" w:eastAsia="zh-CN"/>
        </w:rPr>
        <w:t>10</w:t>
      </w:r>
      <w:r>
        <w:rPr>
          <w:rFonts w:hint="eastAsia" w:ascii="仿宋" w:hAnsi="仿宋" w:eastAsia="仿宋" w:cs="仿宋"/>
          <w:i w:val="0"/>
          <w:iCs w:val="0"/>
          <w:color w:val="auto"/>
          <w:sz w:val="24"/>
          <w:highlight w:val="none"/>
        </w:rPr>
        <w:t xml:space="preserve"> </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i w:val="0"/>
          <w:iCs w:val="0"/>
          <w:color w:val="auto"/>
          <w:sz w:val="24"/>
          <w:highlight w:val="none"/>
        </w:rPr>
        <w:t>投标人拟参加本项目的项目经理及主要人员介绍和对应资质证明</w:t>
      </w:r>
      <w:bookmarkEnd w:id="153"/>
      <w:bookmarkEnd w:id="154"/>
      <w:r>
        <w:rPr>
          <w:rFonts w:hint="eastAsia" w:ascii="仿宋" w:hAnsi="仿宋" w:eastAsia="仿宋" w:cs="仿宋"/>
          <w:i w:val="0"/>
          <w:iCs w:val="0"/>
          <w:color w:val="auto"/>
          <w:sz w:val="24"/>
          <w:highlight w:val="none"/>
          <w:lang w:eastAsia="zh-CN"/>
        </w:rPr>
        <w:t>（</w:t>
      </w:r>
      <w:r>
        <w:rPr>
          <w:rFonts w:hint="eastAsia" w:ascii="仿宋" w:hAnsi="仿宋" w:eastAsia="仿宋" w:cs="仿宋"/>
          <w:i w:val="0"/>
          <w:iCs w:val="0"/>
          <w:color w:val="auto"/>
          <w:sz w:val="24"/>
          <w:highlight w:val="none"/>
          <w:lang w:val="en-US" w:eastAsia="zh-CN"/>
        </w:rPr>
        <w:t>建议格式</w:t>
      </w:r>
      <w:r>
        <w:rPr>
          <w:rFonts w:hint="eastAsia" w:ascii="仿宋" w:hAnsi="仿宋" w:eastAsia="仿宋" w:cs="仿宋"/>
          <w:i w:val="0"/>
          <w:iCs w:val="0"/>
          <w:color w:val="auto"/>
          <w:sz w:val="24"/>
          <w:highlight w:val="none"/>
          <w:lang w:eastAsia="zh-CN"/>
        </w:rPr>
        <w:t>）</w:t>
      </w:r>
    </w:p>
    <w:tbl>
      <w:tblPr>
        <w:tblStyle w:val="30"/>
        <w:tblW w:w="163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1"/>
        <w:gridCol w:w="720"/>
        <w:gridCol w:w="1275"/>
        <w:gridCol w:w="1278"/>
        <w:gridCol w:w="1527"/>
        <w:gridCol w:w="795"/>
        <w:gridCol w:w="2070"/>
        <w:gridCol w:w="1200"/>
        <w:gridCol w:w="1875"/>
        <w:gridCol w:w="1786"/>
        <w:gridCol w:w="1998"/>
        <w:gridCol w:w="1044"/>
      </w:tblGrid>
      <w:tr w14:paraId="18D7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1674C7D3">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序号</w:t>
            </w:r>
          </w:p>
        </w:tc>
        <w:tc>
          <w:tcPr>
            <w:tcW w:w="720" w:type="dxa"/>
            <w:tcBorders>
              <w:tl2br w:val="nil"/>
              <w:tr2bl w:val="nil"/>
            </w:tcBorders>
            <w:vAlign w:val="center"/>
          </w:tcPr>
          <w:p w14:paraId="7C1D1FD7">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姓名</w:t>
            </w:r>
          </w:p>
        </w:tc>
        <w:tc>
          <w:tcPr>
            <w:tcW w:w="1275" w:type="dxa"/>
            <w:tcBorders>
              <w:tl2br w:val="nil"/>
              <w:tr2bl w:val="nil"/>
            </w:tcBorders>
            <w:vAlign w:val="center"/>
          </w:tcPr>
          <w:p w14:paraId="7CE9959F">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rPr>
              <w:t>工作年限</w:t>
            </w:r>
          </w:p>
        </w:tc>
        <w:tc>
          <w:tcPr>
            <w:tcW w:w="1278" w:type="dxa"/>
            <w:tcBorders>
              <w:tl2br w:val="nil"/>
              <w:tr2bl w:val="nil"/>
            </w:tcBorders>
            <w:vAlign w:val="center"/>
          </w:tcPr>
          <w:p w14:paraId="2A6774E5">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rPr>
              <w:t>本项目拟职务</w:t>
            </w:r>
          </w:p>
        </w:tc>
        <w:tc>
          <w:tcPr>
            <w:tcW w:w="1527" w:type="dxa"/>
            <w:tcBorders>
              <w:tl2br w:val="nil"/>
              <w:tr2bl w:val="nil"/>
            </w:tcBorders>
            <w:vAlign w:val="center"/>
          </w:tcPr>
          <w:p w14:paraId="36D3CB98">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rPr>
              <w:t>职称、证书</w:t>
            </w:r>
          </w:p>
        </w:tc>
        <w:tc>
          <w:tcPr>
            <w:tcW w:w="795" w:type="dxa"/>
            <w:tcBorders>
              <w:tl2br w:val="nil"/>
              <w:tr2bl w:val="nil"/>
            </w:tcBorders>
            <w:vAlign w:val="center"/>
          </w:tcPr>
          <w:p w14:paraId="66A7F148">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rPr>
              <w:t>学历</w:t>
            </w:r>
          </w:p>
        </w:tc>
        <w:tc>
          <w:tcPr>
            <w:tcW w:w="2070" w:type="dxa"/>
            <w:tcBorders>
              <w:tl2br w:val="nil"/>
              <w:tr2bl w:val="nil"/>
            </w:tcBorders>
            <w:vAlign w:val="center"/>
          </w:tcPr>
          <w:p w14:paraId="182A6D92">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lang w:val="en-US" w:eastAsia="zh-CN"/>
              </w:rPr>
              <w:t>本项目</w:t>
            </w:r>
            <w:r>
              <w:rPr>
                <w:rFonts w:hint="eastAsia" w:ascii="仿宋" w:hAnsi="仿宋" w:eastAsia="仿宋" w:cs="仿宋"/>
                <w:b/>
                <w:i w:val="0"/>
                <w:iCs w:val="0"/>
                <w:color w:val="auto"/>
                <w:sz w:val="24"/>
                <w:szCs w:val="24"/>
                <w:highlight w:val="none"/>
              </w:rPr>
              <w:t>参与阶段</w:t>
            </w:r>
          </w:p>
        </w:tc>
        <w:tc>
          <w:tcPr>
            <w:tcW w:w="1200" w:type="dxa"/>
            <w:tcBorders>
              <w:tl2br w:val="nil"/>
              <w:tr2bl w:val="nil"/>
            </w:tcBorders>
            <w:vAlign w:val="center"/>
          </w:tcPr>
          <w:p w14:paraId="5F2ECDB3">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rPr>
              <w:t>参与时间（人天）</w:t>
            </w:r>
          </w:p>
        </w:tc>
        <w:tc>
          <w:tcPr>
            <w:tcW w:w="1875" w:type="dxa"/>
            <w:tcBorders>
              <w:tl2br w:val="nil"/>
              <w:tr2bl w:val="nil"/>
            </w:tcBorders>
            <w:vAlign w:val="center"/>
          </w:tcPr>
          <w:p w14:paraId="6D179BE8">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sz w:val="24"/>
                <w:szCs w:val="24"/>
                <w:highlight w:val="none"/>
                <w:lang w:val="en-US" w:eastAsia="zh-CN"/>
              </w:rPr>
              <w:t>本项目</w:t>
            </w:r>
            <w:r>
              <w:rPr>
                <w:rFonts w:hint="eastAsia" w:ascii="仿宋" w:hAnsi="仿宋" w:eastAsia="仿宋" w:cs="仿宋"/>
                <w:b/>
                <w:i w:val="0"/>
                <w:iCs w:val="0"/>
                <w:color w:val="auto"/>
                <w:sz w:val="24"/>
                <w:szCs w:val="24"/>
                <w:highlight w:val="none"/>
              </w:rPr>
              <w:t>从事的工作内容</w:t>
            </w:r>
          </w:p>
        </w:tc>
        <w:tc>
          <w:tcPr>
            <w:tcW w:w="1786" w:type="dxa"/>
            <w:tcBorders>
              <w:tl2br w:val="nil"/>
              <w:tr2bl w:val="nil"/>
            </w:tcBorders>
            <w:vAlign w:val="center"/>
          </w:tcPr>
          <w:p w14:paraId="1D18CD0E">
            <w:pPr>
              <w:widowControl/>
              <w:snapToGrid w:val="0"/>
              <w:spacing w:before="100" w:beforeAutospacing="1" w:after="100" w:afterAutospacing="1" w:line="360" w:lineRule="auto"/>
              <w:jc w:val="center"/>
              <w:rPr>
                <w:rFonts w:hint="eastAsia" w:ascii="仿宋" w:hAnsi="仿宋" w:eastAsia="仿宋" w:cs="仿宋"/>
                <w:b/>
                <w:i w:val="0"/>
                <w:iCs w:val="0"/>
                <w:color w:val="auto"/>
                <w:kern w:val="2"/>
                <w:sz w:val="24"/>
                <w:szCs w:val="24"/>
                <w:highlight w:val="none"/>
                <w:lang w:val="en-US" w:eastAsia="zh-CN" w:bidi="ar-SA"/>
              </w:rPr>
            </w:pPr>
            <w:r>
              <w:rPr>
                <w:rFonts w:hint="eastAsia" w:ascii="仿宋" w:hAnsi="仿宋" w:eastAsia="仿宋" w:cs="仿宋"/>
                <w:b/>
                <w:i w:val="0"/>
                <w:iCs w:val="0"/>
                <w:color w:val="auto"/>
                <w:kern w:val="2"/>
                <w:sz w:val="24"/>
                <w:szCs w:val="24"/>
                <w:highlight w:val="none"/>
                <w:lang w:val="en-US" w:eastAsia="zh-CN" w:bidi="ar-SA"/>
              </w:rPr>
              <w:t>手机号</w:t>
            </w:r>
          </w:p>
        </w:tc>
        <w:tc>
          <w:tcPr>
            <w:tcW w:w="1998" w:type="dxa"/>
            <w:tcBorders>
              <w:tl2br w:val="nil"/>
              <w:tr2bl w:val="nil"/>
            </w:tcBorders>
            <w:vAlign w:val="center"/>
          </w:tcPr>
          <w:p w14:paraId="6EAEB630">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电子邮箱</w:t>
            </w:r>
          </w:p>
        </w:tc>
        <w:tc>
          <w:tcPr>
            <w:tcW w:w="1044" w:type="dxa"/>
            <w:tcBorders>
              <w:tl2br w:val="nil"/>
              <w:tr2bl w:val="nil"/>
            </w:tcBorders>
            <w:vAlign w:val="center"/>
          </w:tcPr>
          <w:p w14:paraId="2DB65810">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备注</w:t>
            </w:r>
          </w:p>
        </w:tc>
      </w:tr>
      <w:tr w14:paraId="379D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010F6677">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1</w:t>
            </w:r>
          </w:p>
        </w:tc>
        <w:tc>
          <w:tcPr>
            <w:tcW w:w="720" w:type="dxa"/>
            <w:tcBorders>
              <w:tl2br w:val="nil"/>
              <w:tr2bl w:val="nil"/>
            </w:tcBorders>
            <w:vAlign w:val="top"/>
          </w:tcPr>
          <w:p w14:paraId="64B8EB11">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13E91C62">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4A39A211">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55CAA5E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4F583979">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7E2D0A1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7FB63798">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16CB652E">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73A785F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4B210109">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7FCFCCD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443D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3C9C186E">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2</w:t>
            </w:r>
          </w:p>
        </w:tc>
        <w:tc>
          <w:tcPr>
            <w:tcW w:w="720" w:type="dxa"/>
            <w:tcBorders>
              <w:tl2br w:val="nil"/>
              <w:tr2bl w:val="nil"/>
            </w:tcBorders>
            <w:vAlign w:val="top"/>
          </w:tcPr>
          <w:p w14:paraId="36FB567A">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512F8AA8">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0CFED7E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23081B8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5FAAF1D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6F4A2445">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648EA48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7B7B41D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7093ECE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6930D30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363F778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5D59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26D148A5">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3</w:t>
            </w:r>
          </w:p>
        </w:tc>
        <w:tc>
          <w:tcPr>
            <w:tcW w:w="720" w:type="dxa"/>
            <w:tcBorders>
              <w:tl2br w:val="nil"/>
              <w:tr2bl w:val="nil"/>
            </w:tcBorders>
            <w:vAlign w:val="top"/>
          </w:tcPr>
          <w:p w14:paraId="43CB87A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7E21BCE4">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61F681BE">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365F7C25">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5A0DEB3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1EF8C73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30959165">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537D6FB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2094A5DB">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5041EB49">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1E0C9251">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0968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6603D99D">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4</w:t>
            </w:r>
          </w:p>
        </w:tc>
        <w:tc>
          <w:tcPr>
            <w:tcW w:w="720" w:type="dxa"/>
            <w:tcBorders>
              <w:tl2br w:val="nil"/>
              <w:tr2bl w:val="nil"/>
            </w:tcBorders>
            <w:vAlign w:val="top"/>
          </w:tcPr>
          <w:p w14:paraId="1B0F64A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7B79701C">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38E4A1DF">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7499562C">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6B14329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13B5A83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790AB5CA">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6D145F9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07033472">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17649D5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5CF9165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29AC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center"/>
          </w:tcPr>
          <w:p w14:paraId="254C2388">
            <w:pPr>
              <w:widowControl/>
              <w:snapToGrid w:val="0"/>
              <w:spacing w:before="100" w:beforeAutospacing="1" w:after="100" w:afterAutospacing="1"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w:t>
            </w:r>
          </w:p>
        </w:tc>
        <w:tc>
          <w:tcPr>
            <w:tcW w:w="720" w:type="dxa"/>
            <w:tcBorders>
              <w:tl2br w:val="nil"/>
              <w:tr2bl w:val="nil"/>
            </w:tcBorders>
            <w:vAlign w:val="top"/>
          </w:tcPr>
          <w:p w14:paraId="49B5D1A2">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246492D2">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0FFDAF7E">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6D67886C">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39BC91A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24496AFC">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37679D05">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6728F80F">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6CA223B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2CFF0C64">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7FE91BEC">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77F1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top"/>
          </w:tcPr>
          <w:p w14:paraId="023E991E">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20" w:type="dxa"/>
            <w:tcBorders>
              <w:tl2br w:val="nil"/>
              <w:tr2bl w:val="nil"/>
            </w:tcBorders>
            <w:vAlign w:val="top"/>
          </w:tcPr>
          <w:p w14:paraId="654564B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5F61D35A">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046C719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57DCB598">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33F4ED2E">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57AE54C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6EE7F4A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3C176202">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65212AE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4006C517">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2975D47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r w14:paraId="1347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tcBorders>
              <w:tl2br w:val="nil"/>
              <w:tr2bl w:val="nil"/>
            </w:tcBorders>
            <w:vAlign w:val="top"/>
          </w:tcPr>
          <w:p w14:paraId="7B511A0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20" w:type="dxa"/>
            <w:tcBorders>
              <w:tl2br w:val="nil"/>
              <w:tr2bl w:val="nil"/>
            </w:tcBorders>
            <w:vAlign w:val="top"/>
          </w:tcPr>
          <w:p w14:paraId="17EEA47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5" w:type="dxa"/>
            <w:tcBorders>
              <w:tl2br w:val="nil"/>
              <w:tr2bl w:val="nil"/>
            </w:tcBorders>
            <w:vAlign w:val="top"/>
          </w:tcPr>
          <w:p w14:paraId="28FA8020">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78" w:type="dxa"/>
            <w:tcBorders>
              <w:tl2br w:val="nil"/>
              <w:tr2bl w:val="nil"/>
            </w:tcBorders>
            <w:vAlign w:val="top"/>
          </w:tcPr>
          <w:p w14:paraId="45A3D9C4">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527" w:type="dxa"/>
            <w:tcBorders>
              <w:tl2br w:val="nil"/>
              <w:tr2bl w:val="nil"/>
            </w:tcBorders>
            <w:vAlign w:val="top"/>
          </w:tcPr>
          <w:p w14:paraId="53016C06">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795" w:type="dxa"/>
            <w:tcBorders>
              <w:tl2br w:val="nil"/>
              <w:tr2bl w:val="nil"/>
            </w:tcBorders>
            <w:vAlign w:val="top"/>
          </w:tcPr>
          <w:p w14:paraId="152742DF">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2070" w:type="dxa"/>
            <w:tcBorders>
              <w:tl2br w:val="nil"/>
              <w:tr2bl w:val="nil"/>
            </w:tcBorders>
            <w:vAlign w:val="top"/>
          </w:tcPr>
          <w:p w14:paraId="0AF0333D">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200" w:type="dxa"/>
            <w:tcBorders>
              <w:tl2br w:val="nil"/>
              <w:tr2bl w:val="nil"/>
            </w:tcBorders>
            <w:vAlign w:val="top"/>
          </w:tcPr>
          <w:p w14:paraId="3104D3B9">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875" w:type="dxa"/>
            <w:tcBorders>
              <w:tl2br w:val="nil"/>
              <w:tr2bl w:val="nil"/>
            </w:tcBorders>
            <w:vAlign w:val="top"/>
          </w:tcPr>
          <w:p w14:paraId="2C94D85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786" w:type="dxa"/>
            <w:tcBorders>
              <w:tl2br w:val="nil"/>
              <w:tr2bl w:val="nil"/>
            </w:tcBorders>
            <w:vAlign w:val="top"/>
          </w:tcPr>
          <w:p w14:paraId="531F644B">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998" w:type="dxa"/>
            <w:tcBorders>
              <w:tl2br w:val="nil"/>
              <w:tr2bl w:val="nil"/>
            </w:tcBorders>
            <w:vAlign w:val="top"/>
          </w:tcPr>
          <w:p w14:paraId="2454DC53">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c>
          <w:tcPr>
            <w:tcW w:w="1044" w:type="dxa"/>
            <w:tcBorders>
              <w:tl2br w:val="nil"/>
              <w:tr2bl w:val="nil"/>
            </w:tcBorders>
            <w:vAlign w:val="top"/>
          </w:tcPr>
          <w:p w14:paraId="77EA981A">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rPr>
            </w:pPr>
          </w:p>
        </w:tc>
      </w:tr>
    </w:tbl>
    <w:p w14:paraId="1D647A6E">
      <w:pPr>
        <w:rPr>
          <w:rFonts w:hint="eastAsia" w:ascii="仿宋" w:hAnsi="仿宋" w:eastAsia="仿宋" w:cs="仿宋"/>
          <w:i w:val="0"/>
          <w:iCs w:val="0"/>
          <w:color w:val="auto"/>
          <w:highlight w:val="none"/>
        </w:rPr>
      </w:pPr>
    </w:p>
    <w:p w14:paraId="0F1EFC14">
      <w:pPr>
        <w:rPr>
          <w:rFonts w:hint="eastAsia" w:ascii="仿宋" w:hAnsi="仿宋" w:eastAsia="仿宋" w:cs="仿宋"/>
          <w:i w:val="0"/>
          <w:iCs w:val="0"/>
          <w:color w:val="auto"/>
          <w:highlight w:val="none"/>
        </w:rPr>
      </w:pPr>
    </w:p>
    <w:p w14:paraId="67DED3A6">
      <w:pPr>
        <w:rPr>
          <w:rFonts w:hint="eastAsia" w:ascii="仿宋" w:hAnsi="仿宋" w:eastAsia="仿宋" w:cs="仿宋"/>
          <w:i w:val="0"/>
          <w:iCs w:val="0"/>
          <w:color w:val="auto"/>
          <w:highlight w:val="none"/>
          <w:lang w:val="en-US" w:eastAsia="zh-CN"/>
        </w:rPr>
      </w:pPr>
      <w:r>
        <w:rPr>
          <w:rFonts w:hint="eastAsia" w:ascii="仿宋" w:hAnsi="仿宋" w:eastAsia="仿宋" w:cs="仿宋"/>
          <w:i w:val="0"/>
          <w:iCs w:val="0"/>
          <w:color w:val="auto"/>
          <w:highlight w:val="none"/>
        </w:rPr>
        <w:t>注：</w:t>
      </w:r>
      <w:r>
        <w:rPr>
          <w:rFonts w:hint="eastAsia" w:ascii="仿宋" w:hAnsi="仿宋" w:eastAsia="仿宋" w:cs="仿宋"/>
          <w:i w:val="0"/>
          <w:iCs w:val="0"/>
          <w:color w:val="auto"/>
          <w:highlight w:val="none"/>
          <w:lang w:val="en-US" w:eastAsia="zh-CN"/>
        </w:rPr>
        <w:t>结合技术部分团队要求及评标标准人员要求进行人员安排</w:t>
      </w:r>
      <w:r>
        <w:rPr>
          <w:rFonts w:hint="eastAsia" w:ascii="仿宋" w:hAnsi="仿宋" w:eastAsia="仿宋" w:cs="仿宋"/>
          <w:i w:val="0"/>
          <w:iCs w:val="0"/>
          <w:color w:val="auto"/>
          <w:highlight w:val="none"/>
        </w:rPr>
        <w:t>。</w:t>
      </w:r>
      <w:r>
        <w:rPr>
          <w:rFonts w:hint="eastAsia" w:ascii="仿宋" w:hAnsi="仿宋" w:eastAsia="仿宋" w:cs="仿宋"/>
          <w:i w:val="0"/>
          <w:iCs w:val="0"/>
          <w:color w:val="auto"/>
          <w:highlight w:val="none"/>
          <w:lang w:val="en-US" w:eastAsia="zh-CN"/>
        </w:rPr>
        <w:t>不涉及实施的“</w:t>
      </w:r>
      <w:r>
        <w:rPr>
          <w:rFonts w:hint="eastAsia" w:ascii="仿宋" w:hAnsi="仿宋" w:eastAsia="仿宋" w:cs="仿宋"/>
          <w:b/>
          <w:i w:val="0"/>
          <w:iCs w:val="0"/>
          <w:color w:val="auto"/>
          <w:sz w:val="24"/>
          <w:szCs w:val="24"/>
          <w:highlight w:val="none"/>
        </w:rPr>
        <w:t>参与时间（人天）</w:t>
      </w:r>
      <w:r>
        <w:rPr>
          <w:rFonts w:hint="eastAsia" w:ascii="仿宋" w:hAnsi="仿宋" w:eastAsia="仿宋" w:cs="仿宋"/>
          <w:i w:val="0"/>
          <w:iCs w:val="0"/>
          <w:color w:val="auto"/>
          <w:highlight w:val="none"/>
          <w:lang w:val="en-US" w:eastAsia="zh-CN"/>
        </w:rPr>
        <w:t>”可以不填。</w:t>
      </w:r>
    </w:p>
    <w:p w14:paraId="23597601">
      <w:pPr>
        <w:rPr>
          <w:rFonts w:hint="eastAsia" w:ascii="仿宋" w:hAnsi="仿宋" w:eastAsia="仿宋" w:cs="仿宋"/>
          <w:i w:val="0"/>
          <w:iCs w:val="0"/>
          <w:color w:val="auto"/>
          <w:highlight w:val="none"/>
        </w:rPr>
      </w:pPr>
    </w:p>
    <w:p w14:paraId="4D600ABA">
      <w:pPr>
        <w:rPr>
          <w:rFonts w:hint="eastAsia" w:ascii="仿宋" w:hAnsi="仿宋" w:eastAsia="仿宋" w:cs="仿宋"/>
          <w:i w:val="0"/>
          <w:iCs w:val="0"/>
          <w:color w:val="auto"/>
          <w:highlight w:val="none"/>
        </w:rPr>
        <w:sectPr>
          <w:pgSz w:w="16838" w:h="11906" w:orient="landscape"/>
          <w:pgMar w:top="1797" w:right="1440" w:bottom="1797" w:left="144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3056AF68">
      <w:pPr>
        <w:widowControl/>
        <w:snapToGrid w:val="0"/>
        <w:spacing w:before="100" w:beforeAutospacing="1" w:after="100" w:afterAutospacing="1" w:line="360" w:lineRule="auto"/>
        <w:jc w:val="left"/>
        <w:rPr>
          <w:rFonts w:hint="eastAsia" w:ascii="仿宋" w:hAnsi="仿宋" w:eastAsia="仿宋" w:cs="仿宋"/>
          <w:b/>
          <w:i w:val="0"/>
          <w:iCs w:val="0"/>
          <w:color w:val="auto"/>
          <w:sz w:val="24"/>
          <w:szCs w:val="24"/>
          <w:highlight w:val="none"/>
          <w:lang w:eastAsia="zh-CN"/>
        </w:rPr>
      </w:pPr>
      <w:r>
        <w:rPr>
          <w:rFonts w:hint="eastAsia" w:ascii="仿宋" w:hAnsi="仿宋" w:eastAsia="仿宋" w:cs="仿宋"/>
          <w:b/>
          <w:i w:val="0"/>
          <w:iCs w:val="0"/>
          <w:color w:val="auto"/>
          <w:sz w:val="24"/>
          <w:szCs w:val="24"/>
          <w:highlight w:val="none"/>
          <w:lang w:val="en-US" w:eastAsia="zh-CN"/>
        </w:rPr>
        <w:t>10</w:t>
      </w:r>
      <w:r>
        <w:rPr>
          <w:rFonts w:hint="eastAsia" w:ascii="仿宋" w:hAnsi="仿宋" w:eastAsia="仿宋" w:cs="仿宋"/>
          <w:b/>
          <w:i w:val="0"/>
          <w:iCs w:val="0"/>
          <w:color w:val="auto"/>
          <w:sz w:val="24"/>
          <w:szCs w:val="24"/>
          <w:highlight w:val="none"/>
        </w:rPr>
        <w:t>-1拟参加本项目的</w:t>
      </w:r>
      <w:r>
        <w:rPr>
          <w:rFonts w:hint="eastAsia" w:ascii="仿宋" w:hAnsi="仿宋" w:eastAsia="仿宋" w:cs="仿宋"/>
          <w:b/>
          <w:i w:val="0"/>
          <w:iCs w:val="0"/>
          <w:color w:val="auto"/>
          <w:sz w:val="24"/>
          <w:szCs w:val="24"/>
          <w:highlight w:val="none"/>
          <w:lang w:val="en-US" w:eastAsia="zh-CN"/>
        </w:rPr>
        <w:t>人员</w:t>
      </w:r>
      <w:r>
        <w:rPr>
          <w:rFonts w:hint="eastAsia" w:ascii="仿宋" w:hAnsi="仿宋" w:eastAsia="仿宋" w:cs="仿宋"/>
          <w:b/>
          <w:i w:val="0"/>
          <w:iCs w:val="0"/>
          <w:color w:val="auto"/>
          <w:sz w:val="24"/>
          <w:szCs w:val="24"/>
          <w:highlight w:val="none"/>
        </w:rPr>
        <w:t>介绍及证明</w:t>
      </w:r>
      <w:r>
        <w:rPr>
          <w:rFonts w:hint="eastAsia" w:ascii="仿宋" w:hAnsi="仿宋" w:eastAsia="仿宋" w:cs="仿宋"/>
          <w:b/>
          <w:i w:val="0"/>
          <w:iCs w:val="0"/>
          <w:color w:val="auto"/>
          <w:sz w:val="24"/>
          <w:szCs w:val="24"/>
          <w:highlight w:val="none"/>
          <w:lang w:eastAsia="zh-CN"/>
        </w:rPr>
        <w:t>（</w:t>
      </w:r>
      <w:r>
        <w:rPr>
          <w:rFonts w:hint="eastAsia" w:ascii="仿宋" w:hAnsi="仿宋" w:eastAsia="仿宋" w:cs="仿宋"/>
          <w:b/>
          <w:i w:val="0"/>
          <w:iCs w:val="0"/>
          <w:color w:val="auto"/>
          <w:sz w:val="24"/>
          <w:szCs w:val="24"/>
          <w:highlight w:val="none"/>
          <w:lang w:val="en-US" w:eastAsia="zh-CN"/>
        </w:rPr>
        <w:t>建议格式</w:t>
      </w:r>
      <w:r>
        <w:rPr>
          <w:rFonts w:hint="eastAsia" w:ascii="仿宋" w:hAnsi="仿宋" w:eastAsia="仿宋" w:cs="仿宋"/>
          <w:b/>
          <w:i w:val="0"/>
          <w:iCs w:val="0"/>
          <w:color w:val="auto"/>
          <w:sz w:val="24"/>
          <w:szCs w:val="24"/>
          <w:highlight w:val="none"/>
          <w:lang w:eastAsia="zh-CN"/>
        </w:rPr>
        <w:t>）</w:t>
      </w:r>
    </w:p>
    <w:tbl>
      <w:tblPr>
        <w:tblStyle w:val="30"/>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337"/>
        <w:gridCol w:w="1860"/>
        <w:gridCol w:w="1388"/>
        <w:gridCol w:w="1422"/>
        <w:gridCol w:w="1422"/>
      </w:tblGrid>
      <w:tr w14:paraId="6F07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099" w:type="dxa"/>
            <w:vAlign w:val="center"/>
          </w:tcPr>
          <w:p w14:paraId="1CD3B9D1">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姓  名</w:t>
            </w:r>
          </w:p>
        </w:tc>
        <w:tc>
          <w:tcPr>
            <w:tcW w:w="1337" w:type="dxa"/>
            <w:vAlign w:val="center"/>
          </w:tcPr>
          <w:p w14:paraId="44E06356">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860" w:type="dxa"/>
            <w:vAlign w:val="center"/>
          </w:tcPr>
          <w:p w14:paraId="1C17CAAA">
            <w:pPr>
              <w:autoSpaceDE w:val="0"/>
              <w:autoSpaceDN w:val="0"/>
              <w:adjustRightInd w:val="0"/>
              <w:snapToGrid w:val="0"/>
              <w:spacing w:line="400" w:lineRule="exact"/>
              <w:ind w:firstLine="420"/>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年  龄</w:t>
            </w:r>
          </w:p>
        </w:tc>
        <w:tc>
          <w:tcPr>
            <w:tcW w:w="1388" w:type="dxa"/>
            <w:vAlign w:val="center"/>
          </w:tcPr>
          <w:p w14:paraId="24A23D17">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0C7CF94B">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专  业</w:t>
            </w:r>
          </w:p>
        </w:tc>
        <w:tc>
          <w:tcPr>
            <w:tcW w:w="1422" w:type="dxa"/>
            <w:vAlign w:val="center"/>
          </w:tcPr>
          <w:p w14:paraId="0035F261">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7AAA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099" w:type="dxa"/>
            <w:vAlign w:val="center"/>
          </w:tcPr>
          <w:p w14:paraId="7B984EF0">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职  称</w:t>
            </w:r>
          </w:p>
        </w:tc>
        <w:tc>
          <w:tcPr>
            <w:tcW w:w="1337" w:type="dxa"/>
            <w:vAlign w:val="center"/>
          </w:tcPr>
          <w:p w14:paraId="6210D8C9">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860" w:type="dxa"/>
            <w:vAlign w:val="center"/>
          </w:tcPr>
          <w:p w14:paraId="47BF38FE">
            <w:pPr>
              <w:autoSpaceDE w:val="0"/>
              <w:autoSpaceDN w:val="0"/>
              <w:adjustRightInd w:val="0"/>
              <w:snapToGrid w:val="0"/>
              <w:spacing w:line="400" w:lineRule="exact"/>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szCs w:val="21"/>
                <w:highlight w:val="none"/>
                <w:lang w:val="en-US" w:eastAsia="zh-CN"/>
              </w:rPr>
              <w:t>工作</w:t>
            </w:r>
            <w:r>
              <w:rPr>
                <w:rFonts w:hint="eastAsia" w:ascii="仿宋" w:hAnsi="仿宋" w:eastAsia="仿宋" w:cs="仿宋"/>
                <w:i w:val="0"/>
                <w:iCs w:val="0"/>
                <w:color w:val="auto"/>
                <w:szCs w:val="21"/>
                <w:highlight w:val="none"/>
              </w:rPr>
              <w:t>年限</w:t>
            </w:r>
          </w:p>
        </w:tc>
        <w:tc>
          <w:tcPr>
            <w:tcW w:w="1388" w:type="dxa"/>
            <w:vAlign w:val="center"/>
          </w:tcPr>
          <w:p w14:paraId="3B2829D8">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48D38577">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拟在本项目担任职务</w:t>
            </w:r>
          </w:p>
        </w:tc>
        <w:tc>
          <w:tcPr>
            <w:tcW w:w="1422" w:type="dxa"/>
            <w:vAlign w:val="center"/>
          </w:tcPr>
          <w:p w14:paraId="71940CFF">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3859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099" w:type="dxa"/>
            <w:vAlign w:val="center"/>
          </w:tcPr>
          <w:p w14:paraId="3BC348DD">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毕业学校</w:t>
            </w:r>
          </w:p>
        </w:tc>
        <w:tc>
          <w:tcPr>
            <w:tcW w:w="7429" w:type="dxa"/>
            <w:gridSpan w:val="5"/>
            <w:vAlign w:val="center"/>
          </w:tcPr>
          <w:p w14:paraId="47F7B7AE">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年月毕业于学校专业，学制年</w:t>
            </w:r>
          </w:p>
        </w:tc>
      </w:tr>
      <w:tr w14:paraId="71CA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trPr>
        <w:tc>
          <w:tcPr>
            <w:tcW w:w="1099" w:type="dxa"/>
            <w:vAlign w:val="center"/>
          </w:tcPr>
          <w:p w14:paraId="4E2BC2C9">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年～</w:t>
            </w:r>
          </w:p>
          <w:p w14:paraId="79A1F118">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年</w:t>
            </w:r>
          </w:p>
        </w:tc>
        <w:tc>
          <w:tcPr>
            <w:tcW w:w="4585" w:type="dxa"/>
            <w:gridSpan w:val="3"/>
            <w:vAlign w:val="center"/>
          </w:tcPr>
          <w:p w14:paraId="4D446115">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参加过的类似项目名称</w:t>
            </w:r>
          </w:p>
        </w:tc>
        <w:tc>
          <w:tcPr>
            <w:tcW w:w="1422" w:type="dxa"/>
            <w:vAlign w:val="center"/>
          </w:tcPr>
          <w:p w14:paraId="770C4832">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担任何务</w:t>
            </w:r>
          </w:p>
        </w:tc>
        <w:tc>
          <w:tcPr>
            <w:tcW w:w="1422" w:type="dxa"/>
            <w:vAlign w:val="center"/>
          </w:tcPr>
          <w:p w14:paraId="096ABA40">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招标人及</w:t>
            </w:r>
          </w:p>
          <w:p w14:paraId="0DA5E32C">
            <w:pPr>
              <w:autoSpaceDE w:val="0"/>
              <w:autoSpaceDN w:val="0"/>
              <w:adjustRightInd w:val="0"/>
              <w:snapToGrid w:val="0"/>
              <w:spacing w:line="400" w:lineRule="exact"/>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联系电话</w:t>
            </w:r>
          </w:p>
        </w:tc>
      </w:tr>
      <w:tr w14:paraId="3A46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1099" w:type="dxa"/>
            <w:vAlign w:val="center"/>
          </w:tcPr>
          <w:p w14:paraId="785EFD1B">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4585" w:type="dxa"/>
            <w:gridSpan w:val="3"/>
            <w:vAlign w:val="center"/>
          </w:tcPr>
          <w:p w14:paraId="6F55FD37">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5F9BFCFC">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63A8C8F8">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7CE2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1099" w:type="dxa"/>
            <w:vAlign w:val="center"/>
          </w:tcPr>
          <w:p w14:paraId="151BD188">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4585" w:type="dxa"/>
            <w:gridSpan w:val="3"/>
            <w:vAlign w:val="center"/>
          </w:tcPr>
          <w:p w14:paraId="35D08D13">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79154E39">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58F994FD">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0B3D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1099" w:type="dxa"/>
            <w:vAlign w:val="center"/>
          </w:tcPr>
          <w:p w14:paraId="1F713C0C">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4585" w:type="dxa"/>
            <w:gridSpan w:val="3"/>
            <w:vAlign w:val="center"/>
          </w:tcPr>
          <w:p w14:paraId="779DE110">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4FE39C24">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40382919">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6293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1099" w:type="dxa"/>
            <w:vAlign w:val="center"/>
          </w:tcPr>
          <w:p w14:paraId="4A116BBD">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4585" w:type="dxa"/>
            <w:gridSpan w:val="3"/>
            <w:vAlign w:val="center"/>
          </w:tcPr>
          <w:p w14:paraId="52D0FDB2">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31C59D38">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069C9324">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35B0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1099" w:type="dxa"/>
            <w:vAlign w:val="center"/>
          </w:tcPr>
          <w:p w14:paraId="77A01915">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4585" w:type="dxa"/>
            <w:gridSpan w:val="3"/>
            <w:vAlign w:val="center"/>
          </w:tcPr>
          <w:p w14:paraId="0DB1D41A">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65464F49">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c>
          <w:tcPr>
            <w:tcW w:w="1422" w:type="dxa"/>
            <w:vAlign w:val="center"/>
          </w:tcPr>
          <w:p w14:paraId="2162FB5F">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0696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2436" w:type="dxa"/>
            <w:gridSpan w:val="2"/>
            <w:vAlign w:val="center"/>
          </w:tcPr>
          <w:p w14:paraId="6458BCDF">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获奖情况</w:t>
            </w:r>
          </w:p>
        </w:tc>
        <w:tc>
          <w:tcPr>
            <w:tcW w:w="6092" w:type="dxa"/>
            <w:gridSpan w:val="4"/>
            <w:vAlign w:val="center"/>
          </w:tcPr>
          <w:p w14:paraId="4B5F2649">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r w14:paraId="0AC3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2436" w:type="dxa"/>
            <w:gridSpan w:val="2"/>
            <w:vAlign w:val="center"/>
          </w:tcPr>
          <w:p w14:paraId="4C018744">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r>
              <w:rPr>
                <w:rFonts w:hint="eastAsia" w:ascii="仿宋" w:hAnsi="仿宋" w:eastAsia="仿宋" w:cs="仿宋"/>
                <w:i w:val="0"/>
                <w:iCs w:val="0"/>
                <w:color w:val="auto"/>
                <w:kern w:val="0"/>
                <w:szCs w:val="21"/>
                <w:highlight w:val="none"/>
              </w:rPr>
              <w:t>备  注</w:t>
            </w:r>
          </w:p>
        </w:tc>
        <w:tc>
          <w:tcPr>
            <w:tcW w:w="6092" w:type="dxa"/>
            <w:gridSpan w:val="4"/>
            <w:vAlign w:val="center"/>
          </w:tcPr>
          <w:p w14:paraId="3F2310E7">
            <w:pPr>
              <w:autoSpaceDE w:val="0"/>
              <w:autoSpaceDN w:val="0"/>
              <w:adjustRightInd w:val="0"/>
              <w:snapToGrid w:val="0"/>
              <w:spacing w:line="400" w:lineRule="exact"/>
              <w:ind w:firstLine="420"/>
              <w:jc w:val="center"/>
              <w:rPr>
                <w:rFonts w:hint="eastAsia" w:ascii="仿宋" w:hAnsi="仿宋" w:eastAsia="仿宋" w:cs="仿宋"/>
                <w:i w:val="0"/>
                <w:iCs w:val="0"/>
                <w:color w:val="auto"/>
                <w:kern w:val="0"/>
                <w:szCs w:val="21"/>
                <w:highlight w:val="none"/>
              </w:rPr>
            </w:pPr>
          </w:p>
        </w:tc>
      </w:tr>
    </w:tbl>
    <w:p w14:paraId="4B5D4F79">
      <w:pPr>
        <w:pStyle w:val="91"/>
        <w:spacing w:before="156" w:after="156"/>
        <w:ind w:firstLine="482"/>
        <w:rPr>
          <w:rFonts w:hint="eastAsia" w:ascii="仿宋" w:hAnsi="仿宋" w:eastAsia="仿宋" w:cs="仿宋"/>
          <w:b/>
          <w:i w:val="0"/>
          <w:iCs w:val="0"/>
          <w:color w:val="auto"/>
          <w:highlight w:val="none"/>
        </w:rPr>
      </w:pPr>
      <w:r>
        <w:rPr>
          <w:rFonts w:hint="eastAsia" w:ascii="仿宋" w:hAnsi="仿宋" w:eastAsia="仿宋" w:cs="仿宋"/>
          <w:b/>
          <w:i w:val="0"/>
          <w:iCs w:val="0"/>
          <w:color w:val="auto"/>
          <w:highlight w:val="none"/>
        </w:rPr>
        <w:t>注：1．本表后应附本项目人员的身份证、职称资格证书（如果有）以及文件中要求的其他相关证书的复印件；</w:t>
      </w:r>
    </w:p>
    <w:p w14:paraId="326F0ECA">
      <w:pPr>
        <w:pStyle w:val="91"/>
        <w:spacing w:before="156" w:after="156"/>
        <w:ind w:firstLine="482"/>
        <w:rPr>
          <w:rFonts w:hint="eastAsia" w:ascii="仿宋" w:hAnsi="仿宋" w:eastAsia="仿宋" w:cs="仿宋"/>
          <w:i w:val="0"/>
          <w:iCs w:val="0"/>
          <w:color w:val="auto"/>
          <w:highlight w:val="none"/>
        </w:rPr>
      </w:pPr>
      <w:r>
        <w:rPr>
          <w:rFonts w:hint="eastAsia" w:ascii="仿宋" w:hAnsi="仿宋" w:eastAsia="仿宋" w:cs="仿宋"/>
          <w:b/>
          <w:i w:val="0"/>
          <w:iCs w:val="0"/>
          <w:color w:val="auto"/>
          <w:highlight w:val="none"/>
        </w:rPr>
        <w:t>2．</w:t>
      </w:r>
      <w:r>
        <w:rPr>
          <w:rFonts w:hint="eastAsia" w:ascii="仿宋" w:hAnsi="仿宋" w:eastAsia="仿宋" w:cs="仿宋"/>
          <w:b w:val="0"/>
          <w:bCs/>
          <w:i w:val="0"/>
          <w:iCs w:val="0"/>
          <w:color w:val="auto"/>
          <w:highlight w:val="none"/>
        </w:rPr>
        <w:t>本表后应附投标人所属社保机构出具的负责本项目人员的社保缴费证明或其他能够证明负责本项目人员参加社保的有效证明材料</w:t>
      </w:r>
      <w:r>
        <w:rPr>
          <w:rFonts w:hint="eastAsia" w:ascii="仿宋" w:hAnsi="仿宋" w:eastAsia="仿宋" w:cs="仿宋"/>
          <w:b w:val="0"/>
          <w:bCs/>
          <w:i w:val="0"/>
          <w:iCs w:val="0"/>
          <w:color w:val="auto"/>
          <w:highlight w:val="none"/>
          <w:lang w:val="en-US" w:eastAsia="zh-CN"/>
        </w:rPr>
        <w:t>。</w:t>
      </w:r>
    </w:p>
    <w:p w14:paraId="1AA4A6F4">
      <w:pPr>
        <w:pStyle w:val="4"/>
        <w:numPr>
          <w:ilvl w:val="1"/>
          <w:numId w:val="0"/>
        </w:numPr>
        <w:tabs>
          <w:tab w:val="left" w:pos="0"/>
          <w:tab w:val="left" w:pos="356"/>
          <w:tab w:val="left" w:pos="399"/>
        </w:tabs>
        <w:spacing w:before="0" w:after="120" w:line="360" w:lineRule="auto"/>
        <w:ind w:leftChars="0"/>
        <w:jc w:val="left"/>
        <w:rPr>
          <w:rFonts w:hint="eastAsia" w:ascii="仿宋" w:hAnsi="仿宋" w:eastAsia="仿宋" w:cs="仿宋"/>
          <w:b w:val="0"/>
          <w:i w:val="0"/>
          <w:iCs w:val="0"/>
          <w:color w:val="auto"/>
          <w:sz w:val="24"/>
          <w:szCs w:val="24"/>
          <w:highlight w:val="none"/>
          <w:lang w:eastAsia="zh-CN"/>
        </w:rPr>
      </w:pPr>
      <w:r>
        <w:rPr>
          <w:rFonts w:hint="eastAsia" w:ascii="仿宋" w:hAnsi="仿宋" w:eastAsia="仿宋" w:cs="仿宋"/>
          <w:i w:val="0"/>
          <w:iCs w:val="0"/>
          <w:color w:val="auto"/>
          <w:highlight w:val="none"/>
        </w:rPr>
        <w:br w:type="page"/>
      </w:r>
      <w:r>
        <w:rPr>
          <w:rFonts w:hint="eastAsia" w:ascii="仿宋" w:hAnsi="仿宋" w:eastAsia="仿宋" w:cs="仿宋"/>
          <w:i w:val="0"/>
          <w:iCs w:val="0"/>
          <w:color w:val="auto"/>
          <w:sz w:val="24"/>
          <w:highlight w:val="none"/>
        </w:rPr>
        <w:t>附件</w:t>
      </w:r>
      <w:r>
        <w:rPr>
          <w:rFonts w:hint="eastAsia" w:ascii="仿宋" w:hAnsi="仿宋" w:eastAsia="仿宋" w:cs="仿宋"/>
          <w:i w:val="0"/>
          <w:iCs w:val="0"/>
          <w:color w:val="auto"/>
          <w:sz w:val="24"/>
          <w:highlight w:val="none"/>
          <w:lang w:val="en-US" w:eastAsia="zh-CN"/>
        </w:rPr>
        <w:t>11  资格证明文件</w:t>
      </w:r>
      <w:r>
        <w:rPr>
          <w:rFonts w:hint="eastAsia" w:ascii="仿宋" w:hAnsi="仿宋" w:eastAsia="仿宋" w:cs="仿宋"/>
          <w:i w:val="0"/>
          <w:iCs w:val="0"/>
          <w:color w:val="auto"/>
          <w:sz w:val="24"/>
          <w:highlight w:val="none"/>
          <w:lang w:eastAsia="zh-CN"/>
        </w:rPr>
        <w:t>（</w:t>
      </w:r>
      <w:r>
        <w:rPr>
          <w:rFonts w:hint="eastAsia" w:ascii="仿宋" w:hAnsi="仿宋" w:eastAsia="仿宋" w:cs="仿宋"/>
          <w:i w:val="0"/>
          <w:iCs w:val="0"/>
          <w:color w:val="auto"/>
          <w:sz w:val="24"/>
          <w:highlight w:val="none"/>
          <w:lang w:val="en-US" w:eastAsia="zh-CN"/>
        </w:rPr>
        <w:t>格式</w:t>
      </w:r>
      <w:r>
        <w:rPr>
          <w:rFonts w:hint="eastAsia" w:ascii="仿宋" w:hAnsi="仿宋" w:eastAsia="仿宋" w:cs="仿宋"/>
          <w:i w:val="0"/>
          <w:iCs w:val="0"/>
          <w:color w:val="auto"/>
          <w:sz w:val="24"/>
          <w:highlight w:val="none"/>
          <w:lang w:eastAsia="zh-CN"/>
        </w:rPr>
        <w:t>）</w:t>
      </w:r>
    </w:p>
    <w:p w14:paraId="3FF17CE2">
      <w:pPr>
        <w:pStyle w:val="15"/>
        <w:tabs>
          <w:tab w:val="left" w:pos="5580"/>
        </w:tabs>
        <w:spacing w:line="360" w:lineRule="auto"/>
        <w:rPr>
          <w:rFonts w:hint="eastAsia" w:ascii="仿宋" w:hAnsi="仿宋" w:eastAsia="仿宋" w:cs="仿宋"/>
          <w:b/>
          <w:i w:val="0"/>
          <w:iCs w:val="0"/>
          <w:color w:val="auto"/>
          <w:sz w:val="24"/>
          <w:highlight w:val="none"/>
        </w:rPr>
      </w:pPr>
      <w:r>
        <w:rPr>
          <w:rFonts w:hint="eastAsia" w:ascii="仿宋" w:hAnsi="仿宋" w:eastAsia="仿宋" w:cs="仿宋"/>
          <w:b/>
          <w:i w:val="0"/>
          <w:iCs w:val="0"/>
          <w:color w:val="auto"/>
          <w:sz w:val="24"/>
          <w:highlight w:val="none"/>
        </w:rPr>
        <w:t>附件</w:t>
      </w:r>
      <w:r>
        <w:rPr>
          <w:rFonts w:hint="eastAsia" w:ascii="仿宋" w:hAnsi="仿宋" w:eastAsia="仿宋" w:cs="仿宋"/>
          <w:b/>
          <w:i w:val="0"/>
          <w:iCs w:val="0"/>
          <w:color w:val="auto"/>
          <w:sz w:val="24"/>
          <w:highlight w:val="none"/>
          <w:lang w:val="en-US" w:eastAsia="zh-CN"/>
        </w:rPr>
        <w:t>11</w:t>
      </w:r>
      <w:r>
        <w:rPr>
          <w:rFonts w:hint="eastAsia" w:ascii="仿宋" w:hAnsi="仿宋" w:eastAsia="仿宋" w:cs="仿宋"/>
          <w:b/>
          <w:bCs w:val="0"/>
          <w:i w:val="0"/>
          <w:iCs w:val="0"/>
          <w:color w:val="auto"/>
          <w:sz w:val="24"/>
          <w:highlight w:val="none"/>
        </w:rPr>
        <w:t>-1*</w:t>
      </w:r>
      <w:r>
        <w:rPr>
          <w:rFonts w:hint="eastAsia" w:ascii="仿宋" w:hAnsi="仿宋" w:eastAsia="仿宋" w:cs="仿宋"/>
          <w:b/>
          <w:bCs w:val="0"/>
          <w:i w:val="0"/>
          <w:iCs w:val="0"/>
          <w:color w:val="auto"/>
          <w:sz w:val="24"/>
          <w:highlight w:val="none"/>
          <w:lang w:val="en-US" w:eastAsia="zh-CN"/>
        </w:rPr>
        <w:t xml:space="preserve">  中华人民共和国境内合法注册的独立法人或其他组织</w:t>
      </w:r>
      <w:r>
        <w:rPr>
          <w:rFonts w:hint="eastAsia" w:ascii="仿宋" w:hAnsi="仿宋" w:eastAsia="仿宋" w:cs="仿宋"/>
          <w:b/>
          <w:bCs w:val="0"/>
          <w:i w:val="0"/>
          <w:iCs w:val="0"/>
          <w:color w:val="auto"/>
          <w:sz w:val="24"/>
          <w:highlight w:val="none"/>
        </w:rPr>
        <w:t>（</w:t>
      </w:r>
      <w:r>
        <w:rPr>
          <w:rFonts w:hint="eastAsia" w:ascii="仿宋" w:hAnsi="仿宋" w:eastAsia="仿宋" w:cs="仿宋"/>
          <w:b/>
          <w:bCs w:val="0"/>
          <w:i w:val="0"/>
          <w:iCs w:val="0"/>
          <w:color w:val="auto"/>
          <w:sz w:val="24"/>
          <w:highlight w:val="none"/>
          <w:lang w:val="en-US" w:eastAsia="zh-CN"/>
        </w:rPr>
        <w:t>证明材料</w:t>
      </w:r>
      <w:r>
        <w:rPr>
          <w:rFonts w:hint="eastAsia" w:ascii="仿宋" w:hAnsi="仿宋" w:eastAsia="仿宋" w:cs="仿宋"/>
          <w:b/>
          <w:bCs w:val="0"/>
          <w:i w:val="0"/>
          <w:iCs w:val="0"/>
          <w:color w:val="auto"/>
          <w:sz w:val="24"/>
          <w:highlight w:val="none"/>
        </w:rPr>
        <w:t>复印件</w:t>
      </w:r>
      <w:r>
        <w:rPr>
          <w:rFonts w:hint="eastAsia" w:ascii="仿宋" w:hAnsi="仿宋" w:eastAsia="仿宋" w:cs="仿宋"/>
          <w:b/>
          <w:i w:val="0"/>
          <w:iCs w:val="0"/>
          <w:color w:val="auto"/>
          <w:sz w:val="24"/>
          <w:highlight w:val="none"/>
        </w:rPr>
        <w:t>，须加盖投标人公章）</w:t>
      </w:r>
    </w:p>
    <w:p w14:paraId="6D60712A">
      <w:pPr>
        <w:pStyle w:val="23"/>
        <w:ind w:left="420"/>
        <w:rPr>
          <w:rFonts w:hint="eastAsia" w:ascii="仿宋" w:hAnsi="仿宋" w:eastAsia="仿宋" w:cs="仿宋"/>
          <w:bCs/>
          <w:i w:val="0"/>
          <w:iCs/>
          <w:sz w:val="24"/>
          <w:highlight w:val="none"/>
        </w:rPr>
      </w:pP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是企业（包括合伙企业）的，应提供其有效“企业法人营业执照”的复印件；</w:t>
      </w:r>
    </w:p>
    <w:p w14:paraId="2C79E6C9">
      <w:pPr>
        <w:pStyle w:val="23"/>
        <w:ind w:left="420"/>
        <w:rPr>
          <w:rFonts w:hint="eastAsia" w:ascii="仿宋" w:hAnsi="仿宋" w:eastAsia="仿宋" w:cs="仿宋"/>
          <w:bCs/>
          <w:i w:val="0"/>
          <w:iCs/>
          <w:sz w:val="24"/>
          <w:highlight w:val="none"/>
        </w:rPr>
      </w:pP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是事业单位的，应提供其有效的“事业单位法人证书”复印件；</w:t>
      </w:r>
    </w:p>
    <w:p w14:paraId="45DD46F5">
      <w:pPr>
        <w:pStyle w:val="23"/>
        <w:ind w:left="420"/>
        <w:rPr>
          <w:rFonts w:hint="eastAsia" w:ascii="仿宋" w:hAnsi="仿宋" w:eastAsia="仿宋" w:cs="仿宋"/>
          <w:bCs/>
          <w:i w:val="0"/>
          <w:iCs/>
          <w:sz w:val="24"/>
          <w:highlight w:val="none"/>
        </w:rPr>
      </w:pP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是非企业专业服务机构的，应提供其有效的“执业许可证”复印件；</w:t>
      </w:r>
    </w:p>
    <w:p w14:paraId="3488949C">
      <w:pPr>
        <w:pStyle w:val="23"/>
        <w:ind w:left="420"/>
        <w:rPr>
          <w:rFonts w:hint="eastAsia" w:ascii="仿宋" w:hAnsi="仿宋" w:eastAsia="仿宋" w:cs="仿宋"/>
          <w:bCs/>
          <w:i w:val="0"/>
          <w:iCs/>
          <w:sz w:val="24"/>
          <w:highlight w:val="none"/>
        </w:rPr>
      </w:pP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是民办非企业单位的，应提供其有效的登记证书复印件；</w:t>
      </w:r>
    </w:p>
    <w:p w14:paraId="47F0FC38">
      <w:pPr>
        <w:pStyle w:val="23"/>
        <w:ind w:left="420"/>
        <w:rPr>
          <w:rFonts w:hint="eastAsia" w:ascii="仿宋" w:hAnsi="仿宋" w:eastAsia="仿宋" w:cs="仿宋"/>
          <w:bCs/>
          <w:i w:val="0"/>
          <w:iCs/>
          <w:sz w:val="24"/>
          <w:highlight w:val="none"/>
        </w:rPr>
      </w:pP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是个体工商户的，应提供其有效的“个体工商户营业执照”复印件；</w:t>
      </w:r>
    </w:p>
    <w:p w14:paraId="7C556046">
      <w:pPr>
        <w:pStyle w:val="23"/>
        <w:ind w:left="420"/>
        <w:rPr>
          <w:rFonts w:hint="eastAsia" w:ascii="仿宋" w:hAnsi="仿宋" w:eastAsia="仿宋" w:cs="仿宋"/>
          <w:b/>
          <w:i w:val="0"/>
          <w:iCs/>
          <w:sz w:val="24"/>
          <w:highlight w:val="none"/>
        </w:rPr>
      </w:pPr>
      <w:r>
        <w:rPr>
          <w:rFonts w:hint="eastAsia" w:ascii="仿宋" w:hAnsi="仿宋" w:eastAsia="仿宋" w:cs="仿宋"/>
          <w:bCs/>
          <w:i w:val="0"/>
          <w:iCs/>
          <w:sz w:val="24"/>
          <w:highlight w:val="none"/>
        </w:rPr>
        <w:t>允许法人或非法人组织的分公司、分所等分支机构作为投标人直接参与投标，但分支机构的民事责任由其所属的法人或组织承担。</w:t>
      </w: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是分公司的应提供总公司针对于本项目的唯一授权原件和</w:t>
      </w:r>
      <w:r>
        <w:rPr>
          <w:rFonts w:hint="eastAsia" w:ascii="仿宋" w:hAnsi="仿宋" w:eastAsia="仿宋" w:cs="仿宋"/>
          <w:bCs/>
          <w:i w:val="0"/>
          <w:iCs/>
          <w:sz w:val="24"/>
          <w:highlight w:val="none"/>
          <w:lang w:val="en-US" w:eastAsia="zh-CN"/>
        </w:rPr>
        <w:t>总、</w:t>
      </w:r>
      <w:r>
        <w:rPr>
          <w:rFonts w:hint="eastAsia" w:ascii="仿宋" w:hAnsi="仿宋" w:eastAsia="仿宋" w:cs="仿宋"/>
          <w:bCs/>
          <w:i w:val="0"/>
          <w:iCs/>
          <w:sz w:val="24"/>
          <w:highlight w:val="none"/>
        </w:rPr>
        <w:t>分公司有效上述要求证件的复印件。（注：复印件须加盖</w:t>
      </w:r>
      <w:r>
        <w:rPr>
          <w:rFonts w:hint="eastAsia" w:ascii="仿宋" w:hAnsi="仿宋" w:eastAsia="仿宋" w:cs="仿宋"/>
          <w:bCs/>
          <w:i w:val="0"/>
          <w:iCs/>
          <w:sz w:val="24"/>
          <w:highlight w:val="none"/>
          <w:lang w:val="en-US" w:eastAsia="zh-CN"/>
        </w:rPr>
        <w:t>投标人</w:t>
      </w:r>
      <w:r>
        <w:rPr>
          <w:rFonts w:hint="eastAsia" w:ascii="仿宋" w:hAnsi="仿宋" w:eastAsia="仿宋" w:cs="仿宋"/>
          <w:bCs/>
          <w:i w:val="0"/>
          <w:iCs/>
          <w:sz w:val="24"/>
          <w:highlight w:val="none"/>
        </w:rPr>
        <w:t>公章）</w:t>
      </w:r>
    </w:p>
    <w:p w14:paraId="310C0F40">
      <w:pPr>
        <w:pStyle w:val="15"/>
        <w:tabs>
          <w:tab w:val="left" w:pos="5580"/>
        </w:tabs>
        <w:spacing w:line="360" w:lineRule="auto"/>
        <w:rPr>
          <w:rFonts w:hint="eastAsia" w:ascii="仿宋" w:hAnsi="仿宋" w:eastAsia="仿宋" w:cs="仿宋"/>
          <w:b/>
          <w:i w:val="0"/>
          <w:iCs w:val="0"/>
          <w:color w:val="auto"/>
          <w:sz w:val="24"/>
          <w:highlight w:val="none"/>
        </w:rPr>
      </w:pPr>
    </w:p>
    <w:p w14:paraId="3D87CB61">
      <w:pPr>
        <w:pStyle w:val="15"/>
        <w:tabs>
          <w:tab w:val="left" w:pos="5580"/>
        </w:tabs>
        <w:spacing w:line="360" w:lineRule="auto"/>
        <w:rPr>
          <w:rFonts w:hint="eastAsia" w:ascii="仿宋" w:hAnsi="仿宋" w:eastAsia="仿宋" w:cs="仿宋"/>
          <w:i w:val="0"/>
          <w:iCs w:val="0"/>
          <w:color w:val="auto"/>
          <w:sz w:val="24"/>
          <w:highlight w:val="none"/>
        </w:rPr>
      </w:pPr>
    </w:p>
    <w:p w14:paraId="33AEFD61">
      <w:pPr>
        <w:spacing w:line="360" w:lineRule="auto"/>
        <w:rPr>
          <w:rFonts w:hint="eastAsia" w:ascii="仿宋" w:hAnsi="仿宋" w:eastAsia="仿宋" w:cs="仿宋"/>
          <w:b/>
          <w:bCs/>
          <w:i w:val="0"/>
          <w:iCs w:val="0"/>
          <w:color w:val="auto"/>
          <w:sz w:val="24"/>
          <w:highlight w:val="none"/>
        </w:rPr>
      </w:pPr>
    </w:p>
    <w:p w14:paraId="61FE8362">
      <w:pPr>
        <w:pStyle w:val="15"/>
        <w:tabs>
          <w:tab w:val="left" w:pos="5580"/>
        </w:tabs>
        <w:spacing w:line="360" w:lineRule="auto"/>
        <w:rPr>
          <w:rFonts w:hint="eastAsia" w:ascii="仿宋" w:hAnsi="仿宋" w:eastAsia="仿宋" w:cs="仿宋"/>
          <w:b/>
          <w:i w:val="0"/>
          <w:iCs w:val="0"/>
          <w:color w:val="auto"/>
          <w:sz w:val="24"/>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bookmarkStart w:id="155" w:name="_Toc520356228"/>
      <w:bookmarkStart w:id="156" w:name="_Ref467988485"/>
      <w:bookmarkStart w:id="157" w:name="_Toc520125061"/>
      <w:bookmarkStart w:id="158" w:name="_Ref467990064"/>
      <w:bookmarkStart w:id="159" w:name="_Toc520125062"/>
      <w:bookmarkStart w:id="160" w:name="_Ref467988479"/>
      <w:bookmarkStart w:id="161" w:name="_Toc480942357"/>
      <w:bookmarkStart w:id="162" w:name="_Toc480942358"/>
      <w:bookmarkStart w:id="163" w:name="_Toc520356229"/>
      <w:bookmarkStart w:id="164" w:name="_Ref467988471"/>
      <w:bookmarkStart w:id="165" w:name="_Ref467990100"/>
      <w:bookmarkStart w:id="166" w:name="_Ref467990101"/>
      <w:bookmarkStart w:id="167" w:name="_Ref467990058"/>
    </w:p>
    <w:p w14:paraId="2E009A7C">
      <w:pPr>
        <w:pStyle w:val="15"/>
        <w:tabs>
          <w:tab w:val="left" w:pos="5580"/>
        </w:tabs>
        <w:spacing w:line="360" w:lineRule="auto"/>
        <w:rPr>
          <w:rFonts w:hint="eastAsia" w:ascii="仿宋" w:hAnsi="仿宋" w:eastAsia="仿宋" w:cs="仿宋"/>
          <w:b/>
          <w:i w:val="0"/>
          <w:iCs w:val="0"/>
          <w:color w:val="auto"/>
          <w:highlight w:val="none"/>
        </w:rPr>
      </w:pPr>
      <w:r>
        <w:rPr>
          <w:rFonts w:hint="eastAsia" w:ascii="仿宋" w:hAnsi="仿宋" w:eastAsia="仿宋" w:cs="仿宋"/>
          <w:b/>
          <w:i w:val="0"/>
          <w:iCs w:val="0"/>
          <w:color w:val="auto"/>
          <w:sz w:val="24"/>
          <w:highlight w:val="none"/>
        </w:rPr>
        <w:t>附件</w:t>
      </w:r>
      <w:r>
        <w:rPr>
          <w:rFonts w:hint="eastAsia" w:ascii="仿宋" w:hAnsi="仿宋" w:eastAsia="仿宋" w:cs="仿宋"/>
          <w:b/>
          <w:i w:val="0"/>
          <w:iCs w:val="0"/>
          <w:color w:val="auto"/>
          <w:sz w:val="24"/>
          <w:highlight w:val="none"/>
          <w:lang w:val="en-US" w:eastAsia="zh-CN"/>
        </w:rPr>
        <w:t>11</w:t>
      </w:r>
      <w:r>
        <w:rPr>
          <w:rFonts w:hint="eastAsia" w:ascii="仿宋" w:hAnsi="仿宋" w:eastAsia="仿宋" w:cs="仿宋"/>
          <w:b/>
          <w:i w:val="0"/>
          <w:iCs w:val="0"/>
          <w:color w:val="auto"/>
          <w:sz w:val="24"/>
          <w:highlight w:val="none"/>
        </w:rPr>
        <w:t>-2</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b/>
          <w:i w:val="0"/>
          <w:iCs w:val="0"/>
          <w:color w:val="auto"/>
          <w:sz w:val="24"/>
          <w:highlight w:val="none"/>
          <w:lang w:val="en-US" w:eastAsia="zh-CN"/>
        </w:rPr>
        <w:t>良好的商业信誉和健全的财务会计制度</w:t>
      </w:r>
    </w:p>
    <w:p w14:paraId="6B4C08A6">
      <w:pPr>
        <w:tabs>
          <w:tab w:val="left" w:pos="5580"/>
        </w:tabs>
        <w:spacing w:before="120" w:line="360" w:lineRule="auto"/>
        <w:ind w:firstLine="482" w:firstLineChars="200"/>
        <w:rPr>
          <w:rFonts w:hint="eastAsia" w:ascii="仿宋" w:hAnsi="仿宋" w:eastAsia="仿宋" w:cs="仿宋"/>
          <w:b/>
          <w:i w:val="0"/>
          <w:iCs w:val="0"/>
          <w:color w:val="auto"/>
          <w:sz w:val="24"/>
          <w:highlight w:val="none"/>
          <w:lang w:eastAsia="zh-CN"/>
        </w:rPr>
      </w:pPr>
      <w:r>
        <w:rPr>
          <w:rFonts w:hint="eastAsia" w:ascii="仿宋" w:hAnsi="仿宋" w:eastAsia="仿宋" w:cs="仿宋"/>
          <w:b/>
          <w:i w:val="0"/>
          <w:iCs w:val="0"/>
          <w:color w:val="auto"/>
          <w:sz w:val="24"/>
          <w:highlight w:val="none"/>
        </w:rPr>
        <w:t>会计师事务所出具的</w:t>
      </w:r>
      <w:r>
        <w:rPr>
          <w:rFonts w:hint="eastAsia" w:ascii="仿宋" w:hAnsi="仿宋" w:eastAsia="仿宋" w:cs="仿宋"/>
          <w:b/>
          <w:i w:val="0"/>
          <w:iCs w:val="0"/>
          <w:color w:val="auto"/>
          <w:sz w:val="24"/>
          <w:highlight w:val="none"/>
          <w:lang w:val="en-US" w:eastAsia="zh-CN"/>
        </w:rPr>
        <w:t>2025年度</w:t>
      </w:r>
      <w:r>
        <w:rPr>
          <w:rFonts w:hint="eastAsia" w:ascii="仿宋" w:hAnsi="仿宋" w:eastAsia="仿宋" w:cs="仿宋"/>
          <w:b/>
          <w:i w:val="0"/>
          <w:iCs w:val="0"/>
          <w:color w:val="auto"/>
          <w:sz w:val="24"/>
          <w:highlight w:val="none"/>
        </w:rPr>
        <w:t>财务审计报告或</w:t>
      </w:r>
      <w:r>
        <w:rPr>
          <w:rFonts w:hint="eastAsia" w:ascii="仿宋" w:hAnsi="仿宋" w:eastAsia="仿宋" w:cs="仿宋"/>
          <w:b/>
          <w:i w:val="0"/>
          <w:iCs w:val="0"/>
          <w:color w:val="auto"/>
          <w:sz w:val="24"/>
          <w:highlight w:val="none"/>
          <w:lang w:val="en-US" w:eastAsia="zh-CN"/>
        </w:rPr>
        <w:t>近半年</w:t>
      </w:r>
      <w:r>
        <w:rPr>
          <w:rFonts w:hint="eastAsia" w:ascii="仿宋" w:hAnsi="仿宋" w:eastAsia="仿宋" w:cs="仿宋"/>
          <w:b/>
          <w:i w:val="0"/>
          <w:iCs w:val="0"/>
          <w:color w:val="auto"/>
          <w:sz w:val="24"/>
          <w:highlight w:val="none"/>
        </w:rPr>
        <w:t>银行出具的资信证明</w:t>
      </w:r>
      <w:r>
        <w:rPr>
          <w:rFonts w:hint="eastAsia" w:ascii="仿宋" w:hAnsi="仿宋" w:eastAsia="仿宋" w:cs="仿宋"/>
          <w:b/>
          <w:i w:val="0"/>
          <w:iCs w:val="0"/>
          <w:color w:val="auto"/>
          <w:sz w:val="24"/>
          <w:highlight w:val="none"/>
          <w:lang w:val="en-US" w:eastAsia="zh-CN"/>
        </w:rPr>
        <w:t>材料</w:t>
      </w:r>
    </w:p>
    <w:p w14:paraId="7C2ADBD2">
      <w:pPr>
        <w:tabs>
          <w:tab w:val="left" w:pos="3060"/>
          <w:tab w:val="left" w:pos="5580"/>
        </w:tabs>
        <w:spacing w:before="120" w:line="360" w:lineRule="auto"/>
        <w:ind w:left="3057" w:hanging="1619"/>
        <w:rPr>
          <w:rFonts w:hint="eastAsia" w:ascii="仿宋" w:hAnsi="仿宋" w:eastAsia="仿宋" w:cs="仿宋"/>
          <w:b/>
          <w:i w:val="0"/>
          <w:iCs w:val="0"/>
          <w:color w:val="auto"/>
          <w:sz w:val="24"/>
          <w:highlight w:val="none"/>
        </w:rPr>
      </w:pPr>
    </w:p>
    <w:p w14:paraId="4C363B02">
      <w:pPr>
        <w:tabs>
          <w:tab w:val="left" w:pos="5580"/>
        </w:tabs>
        <w:spacing w:before="120" w:line="360" w:lineRule="auto"/>
        <w:ind w:firstLine="549"/>
        <w:jc w:val="center"/>
        <w:rPr>
          <w:rFonts w:hint="eastAsia" w:ascii="仿宋" w:hAnsi="仿宋" w:eastAsia="仿宋" w:cs="仿宋"/>
          <w:b/>
          <w:i w:val="0"/>
          <w:iCs w:val="0"/>
          <w:color w:val="auto"/>
          <w:sz w:val="24"/>
          <w:highlight w:val="none"/>
        </w:rPr>
      </w:pPr>
    </w:p>
    <w:p w14:paraId="39B7508F">
      <w:pPr>
        <w:tabs>
          <w:tab w:val="left" w:pos="5580"/>
        </w:tabs>
        <w:spacing w:before="120" w:line="360" w:lineRule="auto"/>
        <w:ind w:firstLine="482" w:firstLineChars="200"/>
        <w:rPr>
          <w:rFonts w:hint="eastAsia" w:ascii="仿宋" w:hAnsi="仿宋" w:eastAsia="仿宋" w:cs="仿宋"/>
          <w:b/>
          <w:bCs/>
          <w:i w:val="0"/>
          <w:iCs w:val="0"/>
          <w:color w:val="auto"/>
          <w:sz w:val="24"/>
          <w:highlight w:val="none"/>
        </w:rPr>
      </w:pPr>
      <w:r>
        <w:rPr>
          <w:rFonts w:hint="eastAsia" w:ascii="仿宋" w:hAnsi="仿宋" w:eastAsia="仿宋" w:cs="仿宋"/>
          <w:b/>
          <w:bCs/>
          <w:i w:val="0"/>
          <w:iCs w:val="0"/>
          <w:color w:val="auto"/>
          <w:sz w:val="24"/>
          <w:highlight w:val="none"/>
        </w:rPr>
        <w:t>说明：</w:t>
      </w:r>
    </w:p>
    <w:p w14:paraId="3A7B8424">
      <w:pPr>
        <w:tabs>
          <w:tab w:val="left" w:pos="5580"/>
        </w:tabs>
        <w:spacing w:before="120" w:line="360" w:lineRule="auto"/>
        <w:ind w:firstLine="482" w:firstLineChars="200"/>
        <w:rPr>
          <w:rFonts w:hint="eastAsia" w:ascii="仿宋" w:hAnsi="仿宋" w:eastAsia="仿宋" w:cs="仿宋"/>
          <w:b/>
          <w:bCs/>
          <w:i w:val="0"/>
          <w:iCs w:val="0"/>
          <w:color w:val="auto"/>
          <w:sz w:val="24"/>
          <w:highlight w:val="none"/>
        </w:rPr>
      </w:pPr>
      <w:r>
        <w:rPr>
          <w:rFonts w:hint="eastAsia" w:ascii="仿宋" w:hAnsi="仿宋" w:eastAsia="仿宋" w:cs="仿宋"/>
          <w:b/>
          <w:bCs/>
          <w:i w:val="0"/>
          <w:iCs w:val="0"/>
          <w:color w:val="auto"/>
          <w:sz w:val="24"/>
          <w:highlight w:val="none"/>
        </w:rPr>
        <w:t>1、投标人在投标文件中，或提供符合上述要求的审计报告复印件并加盖本单位公章。（审计报告须</w:t>
      </w:r>
      <w:r>
        <w:rPr>
          <w:rFonts w:hint="eastAsia" w:ascii="仿宋" w:hAnsi="仿宋" w:eastAsia="仿宋" w:cs="仿宋"/>
          <w:b/>
          <w:bCs/>
          <w:i w:val="0"/>
          <w:iCs w:val="0"/>
          <w:color w:val="auto"/>
          <w:sz w:val="24"/>
          <w:highlight w:val="none"/>
          <w:lang w:val="en-US" w:eastAsia="zh-CN"/>
        </w:rPr>
        <w:t>至少</w:t>
      </w:r>
      <w:r>
        <w:rPr>
          <w:rFonts w:hint="eastAsia" w:ascii="仿宋" w:hAnsi="仿宋" w:eastAsia="仿宋" w:cs="仿宋"/>
          <w:b/>
          <w:bCs/>
          <w:i w:val="0"/>
          <w:iCs w:val="0"/>
          <w:color w:val="auto"/>
          <w:sz w:val="24"/>
          <w:highlight w:val="none"/>
        </w:rPr>
        <w:t>包括报告</w:t>
      </w:r>
      <w:r>
        <w:rPr>
          <w:rFonts w:hint="eastAsia" w:ascii="仿宋" w:hAnsi="仿宋" w:eastAsia="仿宋" w:cs="仿宋"/>
          <w:b/>
          <w:bCs/>
          <w:i w:val="0"/>
          <w:iCs w:val="0"/>
          <w:color w:val="auto"/>
          <w:sz w:val="24"/>
          <w:highlight w:val="none"/>
          <w:lang w:val="en-US" w:eastAsia="zh-CN"/>
        </w:rPr>
        <w:t>审计</w:t>
      </w:r>
      <w:r>
        <w:rPr>
          <w:rFonts w:hint="eastAsia" w:ascii="仿宋" w:hAnsi="仿宋" w:eastAsia="仿宋" w:cs="仿宋"/>
          <w:b/>
          <w:bCs/>
          <w:i w:val="0"/>
          <w:iCs w:val="0"/>
          <w:color w:val="auto"/>
          <w:sz w:val="24"/>
          <w:highlight w:val="none"/>
        </w:rPr>
        <w:t>意见正文、资产负债表、利润表、现金流量表）</w:t>
      </w:r>
    </w:p>
    <w:p w14:paraId="3CE77943">
      <w:pPr>
        <w:tabs>
          <w:tab w:val="left" w:pos="5580"/>
        </w:tabs>
        <w:spacing w:before="120" w:line="360" w:lineRule="auto"/>
        <w:ind w:firstLine="482" w:firstLineChars="200"/>
        <w:rPr>
          <w:rFonts w:hint="eastAsia" w:ascii="仿宋" w:hAnsi="仿宋" w:eastAsia="仿宋" w:cs="仿宋"/>
          <w:b/>
          <w:bCs/>
          <w:i w:val="0"/>
          <w:iCs w:val="0"/>
          <w:color w:val="auto"/>
          <w:sz w:val="24"/>
          <w:highlight w:val="none"/>
        </w:rPr>
      </w:pPr>
      <w:r>
        <w:rPr>
          <w:rFonts w:hint="eastAsia" w:ascii="仿宋" w:hAnsi="仿宋" w:eastAsia="仿宋" w:cs="仿宋"/>
          <w:b/>
          <w:bCs/>
          <w:i w:val="0"/>
          <w:iCs w:val="0"/>
          <w:color w:val="auto"/>
          <w:sz w:val="24"/>
          <w:highlight w:val="none"/>
        </w:rPr>
        <w:t>2、投标人在投标文件中，或提供其账户开户银行出具的资信证明</w:t>
      </w:r>
      <w:r>
        <w:rPr>
          <w:rFonts w:hint="eastAsia" w:ascii="仿宋" w:hAnsi="仿宋" w:eastAsia="仿宋" w:cs="仿宋"/>
          <w:b/>
          <w:bCs/>
          <w:i w:val="0"/>
          <w:iCs w:val="0"/>
          <w:color w:val="auto"/>
          <w:sz w:val="24"/>
          <w:highlight w:val="none"/>
          <w:lang w:val="en-US" w:eastAsia="zh-CN"/>
        </w:rPr>
        <w:t>材料</w:t>
      </w:r>
      <w:r>
        <w:rPr>
          <w:rFonts w:hint="eastAsia" w:ascii="仿宋" w:hAnsi="仿宋" w:eastAsia="仿宋" w:cs="仿宋"/>
          <w:b/>
          <w:bCs/>
          <w:i w:val="0"/>
          <w:iCs w:val="0"/>
          <w:color w:val="auto"/>
          <w:sz w:val="24"/>
          <w:highlight w:val="none"/>
        </w:rPr>
        <w:t>。</w:t>
      </w:r>
    </w:p>
    <w:p w14:paraId="32EBE10D">
      <w:pPr>
        <w:tabs>
          <w:tab w:val="left" w:pos="5580"/>
        </w:tabs>
        <w:spacing w:before="120" w:line="360" w:lineRule="auto"/>
        <w:ind w:firstLine="482" w:firstLineChars="200"/>
        <w:rPr>
          <w:rFonts w:hint="eastAsia" w:ascii="仿宋" w:hAnsi="仿宋" w:eastAsia="仿宋" w:cs="仿宋"/>
          <w:i w:val="0"/>
          <w:iCs w:val="0"/>
          <w:color w:val="auto"/>
          <w:sz w:val="24"/>
          <w:highlight w:val="none"/>
        </w:rPr>
      </w:pPr>
      <w:r>
        <w:rPr>
          <w:rFonts w:hint="eastAsia" w:ascii="仿宋" w:hAnsi="仿宋" w:eastAsia="仿宋" w:cs="仿宋"/>
          <w:b/>
          <w:bCs/>
          <w:i w:val="0"/>
          <w:iCs w:val="0"/>
          <w:color w:val="auto"/>
          <w:sz w:val="24"/>
          <w:highlight w:val="none"/>
        </w:rPr>
        <w:t>3、银行资信证明应能说明该投标人与银行之间业务往来正常，企业信誉良好等。银行出具的存款证明不能替代银行资信证明。</w:t>
      </w:r>
    </w:p>
    <w:bookmarkEnd w:id="155"/>
    <w:bookmarkEnd w:id="156"/>
    <w:bookmarkEnd w:id="157"/>
    <w:bookmarkEnd w:id="158"/>
    <w:bookmarkEnd w:id="159"/>
    <w:bookmarkEnd w:id="160"/>
    <w:bookmarkEnd w:id="161"/>
    <w:bookmarkEnd w:id="162"/>
    <w:bookmarkEnd w:id="163"/>
    <w:bookmarkEnd w:id="164"/>
    <w:bookmarkEnd w:id="165"/>
    <w:bookmarkEnd w:id="166"/>
    <w:bookmarkEnd w:id="167"/>
    <w:p w14:paraId="1B40D0BC">
      <w:pPr>
        <w:spacing w:line="360" w:lineRule="auto"/>
        <w:rPr>
          <w:rFonts w:hint="eastAsia" w:ascii="仿宋" w:hAnsi="仿宋" w:eastAsia="仿宋" w:cs="仿宋"/>
          <w:b/>
          <w:i w:val="0"/>
          <w:iCs w:val="0"/>
          <w:color w:val="auto"/>
          <w:sz w:val="24"/>
          <w:highlight w:val="none"/>
          <w:lang w:eastAsia="zh-CN"/>
        </w:rPr>
      </w:pPr>
      <w:r>
        <w:rPr>
          <w:rFonts w:hint="eastAsia" w:ascii="仿宋" w:hAnsi="仿宋" w:eastAsia="仿宋" w:cs="仿宋"/>
          <w:i w:val="0"/>
          <w:iCs w:val="0"/>
          <w:color w:val="auto"/>
          <w:sz w:val="24"/>
          <w:highlight w:val="none"/>
        </w:rPr>
        <w:br w:type="page"/>
      </w:r>
      <w:r>
        <w:rPr>
          <w:rFonts w:hint="eastAsia" w:ascii="仿宋" w:hAnsi="仿宋" w:eastAsia="仿宋" w:cs="仿宋"/>
          <w:b/>
          <w:i w:val="0"/>
          <w:iCs w:val="0"/>
          <w:color w:val="auto"/>
          <w:sz w:val="24"/>
          <w:highlight w:val="none"/>
        </w:rPr>
        <w:t>附件</w:t>
      </w:r>
      <w:r>
        <w:rPr>
          <w:rFonts w:hint="eastAsia" w:ascii="仿宋" w:hAnsi="仿宋" w:eastAsia="仿宋" w:cs="仿宋"/>
          <w:b/>
          <w:i w:val="0"/>
          <w:iCs w:val="0"/>
          <w:color w:val="auto"/>
          <w:sz w:val="24"/>
          <w:highlight w:val="none"/>
          <w:lang w:val="en-US" w:eastAsia="zh-CN"/>
        </w:rPr>
        <w:t>11</w:t>
      </w:r>
      <w:r>
        <w:rPr>
          <w:rFonts w:hint="eastAsia" w:ascii="仿宋" w:hAnsi="仿宋" w:eastAsia="仿宋" w:cs="仿宋"/>
          <w:b/>
          <w:i w:val="0"/>
          <w:iCs w:val="0"/>
          <w:color w:val="auto"/>
          <w:sz w:val="24"/>
          <w:highlight w:val="none"/>
        </w:rPr>
        <w:t>-3</w:t>
      </w:r>
      <w:r>
        <w:rPr>
          <w:rFonts w:hint="eastAsia" w:ascii="仿宋" w:hAnsi="仿宋" w:eastAsia="仿宋" w:cs="仿宋"/>
          <w:i w:val="0"/>
          <w:iCs w:val="0"/>
          <w:color w:val="auto"/>
          <w:sz w:val="24"/>
          <w:highlight w:val="none"/>
        </w:rPr>
        <w:t>*</w:t>
      </w:r>
      <w:r>
        <w:rPr>
          <w:rFonts w:hint="eastAsia" w:ascii="仿宋" w:hAnsi="仿宋" w:eastAsia="仿宋" w:cs="仿宋"/>
          <w:b/>
          <w:i w:val="0"/>
          <w:iCs w:val="0"/>
          <w:color w:val="auto"/>
          <w:sz w:val="24"/>
          <w:highlight w:val="none"/>
        </w:rPr>
        <w:t xml:space="preserve"> </w:t>
      </w:r>
      <w:r>
        <w:rPr>
          <w:rFonts w:hint="eastAsia" w:ascii="仿宋" w:hAnsi="仿宋" w:eastAsia="仿宋" w:cs="仿宋"/>
          <w:b/>
          <w:i w:val="0"/>
          <w:iCs w:val="0"/>
          <w:color w:val="auto"/>
          <w:sz w:val="24"/>
          <w:highlight w:val="none"/>
          <w:lang w:val="en-US" w:eastAsia="zh-CN"/>
        </w:rPr>
        <w:t xml:space="preserve"> 依法缴纳社会保障资金的良好记录</w:t>
      </w:r>
      <w:r>
        <w:rPr>
          <w:rFonts w:hint="eastAsia" w:ascii="仿宋" w:hAnsi="仿宋" w:eastAsia="仿宋" w:cs="仿宋"/>
          <w:b/>
          <w:i w:val="0"/>
          <w:iCs w:val="0"/>
          <w:color w:val="auto"/>
          <w:sz w:val="24"/>
          <w:highlight w:val="none"/>
        </w:rPr>
        <w:t>：</w:t>
      </w:r>
      <w:r>
        <w:rPr>
          <w:rFonts w:hint="eastAsia" w:ascii="仿宋" w:hAnsi="仿宋" w:eastAsia="仿宋" w:cs="仿宋"/>
          <w:b/>
          <w:i w:val="0"/>
          <w:iCs w:val="0"/>
          <w:color w:val="auto"/>
          <w:sz w:val="24"/>
          <w:highlight w:val="none"/>
          <w:lang w:val="en-US" w:eastAsia="zh-CN"/>
        </w:rPr>
        <w:t>近一年</w:t>
      </w:r>
      <w:r>
        <w:rPr>
          <w:rFonts w:hint="eastAsia" w:ascii="仿宋" w:hAnsi="仿宋" w:eastAsia="仿宋" w:cs="仿宋"/>
          <w:b/>
          <w:i w:val="0"/>
          <w:iCs w:val="0"/>
          <w:color w:val="auto"/>
          <w:sz w:val="24"/>
          <w:highlight w:val="none"/>
        </w:rPr>
        <w:t>任意一个月内缴纳社会保障资金的有效票据凭证</w:t>
      </w:r>
      <w:r>
        <w:rPr>
          <w:rFonts w:hint="eastAsia" w:ascii="仿宋" w:hAnsi="仿宋" w:eastAsia="仿宋" w:cs="仿宋"/>
          <w:b/>
          <w:bCs/>
          <w:i w:val="0"/>
          <w:iCs w:val="0"/>
          <w:color w:val="auto"/>
          <w:sz w:val="24"/>
          <w:highlight w:val="none"/>
        </w:rPr>
        <w:t>或由社保中心出具的缴纳社会保障资金的证明（复印件</w:t>
      </w:r>
      <w:r>
        <w:rPr>
          <w:rFonts w:hint="eastAsia" w:ascii="仿宋" w:hAnsi="仿宋" w:eastAsia="仿宋" w:cs="仿宋"/>
          <w:b/>
          <w:i w:val="0"/>
          <w:iCs w:val="0"/>
          <w:color w:val="auto"/>
          <w:sz w:val="24"/>
          <w:highlight w:val="none"/>
        </w:rPr>
        <w:t>，须加盖投标人公章）</w:t>
      </w:r>
      <w:r>
        <w:rPr>
          <w:rFonts w:hint="eastAsia" w:ascii="仿宋" w:hAnsi="仿宋" w:eastAsia="仿宋" w:cs="仿宋"/>
          <w:b/>
          <w:bCs/>
          <w:i w:val="0"/>
          <w:iCs w:val="0"/>
          <w:color w:val="auto"/>
          <w:sz w:val="24"/>
          <w:highlight w:val="none"/>
        </w:rPr>
        <w:t>；</w:t>
      </w:r>
      <w:r>
        <w:rPr>
          <w:rFonts w:hint="eastAsia" w:ascii="仿宋" w:hAnsi="仿宋" w:eastAsia="仿宋" w:cs="仿宋"/>
          <w:b/>
          <w:i w:val="0"/>
          <w:iCs w:val="0"/>
          <w:color w:val="auto"/>
          <w:sz w:val="24"/>
          <w:highlight w:val="none"/>
        </w:rPr>
        <w:t xml:space="preserve"> 或延迟暂缓提交的规定或证明</w:t>
      </w:r>
      <w:r>
        <w:rPr>
          <w:rFonts w:hint="eastAsia" w:ascii="仿宋" w:hAnsi="仿宋" w:eastAsia="仿宋" w:cs="仿宋"/>
          <w:b/>
          <w:i w:val="0"/>
          <w:iCs w:val="0"/>
          <w:color w:val="auto"/>
          <w:sz w:val="24"/>
          <w:highlight w:val="none"/>
          <w:lang w:eastAsia="zh-CN"/>
        </w:rPr>
        <w:t>。（依法不需要缴纳社会保障资金的应提供相应文件说明）</w:t>
      </w:r>
    </w:p>
    <w:p w14:paraId="18C7E087">
      <w:pPr>
        <w:spacing w:line="360" w:lineRule="auto"/>
        <w:rPr>
          <w:rFonts w:hint="eastAsia" w:ascii="仿宋" w:hAnsi="仿宋" w:eastAsia="仿宋" w:cs="仿宋"/>
          <w:b/>
          <w:bCs/>
          <w:i w:val="0"/>
          <w:iCs w:val="0"/>
          <w:color w:val="auto"/>
          <w:sz w:val="24"/>
          <w:highlight w:val="none"/>
        </w:rPr>
      </w:pPr>
    </w:p>
    <w:p w14:paraId="45BDD7D1">
      <w:pPr>
        <w:spacing w:line="360" w:lineRule="auto"/>
        <w:rPr>
          <w:rFonts w:hint="eastAsia" w:ascii="仿宋" w:hAnsi="仿宋" w:eastAsia="仿宋" w:cs="仿宋"/>
          <w:b/>
          <w:bCs/>
          <w:i w:val="0"/>
          <w:iCs w:val="0"/>
          <w:color w:val="auto"/>
          <w:sz w:val="24"/>
          <w:highlight w:val="none"/>
        </w:rPr>
      </w:pPr>
    </w:p>
    <w:p w14:paraId="2D020E0B">
      <w:pPr>
        <w:spacing w:line="360" w:lineRule="auto"/>
        <w:rPr>
          <w:rFonts w:hint="eastAsia" w:ascii="仿宋" w:hAnsi="仿宋" w:eastAsia="仿宋" w:cs="仿宋"/>
          <w:b/>
          <w:i w:val="0"/>
          <w:iCs w:val="0"/>
          <w:color w:val="auto"/>
          <w:sz w:val="24"/>
          <w:highlight w:val="none"/>
        </w:rPr>
      </w:pPr>
      <w:r>
        <w:rPr>
          <w:rFonts w:hint="eastAsia" w:ascii="仿宋" w:hAnsi="仿宋" w:eastAsia="仿宋" w:cs="仿宋"/>
          <w:b/>
          <w:i w:val="0"/>
          <w:iCs w:val="0"/>
          <w:color w:val="auto"/>
          <w:sz w:val="24"/>
          <w:highlight w:val="none"/>
        </w:rPr>
        <w:t>注：</w:t>
      </w:r>
      <w:r>
        <w:rPr>
          <w:rFonts w:hint="eastAsia" w:ascii="仿宋" w:hAnsi="仿宋" w:eastAsia="仿宋" w:cs="仿宋"/>
          <w:b/>
          <w:i w:val="0"/>
          <w:iCs w:val="0"/>
          <w:color w:val="auto"/>
          <w:sz w:val="24"/>
          <w:highlight w:val="none"/>
          <w:lang w:val="en-US" w:eastAsia="zh-CN"/>
        </w:rPr>
        <w:t>社保缴纳凭证如果为银行汇款底单的应能体现相关社保信息字样</w:t>
      </w:r>
      <w:r>
        <w:rPr>
          <w:rFonts w:hint="eastAsia" w:ascii="仿宋" w:hAnsi="仿宋" w:eastAsia="仿宋" w:cs="仿宋"/>
          <w:b/>
          <w:i w:val="0"/>
          <w:iCs w:val="0"/>
          <w:color w:val="auto"/>
          <w:sz w:val="24"/>
          <w:highlight w:val="none"/>
        </w:rPr>
        <w:t>。</w:t>
      </w:r>
    </w:p>
    <w:p w14:paraId="322B4990">
      <w:pPr>
        <w:spacing w:line="360" w:lineRule="auto"/>
        <w:rPr>
          <w:rFonts w:hint="eastAsia" w:ascii="仿宋" w:hAnsi="仿宋" w:eastAsia="仿宋" w:cs="仿宋"/>
          <w:b/>
          <w:bCs/>
          <w:i w:val="0"/>
          <w:iCs w:val="0"/>
          <w:color w:val="auto"/>
          <w:sz w:val="24"/>
          <w:highlight w:val="none"/>
        </w:rPr>
      </w:pPr>
    </w:p>
    <w:p w14:paraId="7D3CAEF5">
      <w:pPr>
        <w:spacing w:line="360" w:lineRule="auto"/>
        <w:rPr>
          <w:rFonts w:hint="eastAsia" w:ascii="仿宋" w:hAnsi="仿宋" w:eastAsia="仿宋" w:cs="仿宋"/>
          <w:b/>
          <w:bCs/>
          <w:i w:val="0"/>
          <w:iCs w:val="0"/>
          <w:color w:val="auto"/>
          <w:sz w:val="24"/>
          <w:highlight w:val="none"/>
        </w:rPr>
      </w:pPr>
    </w:p>
    <w:p w14:paraId="1A17E305">
      <w:pPr>
        <w:spacing w:line="360" w:lineRule="auto"/>
        <w:rPr>
          <w:rFonts w:hint="eastAsia" w:ascii="仿宋" w:hAnsi="仿宋" w:eastAsia="仿宋" w:cs="仿宋"/>
          <w:b/>
          <w:bCs/>
          <w:i w:val="0"/>
          <w:iCs w:val="0"/>
          <w:color w:val="auto"/>
          <w:sz w:val="24"/>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1E30B5F1">
      <w:pPr>
        <w:spacing w:line="360" w:lineRule="auto"/>
        <w:rPr>
          <w:rFonts w:hint="eastAsia" w:ascii="仿宋" w:hAnsi="仿宋" w:eastAsia="仿宋" w:cs="仿宋"/>
          <w:b/>
          <w:i w:val="0"/>
          <w:iCs w:val="0"/>
          <w:color w:val="auto"/>
          <w:sz w:val="24"/>
          <w:highlight w:val="none"/>
        </w:rPr>
      </w:pPr>
      <w:r>
        <w:rPr>
          <w:rFonts w:hint="eastAsia" w:ascii="仿宋" w:hAnsi="仿宋" w:eastAsia="仿宋" w:cs="仿宋"/>
          <w:b/>
          <w:bCs/>
          <w:i w:val="0"/>
          <w:iCs w:val="0"/>
          <w:color w:val="auto"/>
          <w:sz w:val="24"/>
          <w:highlight w:val="none"/>
        </w:rPr>
        <w:t>附件</w:t>
      </w:r>
      <w:r>
        <w:rPr>
          <w:rFonts w:hint="eastAsia" w:ascii="仿宋" w:hAnsi="仿宋" w:eastAsia="仿宋" w:cs="仿宋"/>
          <w:b/>
          <w:bCs/>
          <w:i w:val="0"/>
          <w:iCs w:val="0"/>
          <w:color w:val="auto"/>
          <w:sz w:val="24"/>
          <w:highlight w:val="none"/>
          <w:lang w:val="en-US" w:eastAsia="zh-CN"/>
        </w:rPr>
        <w:t>11</w:t>
      </w:r>
      <w:r>
        <w:rPr>
          <w:rFonts w:hint="eastAsia" w:ascii="仿宋" w:hAnsi="仿宋" w:eastAsia="仿宋" w:cs="仿宋"/>
          <w:b/>
          <w:bCs/>
          <w:i w:val="0"/>
          <w:iCs w:val="0"/>
          <w:color w:val="auto"/>
          <w:sz w:val="24"/>
          <w:highlight w:val="none"/>
        </w:rPr>
        <w:t>-4</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b/>
          <w:bCs/>
          <w:i w:val="0"/>
          <w:iCs w:val="0"/>
          <w:color w:val="auto"/>
          <w:sz w:val="24"/>
          <w:highlight w:val="none"/>
          <w:lang w:val="en-US" w:eastAsia="zh-CN"/>
        </w:rPr>
        <w:t>依法缴纳税收的良好记录</w:t>
      </w:r>
      <w:r>
        <w:rPr>
          <w:rFonts w:hint="eastAsia" w:ascii="仿宋" w:hAnsi="仿宋" w:eastAsia="仿宋" w:cs="仿宋"/>
          <w:b/>
          <w:bCs/>
          <w:i w:val="0"/>
          <w:iCs w:val="0"/>
          <w:color w:val="auto"/>
          <w:sz w:val="24"/>
          <w:highlight w:val="none"/>
        </w:rPr>
        <w:t>：</w:t>
      </w:r>
      <w:r>
        <w:rPr>
          <w:rFonts w:hint="eastAsia" w:ascii="仿宋" w:hAnsi="仿宋" w:eastAsia="仿宋" w:cs="仿宋"/>
          <w:b/>
          <w:i w:val="0"/>
          <w:iCs w:val="0"/>
          <w:color w:val="auto"/>
          <w:sz w:val="24"/>
          <w:highlight w:val="none"/>
          <w:lang w:val="en-US" w:eastAsia="zh-CN"/>
        </w:rPr>
        <w:t>近一年</w:t>
      </w:r>
      <w:r>
        <w:rPr>
          <w:rFonts w:hint="eastAsia" w:ascii="仿宋" w:hAnsi="仿宋" w:eastAsia="仿宋" w:cs="仿宋"/>
          <w:b/>
          <w:bCs/>
          <w:i w:val="0"/>
          <w:iCs w:val="0"/>
          <w:color w:val="auto"/>
          <w:sz w:val="24"/>
          <w:highlight w:val="none"/>
        </w:rPr>
        <w:t>任意一个月缴纳</w:t>
      </w:r>
      <w:r>
        <w:rPr>
          <w:rFonts w:hint="eastAsia" w:ascii="仿宋" w:hAnsi="仿宋" w:eastAsia="仿宋" w:cs="仿宋"/>
          <w:b/>
          <w:bCs/>
          <w:i w:val="0"/>
          <w:iCs w:val="0"/>
          <w:color w:val="auto"/>
          <w:sz w:val="24"/>
          <w:highlight w:val="none"/>
          <w:lang w:val="en-US" w:eastAsia="zh-CN"/>
        </w:rPr>
        <w:t>税收</w:t>
      </w:r>
      <w:r>
        <w:rPr>
          <w:rFonts w:hint="eastAsia" w:ascii="仿宋" w:hAnsi="仿宋" w:eastAsia="仿宋" w:cs="仿宋"/>
          <w:b/>
          <w:bCs/>
          <w:i w:val="0"/>
          <w:iCs w:val="0"/>
          <w:color w:val="auto"/>
          <w:sz w:val="24"/>
          <w:highlight w:val="none"/>
        </w:rPr>
        <w:t>的有效凭据，或相关部门出具的依法纳税有效证明文件（复印件，须加盖投标人公章）；</w:t>
      </w:r>
      <w:r>
        <w:rPr>
          <w:rFonts w:hint="eastAsia" w:ascii="仿宋" w:hAnsi="仿宋" w:eastAsia="仿宋" w:cs="仿宋"/>
          <w:b/>
          <w:i w:val="0"/>
          <w:iCs w:val="0"/>
          <w:color w:val="auto"/>
          <w:sz w:val="24"/>
          <w:highlight w:val="none"/>
        </w:rPr>
        <w:t>或延迟暂缓提交的规定或证明；或相关部门出具的免税证明。</w:t>
      </w:r>
    </w:p>
    <w:p w14:paraId="558C02CA">
      <w:pPr>
        <w:spacing w:line="360" w:lineRule="auto"/>
        <w:rPr>
          <w:rFonts w:hint="eastAsia" w:ascii="仿宋" w:hAnsi="仿宋" w:eastAsia="仿宋" w:cs="仿宋"/>
          <w:i w:val="0"/>
          <w:iCs w:val="0"/>
          <w:color w:val="auto"/>
          <w:sz w:val="24"/>
          <w:highlight w:val="none"/>
        </w:rPr>
      </w:pPr>
    </w:p>
    <w:p w14:paraId="3A5B0050">
      <w:pPr>
        <w:spacing w:line="360" w:lineRule="auto"/>
        <w:rPr>
          <w:rFonts w:hint="eastAsia" w:ascii="仿宋" w:hAnsi="仿宋" w:eastAsia="仿宋" w:cs="仿宋"/>
          <w:i w:val="0"/>
          <w:iCs w:val="0"/>
          <w:color w:val="auto"/>
          <w:sz w:val="24"/>
          <w:highlight w:val="none"/>
        </w:rPr>
      </w:pPr>
    </w:p>
    <w:p w14:paraId="76EF2186">
      <w:pPr>
        <w:spacing w:line="360" w:lineRule="auto"/>
        <w:rPr>
          <w:rFonts w:hint="eastAsia" w:ascii="仿宋" w:hAnsi="仿宋" w:eastAsia="仿宋" w:cs="仿宋"/>
          <w:i w:val="0"/>
          <w:iCs w:val="0"/>
          <w:color w:val="auto"/>
          <w:sz w:val="24"/>
          <w:highlight w:val="none"/>
        </w:rPr>
      </w:pPr>
    </w:p>
    <w:p w14:paraId="19938613">
      <w:pPr>
        <w:spacing w:line="360" w:lineRule="auto"/>
        <w:rPr>
          <w:rFonts w:hint="eastAsia" w:ascii="仿宋" w:hAnsi="仿宋" w:eastAsia="仿宋" w:cs="仿宋"/>
          <w:i w:val="0"/>
          <w:iCs w:val="0"/>
          <w:color w:val="auto"/>
          <w:sz w:val="24"/>
          <w:highlight w:val="none"/>
        </w:rPr>
      </w:pPr>
    </w:p>
    <w:p w14:paraId="6A9E5D74">
      <w:pPr>
        <w:spacing w:line="360" w:lineRule="auto"/>
        <w:rPr>
          <w:rFonts w:hint="eastAsia" w:ascii="仿宋" w:hAnsi="仿宋" w:eastAsia="仿宋" w:cs="仿宋"/>
          <w:i w:val="0"/>
          <w:iCs w:val="0"/>
          <w:color w:val="auto"/>
          <w:sz w:val="24"/>
          <w:highlight w:val="none"/>
        </w:rPr>
      </w:pPr>
    </w:p>
    <w:p w14:paraId="3C16D7B9">
      <w:pPr>
        <w:spacing w:line="360" w:lineRule="auto"/>
        <w:rPr>
          <w:rFonts w:hint="eastAsia" w:ascii="仿宋" w:hAnsi="仿宋" w:eastAsia="仿宋" w:cs="仿宋"/>
          <w:i w:val="0"/>
          <w:iCs w:val="0"/>
          <w:color w:val="auto"/>
          <w:sz w:val="24"/>
          <w:highlight w:val="none"/>
        </w:rPr>
      </w:pPr>
    </w:p>
    <w:p w14:paraId="5D41EF6D">
      <w:pPr>
        <w:spacing w:line="360" w:lineRule="auto"/>
        <w:rPr>
          <w:rFonts w:hint="eastAsia" w:ascii="仿宋" w:hAnsi="仿宋" w:eastAsia="仿宋" w:cs="仿宋"/>
          <w:i w:val="0"/>
          <w:iCs w:val="0"/>
          <w:color w:val="auto"/>
          <w:sz w:val="24"/>
          <w:highlight w:val="none"/>
        </w:rPr>
      </w:pPr>
    </w:p>
    <w:p w14:paraId="71BD5AC5">
      <w:pPr>
        <w:spacing w:line="360" w:lineRule="auto"/>
        <w:rPr>
          <w:rFonts w:hint="eastAsia" w:ascii="仿宋" w:hAnsi="仿宋" w:eastAsia="仿宋" w:cs="仿宋"/>
          <w:b/>
          <w:i w:val="0"/>
          <w:iCs w:val="0"/>
          <w:color w:val="auto"/>
          <w:sz w:val="24"/>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641C8FE7">
      <w:pPr>
        <w:spacing w:line="360" w:lineRule="auto"/>
        <w:rPr>
          <w:rFonts w:hint="eastAsia" w:ascii="仿宋" w:hAnsi="仿宋" w:eastAsia="仿宋" w:cs="仿宋"/>
          <w:b/>
          <w:i w:val="0"/>
          <w:iCs w:val="0"/>
          <w:color w:val="auto"/>
          <w:sz w:val="24"/>
          <w:highlight w:val="none"/>
        </w:rPr>
      </w:pPr>
      <w:r>
        <w:rPr>
          <w:rFonts w:hint="eastAsia" w:ascii="仿宋" w:hAnsi="仿宋" w:eastAsia="仿宋" w:cs="仿宋"/>
          <w:b/>
          <w:i w:val="0"/>
          <w:iCs w:val="0"/>
          <w:color w:val="auto"/>
          <w:sz w:val="24"/>
          <w:highlight w:val="none"/>
        </w:rPr>
        <w:t>附件</w:t>
      </w:r>
      <w:r>
        <w:rPr>
          <w:rFonts w:hint="eastAsia" w:ascii="仿宋" w:hAnsi="仿宋" w:eastAsia="仿宋" w:cs="仿宋"/>
          <w:b/>
          <w:i w:val="0"/>
          <w:iCs w:val="0"/>
          <w:color w:val="auto"/>
          <w:sz w:val="24"/>
          <w:highlight w:val="none"/>
          <w:lang w:val="en-US" w:eastAsia="zh-CN"/>
        </w:rPr>
        <w:t>11</w:t>
      </w:r>
      <w:r>
        <w:rPr>
          <w:rFonts w:hint="eastAsia" w:ascii="仿宋" w:hAnsi="仿宋" w:eastAsia="仿宋" w:cs="仿宋"/>
          <w:b/>
          <w:i w:val="0"/>
          <w:iCs w:val="0"/>
          <w:color w:val="auto"/>
          <w:sz w:val="24"/>
          <w:highlight w:val="none"/>
        </w:rPr>
        <w:t xml:space="preserve">-5* </w:t>
      </w:r>
      <w:r>
        <w:rPr>
          <w:rFonts w:hint="eastAsia" w:ascii="仿宋" w:hAnsi="仿宋" w:eastAsia="仿宋" w:cs="仿宋"/>
          <w:b/>
          <w:i w:val="0"/>
          <w:iCs w:val="0"/>
          <w:color w:val="auto"/>
          <w:sz w:val="24"/>
          <w:highlight w:val="none"/>
          <w:lang w:val="en-US" w:eastAsia="zh-CN"/>
        </w:rPr>
        <w:t xml:space="preserve"> 近三年在经营活动中没有重大违法记录</w:t>
      </w:r>
    </w:p>
    <w:p w14:paraId="346C9799">
      <w:pPr>
        <w:spacing w:line="360" w:lineRule="auto"/>
        <w:jc w:val="center"/>
        <w:rPr>
          <w:rFonts w:hint="eastAsia" w:ascii="仿宋" w:hAnsi="仿宋" w:eastAsia="仿宋" w:cs="仿宋"/>
          <w:b/>
          <w:bCs/>
          <w:highlight w:val="none"/>
        </w:rPr>
      </w:pPr>
    </w:p>
    <w:p w14:paraId="0A9586AA">
      <w:pPr>
        <w:spacing w:line="360" w:lineRule="auto"/>
        <w:jc w:val="center"/>
        <w:rPr>
          <w:rFonts w:hint="eastAsia" w:ascii="仿宋" w:hAnsi="仿宋" w:eastAsia="仿宋" w:cs="仿宋"/>
          <w:b/>
          <w:bCs/>
          <w:highlight w:val="none"/>
        </w:rPr>
      </w:pPr>
    </w:p>
    <w:p w14:paraId="447B35D6">
      <w:pPr>
        <w:spacing w:line="360" w:lineRule="auto"/>
        <w:jc w:val="center"/>
        <w:rPr>
          <w:rFonts w:hint="eastAsia" w:ascii="仿宋" w:hAnsi="仿宋" w:eastAsia="仿宋" w:cs="仿宋"/>
          <w:b/>
          <w:bCs/>
          <w:highlight w:val="none"/>
        </w:rPr>
      </w:pPr>
    </w:p>
    <w:p w14:paraId="239E2809">
      <w:pPr>
        <w:spacing w:line="360" w:lineRule="auto"/>
        <w:jc w:val="center"/>
        <w:rPr>
          <w:rFonts w:hint="eastAsia" w:ascii="仿宋" w:hAnsi="仿宋" w:eastAsia="仿宋" w:cs="仿宋"/>
          <w:b/>
          <w:bCs/>
          <w:highlight w:val="none"/>
        </w:rPr>
      </w:pPr>
      <w:r>
        <w:rPr>
          <w:rFonts w:hint="eastAsia" w:ascii="仿宋" w:hAnsi="仿宋" w:eastAsia="仿宋" w:cs="仿宋"/>
          <w:b/>
          <w:bCs/>
          <w:highlight w:val="none"/>
        </w:rPr>
        <w:t>参加此次投标活动</w:t>
      </w:r>
      <w:r>
        <w:rPr>
          <w:rFonts w:hint="eastAsia" w:ascii="仿宋" w:hAnsi="仿宋" w:eastAsia="仿宋" w:cs="仿宋"/>
          <w:b/>
          <w:bCs/>
          <w:highlight w:val="none"/>
          <w:lang w:val="en-US" w:eastAsia="zh-CN"/>
        </w:rPr>
        <w:t>近</w:t>
      </w:r>
      <w:r>
        <w:rPr>
          <w:rFonts w:hint="eastAsia" w:ascii="仿宋" w:hAnsi="仿宋" w:eastAsia="仿宋" w:cs="仿宋"/>
          <w:b/>
          <w:bCs/>
          <w:highlight w:val="none"/>
        </w:rPr>
        <w:t>3年内在经营活动中没有重大违法记录的书面声明</w:t>
      </w:r>
    </w:p>
    <w:p w14:paraId="3F8A63CC">
      <w:pPr>
        <w:spacing w:line="360" w:lineRule="auto"/>
        <w:jc w:val="center"/>
        <w:rPr>
          <w:rFonts w:hint="eastAsia" w:ascii="仿宋" w:hAnsi="仿宋" w:eastAsia="仿宋" w:cs="仿宋"/>
          <w:b/>
          <w:bCs/>
          <w:highlight w:val="none"/>
        </w:rPr>
      </w:pPr>
    </w:p>
    <w:p w14:paraId="19A89F57">
      <w:pPr>
        <w:spacing w:line="360" w:lineRule="auto"/>
        <w:rPr>
          <w:rFonts w:hint="eastAsia" w:ascii="仿宋" w:hAnsi="仿宋" w:eastAsia="仿宋" w:cs="仿宋"/>
          <w:highlight w:val="none"/>
        </w:rPr>
      </w:pPr>
      <w:r>
        <w:rPr>
          <w:rFonts w:hint="eastAsia" w:ascii="仿宋" w:hAnsi="仿宋" w:eastAsia="仿宋" w:cs="仿宋"/>
          <w:highlight w:val="none"/>
        </w:rPr>
        <w:t>我单位郑重声明：</w:t>
      </w:r>
    </w:p>
    <w:p w14:paraId="69F194BD">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我单位近三年内在经营活动中没有重大违法记录，即不存在因违法经营受到刑事处罚或者责令停产停业、吊销许可证或者执照、较大数额罚款等行政处罚（重大违法记录是指投标人因违法经营受到刑事处罚或者责令停产停业、吊销许可证或者执照、较大数额罚款等行政处罚。较大数额罚款认定为200万元以上的罚款，法律、行政法规以及国务院有关部门明确规定相关领域“较大数额罚款”标准高于200万元的，从其规定），特此声明。</w:t>
      </w:r>
    </w:p>
    <w:p w14:paraId="353227B6">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若招标人在本项目</w:t>
      </w:r>
      <w:r>
        <w:rPr>
          <w:rFonts w:hint="eastAsia" w:ascii="仿宋" w:hAnsi="仿宋" w:eastAsia="仿宋" w:cs="仿宋"/>
          <w:highlight w:val="none"/>
          <w:lang w:val="en-US" w:eastAsia="zh-CN"/>
        </w:rPr>
        <w:t>招标</w:t>
      </w:r>
      <w:r>
        <w:rPr>
          <w:rFonts w:hint="eastAsia" w:ascii="仿宋" w:hAnsi="仿宋" w:eastAsia="仿宋" w:cs="仿宋"/>
          <w:highlight w:val="none"/>
        </w:rPr>
        <w:t>过程中发现我单位近三年内在经营活动中有重大违法记录，我单位将无条件地退出本项目的投标，并承担因此引起的一切后果。</w:t>
      </w:r>
    </w:p>
    <w:p w14:paraId="581BC226">
      <w:pPr>
        <w:spacing w:line="360" w:lineRule="auto"/>
        <w:rPr>
          <w:rFonts w:hint="eastAsia" w:ascii="仿宋" w:hAnsi="仿宋" w:eastAsia="仿宋" w:cs="仿宋"/>
          <w:highlight w:val="none"/>
        </w:rPr>
      </w:pPr>
    </w:p>
    <w:p w14:paraId="2646E960">
      <w:pPr>
        <w:spacing w:line="360" w:lineRule="auto"/>
        <w:jc w:val="right"/>
        <w:rPr>
          <w:rFonts w:hint="eastAsia" w:ascii="仿宋" w:hAnsi="仿宋" w:eastAsia="仿宋" w:cs="仿宋"/>
          <w:highlight w:val="none"/>
        </w:rPr>
      </w:pPr>
      <w:r>
        <w:rPr>
          <w:rFonts w:hint="eastAsia" w:ascii="仿宋" w:hAnsi="仿宋" w:eastAsia="仿宋" w:cs="仿宋"/>
          <w:highlight w:val="none"/>
        </w:rPr>
        <w:t>投标人</w:t>
      </w:r>
      <w:r>
        <w:rPr>
          <w:rFonts w:hint="eastAsia" w:ascii="仿宋" w:hAnsi="仿宋" w:eastAsia="仿宋" w:cs="仿宋"/>
          <w:highlight w:val="none"/>
          <w:lang w:val="en-US" w:eastAsia="zh-CN"/>
        </w:rPr>
        <w:t>全称</w:t>
      </w:r>
      <w:r>
        <w:rPr>
          <w:rFonts w:hint="eastAsia" w:ascii="仿宋" w:hAnsi="仿宋" w:eastAsia="仿宋" w:cs="仿宋"/>
          <w:highlight w:val="none"/>
        </w:rPr>
        <w:t>：</w:t>
      </w:r>
      <w:r>
        <w:rPr>
          <w:rFonts w:hint="eastAsia" w:ascii="仿宋" w:hAnsi="仿宋" w:eastAsia="仿宋" w:cs="仿宋"/>
          <w:highlight w:val="none"/>
          <w:u w:val="single"/>
        </w:rPr>
        <w:t xml:space="preserve">                                  </w:t>
      </w:r>
      <w:r>
        <w:rPr>
          <w:rFonts w:hint="eastAsia" w:ascii="仿宋" w:hAnsi="仿宋" w:eastAsia="仿宋" w:cs="仿宋"/>
          <w:highlight w:val="none"/>
        </w:rPr>
        <w:t>（</w:t>
      </w:r>
      <w:r>
        <w:rPr>
          <w:rFonts w:hint="eastAsia" w:ascii="仿宋" w:hAnsi="仿宋" w:eastAsia="仿宋" w:cs="仿宋"/>
          <w:highlight w:val="none"/>
          <w:lang w:val="en-US" w:eastAsia="zh-CN"/>
        </w:rPr>
        <w:t>加盖公章</w:t>
      </w:r>
      <w:r>
        <w:rPr>
          <w:rFonts w:hint="eastAsia" w:ascii="仿宋" w:hAnsi="仿宋" w:eastAsia="仿宋" w:cs="仿宋"/>
          <w:highlight w:val="none"/>
        </w:rPr>
        <w:t>）_</w:t>
      </w:r>
    </w:p>
    <w:p w14:paraId="191B3E94">
      <w:pPr>
        <w:spacing w:line="360" w:lineRule="auto"/>
        <w:jc w:val="center"/>
        <w:rPr>
          <w:rFonts w:hint="eastAsia" w:ascii="仿宋" w:hAnsi="仿宋" w:eastAsia="仿宋" w:cs="仿宋"/>
          <w:b/>
          <w:i w:val="0"/>
          <w:iCs w:val="0"/>
          <w:color w:val="auto"/>
          <w:sz w:val="24"/>
          <w:highlight w:val="none"/>
        </w:rPr>
      </w:pPr>
    </w:p>
    <w:p w14:paraId="3A109A16">
      <w:pPr>
        <w:spacing w:line="360" w:lineRule="auto"/>
        <w:jc w:val="center"/>
        <w:rPr>
          <w:rFonts w:hint="eastAsia" w:ascii="仿宋" w:hAnsi="仿宋" w:eastAsia="仿宋" w:cs="仿宋"/>
          <w:i w:val="0"/>
          <w:iCs w:val="0"/>
          <w:color w:val="auto"/>
          <w:sz w:val="24"/>
          <w:highlight w:val="none"/>
        </w:rPr>
      </w:pPr>
    </w:p>
    <w:p w14:paraId="4F899AAD">
      <w:pPr>
        <w:spacing w:line="360" w:lineRule="auto"/>
        <w:jc w:val="center"/>
        <w:rPr>
          <w:rFonts w:hint="eastAsia" w:ascii="仿宋" w:hAnsi="仿宋" w:eastAsia="仿宋" w:cs="仿宋"/>
          <w:i w:val="0"/>
          <w:iCs w:val="0"/>
          <w:color w:val="auto"/>
          <w:sz w:val="24"/>
          <w:highlight w:val="none"/>
        </w:rPr>
      </w:pPr>
    </w:p>
    <w:p w14:paraId="2741565D">
      <w:pPr>
        <w:spacing w:line="360" w:lineRule="auto"/>
        <w:jc w:val="center"/>
        <w:rPr>
          <w:rFonts w:hint="eastAsia" w:ascii="仿宋" w:hAnsi="仿宋" w:eastAsia="仿宋" w:cs="仿宋"/>
          <w:i w:val="0"/>
          <w:iCs w:val="0"/>
          <w:color w:val="auto"/>
          <w:sz w:val="24"/>
          <w:highlight w:val="none"/>
        </w:rPr>
      </w:pPr>
    </w:p>
    <w:p w14:paraId="64A91939">
      <w:pPr>
        <w:spacing w:line="360" w:lineRule="auto"/>
        <w:rPr>
          <w:rFonts w:hint="eastAsia" w:ascii="仿宋" w:hAnsi="仿宋" w:eastAsia="仿宋" w:cs="仿宋"/>
          <w:b/>
          <w:i w:val="0"/>
          <w:iCs w:val="0"/>
          <w:color w:val="auto"/>
          <w:sz w:val="24"/>
          <w:highlight w:val="none"/>
        </w:rPr>
      </w:pPr>
    </w:p>
    <w:p w14:paraId="0FCF7E57">
      <w:pPr>
        <w:spacing w:line="360" w:lineRule="auto"/>
        <w:rPr>
          <w:rFonts w:hint="eastAsia" w:ascii="仿宋" w:hAnsi="仿宋" w:eastAsia="仿宋" w:cs="仿宋"/>
          <w:b/>
          <w:i w:val="0"/>
          <w:iCs w:val="0"/>
          <w:color w:val="auto"/>
          <w:sz w:val="24"/>
          <w:highlight w:val="none"/>
        </w:rPr>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0CE2E291">
      <w:pPr>
        <w:tabs>
          <w:tab w:val="left" w:pos="5580"/>
        </w:tabs>
        <w:spacing w:before="120" w:line="360" w:lineRule="auto"/>
        <w:rPr>
          <w:rFonts w:hint="eastAsia" w:ascii="仿宋" w:hAnsi="仿宋" w:eastAsia="仿宋" w:cs="仿宋"/>
          <w:i w:val="0"/>
          <w:iCs w:val="0"/>
          <w:color w:val="auto"/>
          <w:sz w:val="24"/>
          <w:highlight w:val="none"/>
          <w:lang w:val="en-US" w:eastAsia="zh-CN"/>
        </w:rPr>
      </w:pPr>
      <w:r>
        <w:rPr>
          <w:rFonts w:hint="eastAsia" w:ascii="仿宋" w:hAnsi="仿宋" w:eastAsia="仿宋" w:cs="仿宋"/>
          <w:b/>
          <w:i w:val="0"/>
          <w:iCs w:val="0"/>
          <w:color w:val="auto"/>
          <w:sz w:val="24"/>
          <w:highlight w:val="none"/>
        </w:rPr>
        <w:t>附件</w:t>
      </w:r>
      <w:r>
        <w:rPr>
          <w:rFonts w:hint="eastAsia" w:ascii="仿宋" w:hAnsi="仿宋" w:eastAsia="仿宋" w:cs="仿宋"/>
          <w:b/>
          <w:i w:val="0"/>
          <w:iCs w:val="0"/>
          <w:color w:val="auto"/>
          <w:sz w:val="24"/>
          <w:highlight w:val="none"/>
          <w:lang w:val="en-US" w:eastAsia="zh-CN"/>
        </w:rPr>
        <w:t>11</w:t>
      </w:r>
      <w:r>
        <w:rPr>
          <w:rFonts w:hint="eastAsia" w:ascii="仿宋" w:hAnsi="仿宋" w:eastAsia="仿宋" w:cs="仿宋"/>
          <w:b/>
          <w:i w:val="0"/>
          <w:iCs w:val="0"/>
          <w:color w:val="auto"/>
          <w:sz w:val="24"/>
          <w:highlight w:val="none"/>
        </w:rPr>
        <w:t>-</w:t>
      </w:r>
      <w:r>
        <w:rPr>
          <w:rFonts w:hint="eastAsia" w:ascii="仿宋" w:hAnsi="仿宋" w:eastAsia="仿宋" w:cs="仿宋"/>
          <w:b/>
          <w:i w:val="0"/>
          <w:iCs w:val="0"/>
          <w:color w:val="auto"/>
          <w:sz w:val="24"/>
          <w:highlight w:val="none"/>
          <w:lang w:val="en-US" w:eastAsia="zh-CN"/>
        </w:rPr>
        <w:t>6</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b/>
          <w:bCs/>
          <w:i w:val="0"/>
          <w:iCs w:val="0"/>
          <w:color w:val="auto"/>
          <w:sz w:val="24"/>
          <w:highlight w:val="none"/>
          <w:lang w:val="en-US" w:eastAsia="zh-CN"/>
        </w:rPr>
        <w:t>具有履行合同所必需的设备和专业技术能力</w:t>
      </w:r>
      <w:r>
        <w:rPr>
          <w:rFonts w:hint="eastAsia" w:ascii="仿宋" w:hAnsi="仿宋" w:eastAsia="仿宋" w:cs="仿宋"/>
          <w:b/>
          <w:i w:val="0"/>
          <w:iCs w:val="0"/>
          <w:color w:val="auto"/>
          <w:sz w:val="24"/>
          <w:highlight w:val="none"/>
        </w:rPr>
        <w:t>（</w:t>
      </w:r>
      <w:r>
        <w:rPr>
          <w:rFonts w:hint="eastAsia" w:ascii="仿宋" w:hAnsi="仿宋" w:eastAsia="仿宋" w:cs="仿宋"/>
          <w:b/>
          <w:i w:val="0"/>
          <w:iCs w:val="0"/>
          <w:color w:val="auto"/>
          <w:sz w:val="24"/>
          <w:highlight w:val="none"/>
          <w:lang w:val="en-US" w:eastAsia="zh-CN"/>
        </w:rPr>
        <w:t>提供声明函，</w:t>
      </w:r>
      <w:r>
        <w:rPr>
          <w:rFonts w:hint="eastAsia" w:ascii="仿宋" w:hAnsi="仿宋" w:eastAsia="仿宋" w:cs="仿宋"/>
          <w:b/>
          <w:i w:val="0"/>
          <w:iCs w:val="0"/>
          <w:color w:val="auto"/>
          <w:sz w:val="24"/>
          <w:highlight w:val="none"/>
        </w:rPr>
        <w:t>格式</w:t>
      </w:r>
      <w:r>
        <w:rPr>
          <w:rFonts w:hint="eastAsia" w:ascii="仿宋" w:hAnsi="仿宋" w:eastAsia="仿宋" w:cs="仿宋"/>
          <w:b/>
          <w:i w:val="0"/>
          <w:iCs w:val="0"/>
          <w:color w:val="auto"/>
          <w:sz w:val="24"/>
          <w:highlight w:val="none"/>
          <w:lang w:val="en-US" w:eastAsia="zh-CN"/>
        </w:rPr>
        <w:t>可</w:t>
      </w:r>
      <w:r>
        <w:rPr>
          <w:rFonts w:hint="eastAsia" w:ascii="仿宋" w:hAnsi="仿宋" w:eastAsia="仿宋" w:cs="仿宋"/>
          <w:b/>
          <w:i w:val="0"/>
          <w:iCs w:val="0"/>
          <w:color w:val="auto"/>
          <w:sz w:val="24"/>
          <w:highlight w:val="none"/>
        </w:rPr>
        <w:t>自拟，加盖公章）</w:t>
      </w:r>
    </w:p>
    <w:p w14:paraId="28354D76">
      <w:pPr>
        <w:spacing w:line="360" w:lineRule="auto"/>
        <w:jc w:val="center"/>
        <w:rPr>
          <w:rFonts w:hint="eastAsia" w:ascii="仿宋" w:hAnsi="仿宋" w:eastAsia="仿宋" w:cs="仿宋"/>
          <w:b/>
          <w:bCs/>
          <w:sz w:val="28"/>
          <w:szCs w:val="28"/>
          <w:highlight w:val="none"/>
          <w:lang w:eastAsia="zh-CN"/>
        </w:rPr>
      </w:pPr>
      <w:r>
        <w:rPr>
          <w:rFonts w:hint="eastAsia" w:ascii="仿宋" w:hAnsi="仿宋" w:eastAsia="仿宋" w:cs="仿宋"/>
          <w:b/>
          <w:i w:val="0"/>
          <w:iCs w:val="0"/>
          <w:color w:val="auto"/>
          <w:sz w:val="24"/>
          <w:szCs w:val="24"/>
          <w:highlight w:val="none"/>
          <w:lang w:val="en-US" w:eastAsia="zh-CN"/>
        </w:rPr>
        <w:t xml:space="preserve"> </w:t>
      </w:r>
    </w:p>
    <w:p w14:paraId="20A4CB84">
      <w:pPr>
        <w:spacing w:line="360" w:lineRule="auto"/>
        <w:jc w:val="center"/>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rPr>
        <w:t>声明</w:t>
      </w:r>
      <w:r>
        <w:rPr>
          <w:rFonts w:hint="eastAsia" w:ascii="仿宋" w:hAnsi="仿宋" w:eastAsia="仿宋" w:cs="仿宋"/>
          <w:b/>
          <w:bCs/>
          <w:sz w:val="28"/>
          <w:szCs w:val="28"/>
          <w:highlight w:val="none"/>
          <w:lang w:val="en-US" w:eastAsia="zh-CN"/>
        </w:rPr>
        <w:t>函</w:t>
      </w:r>
    </w:p>
    <w:p w14:paraId="2B79D8E6">
      <w:pPr>
        <w:pStyle w:val="57"/>
        <w:spacing w:line="360" w:lineRule="auto"/>
        <w:rPr>
          <w:rFonts w:hint="eastAsia" w:ascii="仿宋" w:hAnsi="仿宋" w:eastAsia="仿宋" w:cs="仿宋"/>
          <w:highlight w:val="none"/>
        </w:rPr>
      </w:pPr>
      <w:r>
        <w:rPr>
          <w:rFonts w:hint="eastAsia" w:ascii="仿宋" w:hAnsi="仿宋" w:eastAsia="仿宋" w:cs="仿宋"/>
          <w:highlight w:val="none"/>
        </w:rPr>
        <w:t>致：（招标代理机构）/（招标人）</w:t>
      </w:r>
    </w:p>
    <w:p w14:paraId="2DC13A8D">
      <w:pPr>
        <w:pStyle w:val="57"/>
        <w:spacing w:line="360" w:lineRule="auto"/>
        <w:rPr>
          <w:rFonts w:hint="eastAsia" w:ascii="仿宋" w:hAnsi="仿宋" w:eastAsia="仿宋" w:cs="仿宋"/>
          <w:highlight w:val="none"/>
        </w:rPr>
      </w:pPr>
    </w:p>
    <w:p w14:paraId="2FCA6651">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我</w:t>
      </w:r>
      <w:r>
        <w:rPr>
          <w:rFonts w:hint="eastAsia" w:ascii="仿宋" w:hAnsi="仿宋" w:eastAsia="仿宋" w:cs="仿宋"/>
          <w:color w:val="000000" w:themeColor="text1"/>
          <w:highlight w:val="none"/>
          <w:lang w:val="en-US" w:eastAsia="zh-CN"/>
          <w14:textFill>
            <w14:solidFill>
              <w14:schemeClr w14:val="tx1"/>
            </w14:solidFill>
          </w14:textFill>
        </w:rPr>
        <w:t>单位承诺具有履行本项目合同所必需的设备和专业技术能力承诺</w:t>
      </w:r>
      <w:r>
        <w:rPr>
          <w:rFonts w:hint="eastAsia" w:ascii="仿宋" w:hAnsi="仿宋" w:eastAsia="仿宋" w:cs="仿宋"/>
          <w:color w:val="000000" w:themeColor="text1"/>
          <w:highlight w:val="none"/>
          <w14:textFill>
            <w14:solidFill>
              <w14:schemeClr w14:val="tx1"/>
            </w14:solidFill>
          </w14:textFill>
        </w:rPr>
        <w:t>。</w:t>
      </w:r>
    </w:p>
    <w:p w14:paraId="4854EEB6">
      <w:pPr>
        <w:spacing w:line="360" w:lineRule="auto"/>
        <w:ind w:firstLine="480" w:firstLineChars="200"/>
        <w:rPr>
          <w:rFonts w:hint="eastAsia" w:ascii="仿宋" w:hAnsi="仿宋" w:eastAsia="仿宋" w:cs="仿宋"/>
          <w:color w:val="000000"/>
          <w:szCs w:val="24"/>
          <w:highlight w:val="none"/>
        </w:rPr>
      </w:pPr>
    </w:p>
    <w:p w14:paraId="430B71E2">
      <w:pPr>
        <w:spacing w:line="360" w:lineRule="auto"/>
        <w:ind w:firstLine="480" w:firstLineChars="200"/>
        <w:rPr>
          <w:rFonts w:hint="eastAsia" w:ascii="仿宋" w:hAnsi="仿宋" w:eastAsia="仿宋" w:cs="仿宋"/>
          <w:color w:val="000000"/>
          <w:szCs w:val="24"/>
          <w:highlight w:val="none"/>
        </w:rPr>
      </w:pPr>
    </w:p>
    <w:p w14:paraId="6C457AE3">
      <w:pPr>
        <w:spacing w:line="360" w:lineRule="auto"/>
        <w:jc w:val="right"/>
        <w:rPr>
          <w:rFonts w:hint="eastAsia" w:ascii="仿宋" w:hAnsi="仿宋" w:eastAsia="仿宋" w:cs="仿宋"/>
          <w:highlight w:val="none"/>
        </w:rPr>
      </w:pPr>
      <w:r>
        <w:rPr>
          <w:rFonts w:hint="eastAsia" w:ascii="仿宋" w:hAnsi="仿宋" w:eastAsia="仿宋" w:cs="仿宋"/>
          <w:highlight w:val="none"/>
        </w:rPr>
        <w:t>投标人</w:t>
      </w:r>
      <w:r>
        <w:rPr>
          <w:rFonts w:hint="eastAsia" w:ascii="仿宋" w:hAnsi="仿宋" w:eastAsia="仿宋" w:cs="仿宋"/>
          <w:highlight w:val="none"/>
          <w:lang w:val="en-US" w:eastAsia="zh-CN"/>
        </w:rPr>
        <w:t>全称</w:t>
      </w:r>
      <w:r>
        <w:rPr>
          <w:rFonts w:hint="eastAsia" w:ascii="仿宋" w:hAnsi="仿宋" w:eastAsia="仿宋" w:cs="仿宋"/>
          <w:highlight w:val="none"/>
        </w:rPr>
        <w:t>：</w:t>
      </w:r>
      <w:r>
        <w:rPr>
          <w:rFonts w:hint="eastAsia" w:ascii="仿宋" w:hAnsi="仿宋" w:eastAsia="仿宋" w:cs="仿宋"/>
          <w:highlight w:val="none"/>
          <w:u w:val="single"/>
        </w:rPr>
        <w:t xml:space="preserve">                                  </w:t>
      </w:r>
      <w:r>
        <w:rPr>
          <w:rFonts w:hint="eastAsia" w:ascii="仿宋" w:hAnsi="仿宋" w:eastAsia="仿宋" w:cs="仿宋"/>
          <w:highlight w:val="none"/>
        </w:rPr>
        <w:t>（</w:t>
      </w:r>
      <w:r>
        <w:rPr>
          <w:rFonts w:hint="eastAsia" w:ascii="仿宋" w:hAnsi="仿宋" w:eastAsia="仿宋" w:cs="仿宋"/>
          <w:highlight w:val="none"/>
          <w:lang w:val="en-US" w:eastAsia="zh-CN"/>
        </w:rPr>
        <w:t>加盖公章</w:t>
      </w:r>
      <w:r>
        <w:rPr>
          <w:rFonts w:hint="eastAsia" w:ascii="仿宋" w:hAnsi="仿宋" w:eastAsia="仿宋" w:cs="仿宋"/>
          <w:highlight w:val="none"/>
        </w:rPr>
        <w:t>）</w:t>
      </w:r>
    </w:p>
    <w:p w14:paraId="255DE632">
      <w:pPr>
        <w:tabs>
          <w:tab w:val="left" w:pos="5580"/>
        </w:tabs>
        <w:spacing w:before="120" w:line="360" w:lineRule="auto"/>
        <w:rPr>
          <w:rFonts w:hint="eastAsia" w:ascii="仿宋" w:hAnsi="仿宋" w:eastAsia="仿宋" w:cs="仿宋"/>
          <w:b/>
          <w:i w:val="0"/>
          <w:iCs w:val="0"/>
          <w:color w:val="auto"/>
          <w:sz w:val="24"/>
          <w:highlight w:val="none"/>
        </w:rPr>
      </w:pPr>
    </w:p>
    <w:p w14:paraId="7D6589FF">
      <w:pPr>
        <w:spacing w:line="360" w:lineRule="auto"/>
        <w:rPr>
          <w:rFonts w:hint="eastAsia" w:ascii="仿宋" w:hAnsi="仿宋" w:eastAsia="仿宋" w:cs="仿宋"/>
          <w:b/>
          <w:i w:val="0"/>
          <w:iCs w:val="0"/>
          <w:color w:val="auto"/>
          <w:sz w:val="24"/>
          <w:highlight w:val="none"/>
        </w:rPr>
      </w:pPr>
    </w:p>
    <w:p w14:paraId="523E8963">
      <w:pPr>
        <w:spacing w:line="360" w:lineRule="auto"/>
        <w:rPr>
          <w:rFonts w:hint="eastAsia" w:ascii="仿宋" w:hAnsi="仿宋" w:eastAsia="仿宋" w:cs="仿宋"/>
          <w:b/>
          <w:i w:val="0"/>
          <w:iCs w:val="0"/>
          <w:color w:val="auto"/>
          <w:sz w:val="24"/>
          <w:highlight w:val="none"/>
        </w:rPr>
      </w:pPr>
    </w:p>
    <w:p w14:paraId="3C6217B2">
      <w:pPr>
        <w:spacing w:line="360" w:lineRule="auto"/>
        <w:rPr>
          <w:rFonts w:hint="eastAsia" w:ascii="仿宋" w:hAnsi="仿宋" w:eastAsia="仿宋" w:cs="仿宋"/>
          <w:b/>
          <w:i w:val="0"/>
          <w:iCs w:val="0"/>
          <w:color w:val="auto"/>
          <w:sz w:val="24"/>
          <w:highlight w:val="none"/>
        </w:rPr>
      </w:pPr>
    </w:p>
    <w:p w14:paraId="21D67AF3">
      <w:pPr>
        <w:spacing w:line="360" w:lineRule="auto"/>
        <w:rPr>
          <w:rFonts w:hint="eastAsia" w:ascii="仿宋" w:hAnsi="仿宋" w:eastAsia="仿宋" w:cs="仿宋"/>
          <w:i w:val="0"/>
          <w:iCs w:val="0"/>
          <w:color w:val="auto"/>
          <w:sz w:val="24"/>
          <w:highlight w:val="none"/>
        </w:rPr>
      </w:pPr>
      <w:r>
        <w:rPr>
          <w:rFonts w:hint="eastAsia" w:ascii="仿宋" w:hAnsi="仿宋" w:eastAsia="仿宋" w:cs="仿宋"/>
          <w:b/>
          <w:i w:val="0"/>
          <w:iCs w:val="0"/>
          <w:color w:val="auto"/>
          <w:sz w:val="24"/>
          <w:highlight w:val="none"/>
        </w:rPr>
        <w:br w:type="page"/>
      </w:r>
    </w:p>
    <w:p w14:paraId="30BC6CAC">
      <w:pPr>
        <w:tabs>
          <w:tab w:val="left" w:pos="900"/>
          <w:tab w:val="left" w:pos="5580"/>
        </w:tabs>
        <w:spacing w:line="360" w:lineRule="auto"/>
        <w:rPr>
          <w:rFonts w:hint="eastAsia" w:ascii="仿宋" w:hAnsi="仿宋" w:eastAsia="仿宋" w:cs="仿宋"/>
          <w:b/>
          <w:i w:val="0"/>
          <w:iCs w:val="0"/>
          <w:color w:val="auto"/>
          <w:sz w:val="24"/>
          <w:highlight w:val="none"/>
        </w:rPr>
      </w:pPr>
      <w:r>
        <w:rPr>
          <w:rFonts w:hint="eastAsia" w:ascii="仿宋" w:hAnsi="仿宋" w:eastAsia="仿宋" w:cs="仿宋"/>
          <w:b/>
          <w:i w:val="0"/>
          <w:iCs w:val="0"/>
          <w:snapToGrid w:val="0"/>
          <w:color w:val="auto"/>
          <w:sz w:val="24"/>
          <w:highlight w:val="none"/>
        </w:rPr>
        <w:t>附件</w:t>
      </w:r>
      <w:r>
        <w:rPr>
          <w:rFonts w:hint="eastAsia" w:ascii="仿宋" w:hAnsi="仿宋" w:eastAsia="仿宋" w:cs="仿宋"/>
          <w:b/>
          <w:i w:val="0"/>
          <w:iCs w:val="0"/>
          <w:snapToGrid w:val="0"/>
          <w:color w:val="auto"/>
          <w:sz w:val="24"/>
          <w:highlight w:val="none"/>
          <w:lang w:val="en-US" w:eastAsia="zh-CN"/>
        </w:rPr>
        <w:t>11</w:t>
      </w:r>
      <w:r>
        <w:rPr>
          <w:rFonts w:hint="eastAsia" w:ascii="仿宋" w:hAnsi="仿宋" w:eastAsia="仿宋" w:cs="仿宋"/>
          <w:b/>
          <w:i w:val="0"/>
          <w:iCs w:val="0"/>
          <w:snapToGrid w:val="0"/>
          <w:color w:val="auto"/>
          <w:sz w:val="24"/>
          <w:highlight w:val="none"/>
        </w:rPr>
        <w:t>-</w:t>
      </w:r>
      <w:r>
        <w:rPr>
          <w:rFonts w:hint="eastAsia" w:ascii="仿宋" w:hAnsi="仿宋" w:eastAsia="仿宋" w:cs="仿宋"/>
          <w:b/>
          <w:i w:val="0"/>
          <w:iCs w:val="0"/>
          <w:snapToGrid w:val="0"/>
          <w:color w:val="auto"/>
          <w:sz w:val="24"/>
          <w:highlight w:val="none"/>
          <w:lang w:val="en-US" w:eastAsia="zh-CN"/>
        </w:rPr>
        <w:t>7</w:t>
      </w:r>
      <w:r>
        <w:rPr>
          <w:rFonts w:hint="eastAsia" w:ascii="仿宋" w:hAnsi="仿宋" w:eastAsia="仿宋" w:cs="仿宋"/>
          <w:i w:val="0"/>
          <w:iCs w:val="0"/>
          <w:color w:val="auto"/>
          <w:sz w:val="24"/>
          <w:highlight w:val="none"/>
        </w:rPr>
        <w:t>*</w:t>
      </w:r>
      <w:r>
        <w:rPr>
          <w:rFonts w:hint="eastAsia" w:ascii="仿宋" w:hAnsi="仿宋" w:eastAsia="仿宋" w:cs="仿宋"/>
          <w:b/>
          <w:i w:val="0"/>
          <w:iCs w:val="0"/>
          <w:snapToGrid w:val="0"/>
          <w:color w:val="auto"/>
          <w:sz w:val="24"/>
          <w:highlight w:val="none"/>
          <w:lang w:val="en-US" w:eastAsia="zh-CN"/>
        </w:rPr>
        <w:t xml:space="preserve"> 投标声明函</w:t>
      </w:r>
    </w:p>
    <w:p w14:paraId="44A32DF2">
      <w:pPr>
        <w:spacing w:line="360" w:lineRule="auto"/>
        <w:jc w:val="center"/>
        <w:rPr>
          <w:rFonts w:hint="eastAsia" w:ascii="仿宋" w:hAnsi="仿宋" w:eastAsia="仿宋" w:cs="仿宋"/>
          <w:b/>
          <w:bCs/>
          <w:sz w:val="28"/>
          <w:szCs w:val="28"/>
          <w:highlight w:val="none"/>
        </w:rPr>
      </w:pPr>
    </w:p>
    <w:p w14:paraId="5E785B06">
      <w:pPr>
        <w:spacing w:line="360" w:lineRule="auto"/>
        <w:jc w:val="center"/>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投标人基本情况声明</w:t>
      </w:r>
    </w:p>
    <w:p w14:paraId="1C118889">
      <w:pPr>
        <w:spacing w:line="360" w:lineRule="auto"/>
        <w:jc w:val="center"/>
        <w:rPr>
          <w:rFonts w:hint="eastAsia" w:ascii="仿宋" w:hAnsi="仿宋" w:eastAsia="仿宋" w:cs="仿宋"/>
          <w:b/>
          <w:bCs/>
          <w:sz w:val="28"/>
          <w:szCs w:val="28"/>
          <w:highlight w:val="none"/>
        </w:rPr>
      </w:pPr>
    </w:p>
    <w:p w14:paraId="715F3846">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我方声明：</w:t>
      </w:r>
    </w:p>
    <w:p w14:paraId="5ED5E710">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（1）</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与招标人存在利害关系且可能影响招标公正性；</w:t>
      </w:r>
    </w:p>
    <w:p w14:paraId="366AFBAE">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（2）</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与本招标项目的其他投标人为同一个单位负责人；</w:t>
      </w:r>
    </w:p>
    <w:p w14:paraId="56B5F020">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（3）</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与本招标项目的其他投标人存在控股、管理关系；</w:t>
      </w:r>
    </w:p>
    <w:p w14:paraId="48EB6D88">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（4）</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为本招标项目的招标代理机构；</w:t>
      </w:r>
    </w:p>
    <w:p w14:paraId="3720025F">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（5）</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与本招标项目的招标代理机构同为一个法定代表人；</w:t>
      </w:r>
    </w:p>
    <w:p w14:paraId="276383C1">
      <w:pPr>
        <w:pStyle w:val="57"/>
        <w:spacing w:line="360" w:lineRule="auto"/>
        <w:ind w:firstLine="480"/>
        <w:rPr>
          <w:rFonts w:hint="eastAsia" w:ascii="仿宋" w:hAnsi="仿宋" w:eastAsia="仿宋" w:cs="仿宋"/>
          <w:highlight w:val="none"/>
        </w:rPr>
      </w:pPr>
      <w:r>
        <w:rPr>
          <w:rFonts w:hint="eastAsia" w:ascii="仿宋" w:hAnsi="仿宋" w:eastAsia="仿宋" w:cs="仿宋"/>
          <w:highlight w:val="none"/>
        </w:rPr>
        <w:t>（6）</w:t>
      </w:r>
      <w:r>
        <w:rPr>
          <w:rFonts w:hint="eastAsia" w:ascii="仿宋" w:hAnsi="仿宋" w:eastAsia="仿宋" w:cs="仿宋"/>
          <w:highlight w:val="none"/>
        </w:rPr>
        <w:tab/>
      </w:r>
      <w:r>
        <w:rPr>
          <w:rFonts w:hint="eastAsia" w:ascii="仿宋" w:hAnsi="仿宋" w:eastAsia="仿宋" w:cs="仿宋"/>
          <w:highlight w:val="none"/>
          <w:lang w:val="en-US" w:eastAsia="zh-CN"/>
        </w:rPr>
        <w:t>不</w:t>
      </w:r>
      <w:r>
        <w:rPr>
          <w:rFonts w:hint="eastAsia" w:ascii="仿宋" w:hAnsi="仿宋" w:eastAsia="仿宋" w:cs="仿宋"/>
          <w:highlight w:val="none"/>
        </w:rPr>
        <w:t>与本招标项目的招标代理机构存在控股或参股关系；</w:t>
      </w:r>
    </w:p>
    <w:p w14:paraId="05FEF3EB">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（7）</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被依法暂停或者取消投标资格；</w:t>
      </w:r>
    </w:p>
    <w:p w14:paraId="03DDA7B7">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（8）</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被责令停产停业、暂扣或者吊销许可证、暂扣或者吊销执照；</w:t>
      </w:r>
    </w:p>
    <w:p w14:paraId="3541AE1E">
      <w:pPr>
        <w:pStyle w:val="57"/>
        <w:spacing w:line="360" w:lineRule="auto"/>
        <w:ind w:firstLine="480"/>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（9）</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w:t>
      </w:r>
      <w:r>
        <w:rPr>
          <w:rFonts w:hint="eastAsia" w:ascii="仿宋" w:hAnsi="仿宋" w:eastAsia="仿宋" w:cs="仿宋"/>
          <w:color w:val="000000" w:themeColor="text1"/>
          <w:highlight w:val="none"/>
          <w14:textFill>
            <w14:solidFill>
              <w14:schemeClr w14:val="tx1"/>
            </w14:solidFill>
          </w14:textFill>
        </w:rPr>
        <w:t>进入清算程序，或被宣告破产，或其他丧失履约能力的情形；</w:t>
      </w:r>
    </w:p>
    <w:p w14:paraId="66509C7D">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10</w:t>
      </w:r>
      <w:r>
        <w:rPr>
          <w:rFonts w:hint="eastAsia" w:ascii="仿宋" w:hAnsi="仿宋" w:eastAsia="仿宋" w:cs="仿宋"/>
          <w:color w:val="000000" w:themeColor="text1"/>
          <w:highlight w:val="none"/>
          <w:lang w:eastAsia="zh-CN"/>
          <w14:textFill>
            <w14:solidFill>
              <w14:schemeClr w14:val="tx1"/>
            </w14:solidFill>
          </w14:textFill>
        </w:rPr>
        <w:t>）最近三年内与北京银行及分支机构的项目合作过程中，没有出现重大安全生产事故、重大合同违约、泄露商业秘密或技术秘密等事件；</w:t>
      </w:r>
    </w:p>
    <w:p w14:paraId="50A778D2">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11</w:t>
      </w:r>
      <w:r>
        <w:rPr>
          <w:rFonts w:hint="eastAsia" w:ascii="仿宋" w:hAnsi="仿宋" w:eastAsia="仿宋" w:cs="仿宋"/>
          <w:color w:val="000000" w:themeColor="text1"/>
          <w:highlight w:val="none"/>
          <w:lang w:eastAsia="zh-CN"/>
          <w14:textFill>
            <w14:solidFill>
              <w14:schemeClr w14:val="tx1"/>
            </w14:solidFill>
          </w14:textFill>
        </w:rPr>
        <w:t>）未列入“信用中国”重大税收违法失信主体名单且严重失信主体名单数字为“0”；未列入“中国执行信息公开网”失信被执行人名单；未列入“中国政府采购网”政府采购严重违法失信行为记录名单（未在处罚期限内的）；</w:t>
      </w:r>
    </w:p>
    <w:p w14:paraId="13D0C6CC">
      <w:pPr>
        <w:pStyle w:val="57"/>
        <w:spacing w:line="360" w:lineRule="auto"/>
        <w:ind w:firstLine="480"/>
        <w:rPr>
          <w:rFonts w:hint="eastAsia" w:ascii="仿宋" w:hAnsi="仿宋" w:eastAsia="仿宋" w:cs="仿宋"/>
          <w:color w:val="000000" w:themeColor="text1"/>
          <w:highlight w:val="none"/>
          <w:lang w:eastAsia="zh-CN"/>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（1</w:t>
      </w:r>
      <w:r>
        <w:rPr>
          <w:rFonts w:hint="eastAsia" w:ascii="仿宋" w:hAnsi="仿宋" w:eastAsia="仿宋" w:cs="仿宋"/>
          <w:color w:val="000000" w:themeColor="text1"/>
          <w:highlight w:val="none"/>
          <w:lang w:val="en-US" w:eastAsia="zh-CN"/>
          <w14:textFill>
            <w14:solidFill>
              <w14:schemeClr w14:val="tx1"/>
            </w14:solidFill>
          </w14:textFill>
        </w:rPr>
        <w:t>2</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ab/>
      </w:r>
      <w:r>
        <w:rPr>
          <w:rFonts w:hint="eastAsia" w:ascii="仿宋" w:hAnsi="仿宋" w:eastAsia="仿宋" w:cs="仿宋"/>
          <w:color w:val="000000" w:themeColor="text1"/>
          <w:highlight w:val="none"/>
          <w:lang w:val="en-US" w:eastAsia="zh-CN"/>
          <w14:textFill>
            <w14:solidFill>
              <w14:schemeClr w14:val="tx1"/>
            </w14:solidFill>
          </w14:textFill>
        </w:rPr>
        <w:t>未出现</w:t>
      </w:r>
      <w:r>
        <w:rPr>
          <w:rFonts w:hint="eastAsia" w:ascii="仿宋" w:hAnsi="仿宋" w:eastAsia="仿宋" w:cs="仿宋"/>
          <w:color w:val="000000" w:themeColor="text1"/>
          <w:highlight w:val="none"/>
          <w14:textFill>
            <w14:solidFill>
              <w14:schemeClr w14:val="tx1"/>
            </w14:solidFill>
          </w14:textFill>
        </w:rPr>
        <w:t>法律法规规定的不得存在的其他情形</w:t>
      </w:r>
      <w:r>
        <w:rPr>
          <w:rFonts w:hint="eastAsia" w:ascii="仿宋" w:hAnsi="仿宋" w:eastAsia="仿宋" w:cs="仿宋"/>
          <w:color w:val="000000" w:themeColor="text1"/>
          <w:highlight w:val="none"/>
          <w:lang w:eastAsia="zh-CN"/>
          <w14:textFill>
            <w14:solidFill>
              <w14:schemeClr w14:val="tx1"/>
            </w14:solidFill>
          </w14:textFill>
        </w:rPr>
        <w:t>。</w:t>
      </w:r>
    </w:p>
    <w:p w14:paraId="6B6C51F9">
      <w:pPr>
        <w:spacing w:line="360" w:lineRule="auto"/>
        <w:ind w:firstLine="480" w:firstLineChars="200"/>
        <w:rPr>
          <w:rFonts w:hint="eastAsia" w:ascii="仿宋" w:hAnsi="仿宋" w:eastAsia="仿宋" w:cs="仿宋"/>
          <w:color w:val="000000"/>
          <w:szCs w:val="24"/>
          <w:highlight w:val="none"/>
        </w:rPr>
      </w:pPr>
    </w:p>
    <w:p w14:paraId="44335313">
      <w:pPr>
        <w:spacing w:line="360" w:lineRule="auto"/>
        <w:jc w:val="right"/>
        <w:rPr>
          <w:rFonts w:hint="eastAsia" w:ascii="仿宋" w:hAnsi="仿宋" w:eastAsia="仿宋" w:cs="仿宋"/>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eastAsia" w:ascii="仿宋" w:hAnsi="仿宋" w:eastAsia="仿宋" w:cs="仿宋"/>
          <w:highlight w:val="none"/>
        </w:rPr>
        <w:t>投标人</w:t>
      </w:r>
      <w:r>
        <w:rPr>
          <w:rFonts w:hint="eastAsia" w:ascii="仿宋" w:hAnsi="仿宋" w:eastAsia="仿宋" w:cs="仿宋"/>
          <w:highlight w:val="none"/>
          <w:lang w:val="en-US" w:eastAsia="zh-CN"/>
        </w:rPr>
        <w:t>全称</w:t>
      </w:r>
      <w:r>
        <w:rPr>
          <w:rFonts w:hint="eastAsia" w:ascii="仿宋" w:hAnsi="仿宋" w:eastAsia="仿宋" w:cs="仿宋"/>
          <w:highlight w:val="none"/>
        </w:rPr>
        <w:t>：</w:t>
      </w:r>
      <w:r>
        <w:rPr>
          <w:rFonts w:hint="eastAsia" w:ascii="仿宋" w:hAnsi="仿宋" w:eastAsia="仿宋" w:cs="仿宋"/>
          <w:highlight w:val="none"/>
          <w:u w:val="single"/>
        </w:rPr>
        <w:t xml:space="preserve">                                  </w:t>
      </w:r>
      <w:r>
        <w:rPr>
          <w:rFonts w:hint="eastAsia" w:ascii="仿宋" w:hAnsi="仿宋" w:eastAsia="仿宋" w:cs="仿宋"/>
          <w:highlight w:val="none"/>
        </w:rPr>
        <w:t>（</w:t>
      </w:r>
      <w:r>
        <w:rPr>
          <w:rFonts w:hint="eastAsia" w:ascii="仿宋" w:hAnsi="仿宋" w:eastAsia="仿宋" w:cs="仿宋"/>
          <w:highlight w:val="none"/>
          <w:lang w:val="en-US" w:eastAsia="zh-CN"/>
        </w:rPr>
        <w:t>加盖公章</w:t>
      </w:r>
      <w:r>
        <w:rPr>
          <w:rFonts w:hint="eastAsia" w:ascii="仿宋" w:hAnsi="仿宋" w:eastAsia="仿宋" w:cs="仿宋"/>
          <w:highlight w:val="none"/>
        </w:rPr>
        <w:t>）</w:t>
      </w:r>
    </w:p>
    <w:p w14:paraId="34570747">
      <w:pPr>
        <w:tabs>
          <w:tab w:val="left" w:pos="900"/>
          <w:tab w:val="left" w:pos="5580"/>
        </w:tabs>
        <w:spacing w:line="360" w:lineRule="auto"/>
        <w:rPr>
          <w:rFonts w:hint="eastAsia" w:ascii="仿宋" w:hAnsi="仿宋" w:eastAsia="仿宋" w:cs="仿宋"/>
          <w:b/>
          <w:i w:val="0"/>
          <w:iCs w:val="0"/>
          <w:color w:val="auto"/>
          <w:sz w:val="24"/>
          <w:highlight w:val="none"/>
        </w:rPr>
      </w:pPr>
      <w:r>
        <w:rPr>
          <w:rFonts w:hint="eastAsia" w:ascii="仿宋" w:hAnsi="仿宋" w:eastAsia="仿宋" w:cs="仿宋"/>
          <w:b/>
          <w:i w:val="0"/>
          <w:iCs w:val="0"/>
          <w:snapToGrid w:val="0"/>
          <w:color w:val="auto"/>
          <w:sz w:val="24"/>
          <w:highlight w:val="none"/>
        </w:rPr>
        <w:t>附件</w:t>
      </w:r>
      <w:r>
        <w:rPr>
          <w:rFonts w:hint="eastAsia" w:ascii="仿宋" w:hAnsi="仿宋" w:eastAsia="仿宋" w:cs="仿宋"/>
          <w:b/>
          <w:i w:val="0"/>
          <w:iCs w:val="0"/>
          <w:snapToGrid w:val="0"/>
          <w:color w:val="auto"/>
          <w:sz w:val="24"/>
          <w:highlight w:val="none"/>
          <w:lang w:val="en-US" w:eastAsia="zh-CN"/>
        </w:rPr>
        <w:t>11</w:t>
      </w:r>
      <w:r>
        <w:rPr>
          <w:rFonts w:hint="eastAsia" w:ascii="仿宋" w:hAnsi="仿宋" w:eastAsia="仿宋" w:cs="仿宋"/>
          <w:b/>
          <w:i w:val="0"/>
          <w:iCs w:val="0"/>
          <w:snapToGrid w:val="0"/>
          <w:color w:val="auto"/>
          <w:sz w:val="24"/>
          <w:highlight w:val="none"/>
        </w:rPr>
        <w:t>-</w:t>
      </w:r>
      <w:r>
        <w:rPr>
          <w:rFonts w:hint="eastAsia" w:ascii="仿宋" w:hAnsi="仿宋" w:eastAsia="仿宋" w:cs="仿宋"/>
          <w:b/>
          <w:i w:val="0"/>
          <w:iCs w:val="0"/>
          <w:snapToGrid w:val="0"/>
          <w:color w:val="auto"/>
          <w:sz w:val="24"/>
          <w:highlight w:val="none"/>
          <w:lang w:val="en-US" w:eastAsia="zh-CN"/>
        </w:rPr>
        <w:t>8</w:t>
      </w:r>
      <w:r>
        <w:rPr>
          <w:rFonts w:hint="eastAsia" w:ascii="仿宋" w:hAnsi="仿宋" w:eastAsia="仿宋" w:cs="仿宋"/>
          <w:i w:val="0"/>
          <w:iCs w:val="0"/>
          <w:color w:val="auto"/>
          <w:sz w:val="24"/>
          <w:highlight w:val="none"/>
        </w:rPr>
        <w:t>*</w:t>
      </w:r>
      <w:r>
        <w:rPr>
          <w:rFonts w:hint="eastAsia" w:ascii="仿宋" w:hAnsi="仿宋" w:eastAsia="仿宋" w:cs="仿宋"/>
          <w:b/>
          <w:i w:val="0"/>
          <w:iCs w:val="0"/>
          <w:snapToGrid w:val="0"/>
          <w:color w:val="auto"/>
          <w:sz w:val="24"/>
          <w:highlight w:val="none"/>
          <w:lang w:val="en-US" w:eastAsia="zh-CN"/>
        </w:rPr>
        <w:t xml:space="preserve"> 本项目特定的资格条件</w:t>
      </w:r>
    </w:p>
    <w:p w14:paraId="55C004AA">
      <w:pPr>
        <w:pStyle w:val="29"/>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详见招标公告</w:t>
      </w:r>
      <w:r>
        <w:rPr>
          <w:rFonts w:hint="eastAsia" w:ascii="仿宋" w:hAnsi="仿宋" w:eastAsia="仿宋" w:cs="仿宋"/>
          <w:b/>
          <w:bCs/>
          <w:sz w:val="24"/>
          <w:szCs w:val="24"/>
          <w:highlight w:val="none"/>
        </w:rPr>
        <w:t>投标人的资格条件</w:t>
      </w:r>
      <w:r>
        <w:rPr>
          <w:rFonts w:hint="eastAsia" w:ascii="仿宋" w:hAnsi="仿宋" w:eastAsia="仿宋" w:cs="仿宋"/>
          <w:b/>
          <w:bCs/>
          <w:sz w:val="24"/>
          <w:szCs w:val="24"/>
          <w:highlight w:val="none"/>
          <w:lang w:val="en-US" w:eastAsia="zh-CN"/>
        </w:rPr>
        <w:t>中</w:t>
      </w:r>
      <w:r>
        <w:rPr>
          <w:rFonts w:hint="eastAsia" w:ascii="仿宋" w:hAnsi="仿宋" w:eastAsia="仿宋" w:cs="仿宋"/>
          <w:b/>
          <w:bCs/>
          <w:sz w:val="24"/>
          <w:szCs w:val="24"/>
          <w:highlight w:val="none"/>
        </w:rPr>
        <w:t>本项目特定的资格条件</w:t>
      </w:r>
      <w:r>
        <w:rPr>
          <w:rFonts w:hint="eastAsia" w:ascii="仿宋" w:hAnsi="仿宋" w:eastAsia="仿宋" w:cs="仿宋"/>
          <w:b/>
          <w:bCs/>
          <w:sz w:val="24"/>
          <w:szCs w:val="24"/>
          <w:highlight w:val="none"/>
          <w:lang w:val="en-US" w:eastAsia="zh-CN"/>
        </w:rPr>
        <w:t>要求</w:t>
      </w:r>
    </w:p>
    <w:p w14:paraId="34D31D4D">
      <w:pPr>
        <w:tabs>
          <w:tab w:val="left" w:pos="900"/>
          <w:tab w:val="left" w:pos="5580"/>
        </w:tabs>
        <w:spacing w:line="360" w:lineRule="auto"/>
        <w:rPr>
          <w:rFonts w:hint="eastAsia" w:ascii="仿宋" w:hAnsi="仿宋" w:eastAsia="仿宋" w:cs="仿宋"/>
          <w:i w:val="0"/>
          <w:iCs w:val="0"/>
          <w:color w:val="auto"/>
          <w:sz w:val="24"/>
          <w:highlight w:val="none"/>
        </w:rPr>
      </w:pPr>
      <w:r>
        <w:rPr>
          <w:rFonts w:hint="eastAsia" w:ascii="仿宋" w:hAnsi="仿宋" w:eastAsia="仿宋" w:cs="仿宋"/>
          <w:b/>
          <w:i w:val="0"/>
          <w:iCs w:val="0"/>
          <w:snapToGrid w:val="0"/>
          <w:color w:val="auto"/>
          <w:sz w:val="24"/>
          <w:highlight w:val="none"/>
        </w:rPr>
        <w:br w:type="page"/>
      </w:r>
    </w:p>
    <w:p w14:paraId="6B3DFB23">
      <w:pPr>
        <w:keepNext w:val="0"/>
        <w:keepLines w:val="0"/>
        <w:pageBreakBefore w:val="0"/>
        <w:widowControl/>
        <w:kinsoku/>
        <w:wordWrap/>
        <w:overflowPunct/>
        <w:topLinePunct w:val="0"/>
        <w:autoSpaceDE/>
        <w:autoSpaceDN/>
        <w:bidi w:val="0"/>
        <w:adjustRightInd/>
        <w:snapToGrid/>
        <w:jc w:val="left"/>
        <w:textAlignment w:val="auto"/>
        <w:outlineLvl w:val="1"/>
        <w:rPr>
          <w:rFonts w:hint="eastAsia" w:ascii="仿宋" w:hAnsi="仿宋" w:eastAsia="仿宋" w:cs="仿宋"/>
          <w:b/>
          <w:i w:val="0"/>
          <w:iCs w:val="0"/>
          <w:color w:val="auto"/>
          <w:sz w:val="24"/>
          <w:szCs w:val="24"/>
          <w:highlight w:val="none"/>
          <w:lang w:eastAsia="zh-CN"/>
        </w:rPr>
      </w:pPr>
      <w:r>
        <w:rPr>
          <w:rFonts w:hint="eastAsia" w:ascii="仿宋" w:hAnsi="仿宋" w:eastAsia="仿宋" w:cs="仿宋"/>
          <w:b/>
          <w:i w:val="0"/>
          <w:iCs w:val="0"/>
          <w:color w:val="auto"/>
          <w:sz w:val="24"/>
          <w:szCs w:val="24"/>
          <w:highlight w:val="none"/>
        </w:rPr>
        <w:t>附件1</w:t>
      </w:r>
      <w:r>
        <w:rPr>
          <w:rFonts w:hint="eastAsia" w:ascii="仿宋" w:hAnsi="仿宋" w:eastAsia="仿宋" w:cs="仿宋"/>
          <w:b/>
          <w:i w:val="0"/>
          <w:iCs w:val="0"/>
          <w:color w:val="auto"/>
          <w:sz w:val="24"/>
          <w:szCs w:val="24"/>
          <w:highlight w:val="none"/>
          <w:lang w:val="en-US" w:eastAsia="zh-CN"/>
        </w:rPr>
        <w:t>2</w:t>
      </w:r>
      <w:r>
        <w:rPr>
          <w:rFonts w:hint="eastAsia" w:ascii="仿宋" w:hAnsi="仿宋" w:eastAsia="仿宋" w:cs="仿宋"/>
          <w:i w:val="0"/>
          <w:iCs w:val="0"/>
          <w:color w:val="auto"/>
          <w:sz w:val="24"/>
          <w:highlight w:val="none"/>
        </w:rPr>
        <w:t>*</w:t>
      </w:r>
      <w:r>
        <w:rPr>
          <w:rFonts w:hint="eastAsia" w:ascii="仿宋" w:hAnsi="仿宋" w:eastAsia="仿宋" w:cs="仿宋"/>
          <w:b/>
          <w:i w:val="0"/>
          <w:iCs w:val="0"/>
          <w:color w:val="auto"/>
          <w:sz w:val="24"/>
          <w:szCs w:val="24"/>
          <w:highlight w:val="none"/>
        </w:rPr>
        <w:t xml:space="preserve">  招标服务费承诺书</w:t>
      </w:r>
      <w:r>
        <w:rPr>
          <w:rFonts w:hint="eastAsia" w:ascii="仿宋" w:hAnsi="仿宋" w:eastAsia="仿宋" w:cs="仿宋"/>
          <w:b/>
          <w:i w:val="0"/>
          <w:iCs w:val="0"/>
          <w:color w:val="auto"/>
          <w:sz w:val="24"/>
          <w:szCs w:val="24"/>
          <w:highlight w:val="none"/>
          <w:lang w:eastAsia="zh-CN"/>
        </w:rPr>
        <w:t>（</w:t>
      </w:r>
      <w:r>
        <w:rPr>
          <w:rFonts w:hint="eastAsia" w:ascii="仿宋" w:hAnsi="仿宋" w:eastAsia="仿宋" w:cs="仿宋"/>
          <w:b/>
          <w:i w:val="0"/>
          <w:iCs w:val="0"/>
          <w:color w:val="auto"/>
          <w:sz w:val="24"/>
          <w:szCs w:val="24"/>
          <w:highlight w:val="none"/>
          <w:lang w:val="en-US" w:eastAsia="zh-CN"/>
        </w:rPr>
        <w:t>格式</w:t>
      </w:r>
      <w:r>
        <w:rPr>
          <w:rFonts w:hint="eastAsia" w:ascii="仿宋" w:hAnsi="仿宋" w:eastAsia="仿宋" w:cs="仿宋"/>
          <w:b/>
          <w:i w:val="0"/>
          <w:iCs w:val="0"/>
          <w:color w:val="auto"/>
          <w:sz w:val="24"/>
          <w:szCs w:val="24"/>
          <w:highlight w:val="none"/>
          <w:lang w:eastAsia="zh-CN"/>
        </w:rPr>
        <w:t>）</w:t>
      </w:r>
    </w:p>
    <w:p w14:paraId="73D7AF58">
      <w:pPr>
        <w:spacing w:line="360" w:lineRule="auto"/>
        <w:rPr>
          <w:rFonts w:hint="eastAsia" w:ascii="仿宋" w:hAnsi="仿宋" w:eastAsia="仿宋" w:cs="仿宋"/>
          <w:i w:val="0"/>
          <w:iCs w:val="0"/>
          <w:color w:val="auto"/>
          <w:sz w:val="24"/>
          <w:szCs w:val="24"/>
          <w:highlight w:val="none"/>
        </w:rPr>
      </w:pPr>
    </w:p>
    <w:p w14:paraId="10D8B387">
      <w:pPr>
        <w:spacing w:line="360" w:lineRule="auto"/>
        <w:rPr>
          <w:rFonts w:hint="eastAsia" w:ascii="仿宋" w:hAnsi="仿宋" w:eastAsia="仿宋" w:cs="仿宋"/>
          <w:i w:val="0"/>
          <w:iCs w:val="0"/>
          <w:color w:val="auto"/>
          <w:sz w:val="24"/>
          <w:szCs w:val="24"/>
          <w:highlight w:val="none"/>
          <w:lang w:eastAsia="zh-CN"/>
        </w:rPr>
      </w:pPr>
      <w:r>
        <w:rPr>
          <w:rFonts w:hint="eastAsia" w:ascii="仿宋" w:hAnsi="仿宋" w:eastAsia="仿宋" w:cs="仿宋"/>
          <w:i w:val="0"/>
          <w:iCs w:val="0"/>
          <w:color w:val="auto"/>
          <w:sz w:val="24"/>
          <w:szCs w:val="24"/>
          <w:highlight w:val="none"/>
        </w:rPr>
        <w:t>致：</w:t>
      </w:r>
      <w:r>
        <w:rPr>
          <w:rFonts w:hint="eastAsia" w:ascii="仿宋" w:hAnsi="仿宋" w:eastAsia="仿宋" w:cs="仿宋"/>
          <w:i w:val="0"/>
          <w:iCs w:val="0"/>
          <w:color w:val="auto"/>
          <w:sz w:val="24"/>
          <w:szCs w:val="24"/>
          <w:highlight w:val="none"/>
          <w:lang w:eastAsia="zh-CN"/>
        </w:rPr>
        <w:t>（</w:t>
      </w:r>
      <w:r>
        <w:rPr>
          <w:rFonts w:hint="eastAsia" w:ascii="仿宋" w:hAnsi="仿宋" w:eastAsia="仿宋" w:cs="仿宋"/>
          <w:i w:val="0"/>
          <w:iCs w:val="0"/>
          <w:color w:val="auto"/>
          <w:sz w:val="24"/>
          <w:szCs w:val="24"/>
          <w:highlight w:val="none"/>
          <w:lang w:val="en-US" w:eastAsia="zh-CN"/>
        </w:rPr>
        <w:t>招标代理机构</w:t>
      </w:r>
      <w:r>
        <w:rPr>
          <w:rFonts w:hint="eastAsia" w:ascii="仿宋" w:hAnsi="仿宋" w:eastAsia="仿宋" w:cs="仿宋"/>
          <w:i w:val="0"/>
          <w:iCs w:val="0"/>
          <w:color w:val="auto"/>
          <w:sz w:val="24"/>
          <w:szCs w:val="24"/>
          <w:highlight w:val="none"/>
          <w:lang w:eastAsia="zh-CN"/>
        </w:rPr>
        <w:t>）</w:t>
      </w:r>
    </w:p>
    <w:p w14:paraId="3013D38F">
      <w:pPr>
        <w:spacing w:line="360" w:lineRule="auto"/>
        <w:rPr>
          <w:rFonts w:hint="eastAsia" w:ascii="仿宋" w:hAnsi="仿宋" w:eastAsia="仿宋" w:cs="仿宋"/>
          <w:i w:val="0"/>
          <w:iCs w:val="0"/>
          <w:color w:val="auto"/>
          <w:sz w:val="24"/>
          <w:szCs w:val="24"/>
          <w:highlight w:val="none"/>
        </w:rPr>
      </w:pPr>
    </w:p>
    <w:p w14:paraId="62FC66C3">
      <w:pPr>
        <w:spacing w:line="360" w:lineRule="auto"/>
        <w:ind w:firstLine="480" w:firstLineChars="2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我们在</w:t>
      </w:r>
      <w:r>
        <w:rPr>
          <w:rFonts w:hint="eastAsia" w:ascii="仿宋" w:hAnsi="仿宋" w:eastAsia="仿宋" w:cs="仿宋"/>
          <w:i w:val="0"/>
          <w:iCs w:val="0"/>
          <w:color w:val="auto"/>
          <w:sz w:val="24"/>
          <w:szCs w:val="24"/>
          <w:highlight w:val="none"/>
          <w:u w:val="single"/>
        </w:rPr>
        <w:t>（项目名称和项目编号）</w:t>
      </w:r>
      <w:r>
        <w:rPr>
          <w:rFonts w:hint="eastAsia" w:ascii="仿宋" w:hAnsi="仿宋" w:eastAsia="仿宋" w:cs="仿宋"/>
          <w:i w:val="0"/>
          <w:iCs w:val="0"/>
          <w:color w:val="auto"/>
          <w:sz w:val="24"/>
          <w:szCs w:val="24"/>
          <w:highlight w:val="none"/>
        </w:rPr>
        <w:t>招标中若获中标，我们保证在领取中标通知书时按招标文件的规定，以支票、银行汇票、电汇、现金或经贵公司认可的一种方式，向贵公司即</w:t>
      </w:r>
      <w:r>
        <w:rPr>
          <w:rFonts w:hint="eastAsia" w:ascii="仿宋" w:hAnsi="仿宋" w:eastAsia="仿宋" w:cs="仿宋"/>
          <w:i w:val="0"/>
          <w:iCs w:val="0"/>
          <w:color w:val="auto"/>
          <w:sz w:val="24"/>
          <w:szCs w:val="24"/>
          <w:highlight w:val="none"/>
          <w:lang w:val="en-US" w:eastAsia="zh-CN"/>
        </w:rPr>
        <w:t>招标代理机构</w:t>
      </w:r>
      <w:r>
        <w:rPr>
          <w:rFonts w:hint="eastAsia" w:ascii="仿宋" w:hAnsi="仿宋" w:eastAsia="仿宋" w:cs="仿宋"/>
          <w:i w:val="0"/>
          <w:iCs w:val="0"/>
          <w:color w:val="auto"/>
          <w:sz w:val="24"/>
          <w:szCs w:val="24"/>
          <w:highlight w:val="none"/>
        </w:rPr>
        <w:t>指定的银行账号，按照招标文件中招标服务费收取标准（或金额）一次性支付招标服务费。</w:t>
      </w:r>
    </w:p>
    <w:p w14:paraId="785C8069">
      <w:pPr>
        <w:spacing w:line="360" w:lineRule="auto"/>
        <w:rPr>
          <w:rFonts w:hint="eastAsia" w:ascii="仿宋" w:hAnsi="仿宋" w:eastAsia="仿宋" w:cs="仿宋"/>
          <w:i w:val="0"/>
          <w:iCs w:val="0"/>
          <w:color w:val="auto"/>
          <w:sz w:val="24"/>
          <w:szCs w:val="24"/>
          <w:highlight w:val="none"/>
        </w:rPr>
      </w:pPr>
    </w:p>
    <w:p w14:paraId="18E0CE50">
      <w:pPr>
        <w:spacing w:line="360" w:lineRule="auto"/>
        <w:ind w:firstLine="480" w:firstLineChars="2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特此承诺。</w:t>
      </w:r>
    </w:p>
    <w:p w14:paraId="57D7A00A">
      <w:pPr>
        <w:spacing w:line="360" w:lineRule="auto"/>
        <w:rPr>
          <w:rFonts w:hint="eastAsia" w:ascii="仿宋" w:hAnsi="仿宋" w:eastAsia="仿宋" w:cs="仿宋"/>
          <w:i w:val="0"/>
          <w:iCs w:val="0"/>
          <w:color w:val="auto"/>
          <w:sz w:val="24"/>
          <w:szCs w:val="24"/>
          <w:highlight w:val="none"/>
        </w:rPr>
      </w:pPr>
    </w:p>
    <w:p w14:paraId="0761BD1C">
      <w:pPr>
        <w:spacing w:line="360" w:lineRule="auto"/>
        <w:rPr>
          <w:rFonts w:hint="eastAsia" w:ascii="仿宋" w:hAnsi="仿宋" w:eastAsia="仿宋" w:cs="仿宋"/>
          <w:i w:val="0"/>
          <w:iCs w:val="0"/>
          <w:color w:val="auto"/>
          <w:sz w:val="24"/>
          <w:szCs w:val="24"/>
          <w:highlight w:val="none"/>
        </w:rPr>
      </w:pPr>
    </w:p>
    <w:p w14:paraId="1DDA31E0">
      <w:pPr>
        <w:spacing w:line="360" w:lineRule="auto"/>
        <w:rPr>
          <w:rFonts w:hint="eastAsia" w:ascii="仿宋" w:hAnsi="仿宋" w:eastAsia="仿宋" w:cs="仿宋"/>
          <w:i w:val="0"/>
          <w:iCs w:val="0"/>
          <w:color w:val="auto"/>
          <w:sz w:val="24"/>
          <w:szCs w:val="24"/>
          <w:highlight w:val="none"/>
        </w:rPr>
      </w:pPr>
    </w:p>
    <w:p w14:paraId="2F5EFF3C">
      <w:pPr>
        <w:spacing w:line="360" w:lineRule="auto"/>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 xml:space="preserve">承诺方法定名称（承诺方盖章）：              </w:t>
      </w:r>
    </w:p>
    <w:p w14:paraId="7CF09F07">
      <w:pPr>
        <w:spacing w:line="360" w:lineRule="auto"/>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 xml:space="preserve">               </w:t>
      </w:r>
    </w:p>
    <w:p w14:paraId="1C8A9E3F">
      <w:pPr>
        <w:spacing w:line="360" w:lineRule="auto"/>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 xml:space="preserve">承诺日期：                    </w:t>
      </w:r>
    </w:p>
    <w:p w14:paraId="7033D8EE">
      <w:pPr>
        <w:spacing w:line="360" w:lineRule="auto"/>
        <w:rPr>
          <w:rFonts w:hint="eastAsia" w:ascii="仿宋" w:hAnsi="仿宋" w:eastAsia="仿宋" w:cs="仿宋"/>
          <w:i w:val="0"/>
          <w:iCs w:val="0"/>
          <w:color w:val="auto"/>
          <w:sz w:val="24"/>
          <w:szCs w:val="24"/>
          <w:highlight w:val="none"/>
        </w:rPr>
      </w:pPr>
    </w:p>
    <w:p w14:paraId="70843505">
      <w:pPr>
        <w:spacing w:line="360" w:lineRule="auto"/>
        <w:rPr>
          <w:rFonts w:hint="eastAsia" w:ascii="仿宋" w:hAnsi="仿宋" w:eastAsia="仿宋" w:cs="仿宋"/>
          <w:i w:val="0"/>
          <w:iCs w:val="0"/>
          <w:color w:val="auto"/>
          <w:sz w:val="24"/>
          <w:szCs w:val="24"/>
          <w:highlight w:val="none"/>
        </w:rPr>
      </w:pPr>
    </w:p>
    <w:p w14:paraId="5916261D">
      <w:pPr>
        <w:spacing w:line="360" w:lineRule="auto"/>
        <w:rPr>
          <w:rFonts w:hint="eastAsia" w:ascii="仿宋" w:hAnsi="仿宋" w:eastAsia="仿宋" w:cs="仿宋"/>
          <w:i w:val="0"/>
          <w:iCs w:val="0"/>
          <w:color w:val="auto"/>
          <w:sz w:val="24"/>
          <w:szCs w:val="24"/>
          <w:highlight w:val="none"/>
        </w:rPr>
      </w:pPr>
    </w:p>
    <w:p w14:paraId="4728D380">
      <w:pPr>
        <w:spacing w:line="360" w:lineRule="auto"/>
        <w:rPr>
          <w:rFonts w:hint="eastAsia" w:ascii="仿宋" w:hAnsi="仿宋" w:eastAsia="仿宋" w:cs="仿宋"/>
          <w:i w:val="0"/>
          <w:iCs w:val="0"/>
          <w:color w:val="auto"/>
          <w:sz w:val="24"/>
          <w:szCs w:val="24"/>
          <w:highlight w:val="none"/>
        </w:rPr>
      </w:pPr>
    </w:p>
    <w:p w14:paraId="617B3CA6">
      <w:pPr>
        <w:spacing w:line="360" w:lineRule="auto"/>
        <w:rPr>
          <w:rFonts w:hint="eastAsia" w:ascii="仿宋" w:hAnsi="仿宋" w:eastAsia="仿宋" w:cs="仿宋"/>
          <w:i w:val="0"/>
          <w:iCs w:val="0"/>
          <w:color w:val="auto"/>
          <w:sz w:val="24"/>
          <w:szCs w:val="24"/>
          <w:highlight w:val="none"/>
        </w:rPr>
      </w:pPr>
    </w:p>
    <w:p w14:paraId="4EC58335">
      <w:pPr>
        <w:spacing w:line="360" w:lineRule="auto"/>
        <w:rPr>
          <w:rFonts w:hint="eastAsia" w:ascii="仿宋" w:hAnsi="仿宋" w:eastAsia="仿宋" w:cs="仿宋"/>
          <w:i w:val="0"/>
          <w:iCs w:val="0"/>
          <w:color w:val="auto"/>
          <w:sz w:val="24"/>
          <w:szCs w:val="24"/>
          <w:highlight w:val="none"/>
        </w:rPr>
      </w:pPr>
    </w:p>
    <w:p w14:paraId="3324748F">
      <w:pPr>
        <w:spacing w:line="360" w:lineRule="auto"/>
        <w:rPr>
          <w:rFonts w:hint="eastAsia" w:ascii="仿宋" w:hAnsi="仿宋" w:eastAsia="仿宋" w:cs="仿宋"/>
          <w:i w:val="0"/>
          <w:iCs w:val="0"/>
          <w:color w:val="auto"/>
          <w:sz w:val="24"/>
          <w:szCs w:val="24"/>
          <w:highlight w:val="none"/>
        </w:rPr>
      </w:pPr>
    </w:p>
    <w:p w14:paraId="4A58E4E0">
      <w:pPr>
        <w:widowControl/>
        <w:jc w:val="left"/>
        <w:rPr>
          <w:rFonts w:hint="eastAsia" w:ascii="仿宋" w:hAnsi="仿宋" w:eastAsia="仿宋" w:cs="仿宋"/>
          <w:b/>
          <w:i w:val="0"/>
          <w:iCs w:val="0"/>
          <w:color w:val="auto"/>
          <w:sz w:val="24"/>
          <w:highlight w:val="none"/>
        </w:rPr>
      </w:pPr>
      <w:r>
        <w:rPr>
          <w:rFonts w:hint="eastAsia" w:ascii="仿宋" w:hAnsi="仿宋" w:eastAsia="仿宋" w:cs="仿宋"/>
          <w:b/>
          <w:i w:val="0"/>
          <w:iCs w:val="0"/>
          <w:color w:val="auto"/>
          <w:sz w:val="24"/>
          <w:highlight w:val="none"/>
        </w:rPr>
        <w:br w:type="page"/>
      </w:r>
    </w:p>
    <w:p w14:paraId="34948E5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附件13  制造商对产品授权及售后服务的承诺（如有）</w:t>
      </w:r>
    </w:p>
    <w:p w14:paraId="31286B8F">
      <w:pPr>
        <w:pStyle w:val="13"/>
        <w:rPr>
          <w:rFonts w:hint="eastAsia" w:ascii="仿宋" w:hAnsi="仿宋" w:eastAsia="仿宋" w:cs="仿宋"/>
          <w:b/>
          <w:i w:val="0"/>
          <w:iCs w:val="0"/>
          <w:color w:val="auto"/>
          <w:sz w:val="24"/>
          <w:szCs w:val="24"/>
          <w:highlight w:val="none"/>
          <w:lang w:val="en-US" w:eastAsia="zh-CN"/>
        </w:rPr>
      </w:pPr>
    </w:p>
    <w:p w14:paraId="6458DB88">
      <w:pPr>
        <w:bidi w:val="0"/>
        <w:jc w:val="center"/>
        <w:rPr>
          <w:rFonts w:hint="eastAsia" w:ascii="仿宋" w:hAnsi="仿宋" w:eastAsia="仿宋" w:cs="仿宋"/>
          <w:i w:val="0"/>
          <w:iCs w:val="0"/>
          <w:color w:val="auto"/>
          <w:sz w:val="32"/>
          <w:szCs w:val="28"/>
          <w:highlight w:val="none"/>
        </w:rPr>
      </w:pPr>
    </w:p>
    <w:p w14:paraId="46FCD3C1">
      <w:pPr>
        <w:bidi w:val="0"/>
        <w:jc w:val="center"/>
        <w:rPr>
          <w:rFonts w:hint="eastAsia" w:ascii="仿宋" w:hAnsi="仿宋" w:eastAsia="仿宋" w:cs="仿宋"/>
          <w:i w:val="0"/>
          <w:iCs w:val="0"/>
          <w:color w:val="auto"/>
          <w:sz w:val="32"/>
          <w:szCs w:val="28"/>
          <w:highlight w:val="none"/>
        </w:rPr>
      </w:pPr>
      <w:r>
        <w:rPr>
          <w:rFonts w:hint="eastAsia" w:ascii="仿宋" w:hAnsi="仿宋" w:eastAsia="仿宋" w:cs="仿宋"/>
          <w:i w:val="0"/>
          <w:iCs w:val="0"/>
          <w:color w:val="auto"/>
          <w:sz w:val="32"/>
          <w:szCs w:val="28"/>
          <w:highlight w:val="none"/>
        </w:rPr>
        <w:t>制造商对产品</w:t>
      </w:r>
      <w:r>
        <w:rPr>
          <w:rFonts w:hint="eastAsia" w:ascii="仿宋" w:hAnsi="仿宋" w:eastAsia="仿宋" w:cs="仿宋"/>
          <w:i w:val="0"/>
          <w:iCs w:val="0"/>
          <w:color w:val="auto"/>
          <w:sz w:val="32"/>
          <w:szCs w:val="28"/>
          <w:highlight w:val="none"/>
          <w:lang w:val="en-US" w:eastAsia="zh-CN"/>
        </w:rPr>
        <w:t>授权及</w:t>
      </w:r>
      <w:r>
        <w:rPr>
          <w:rFonts w:hint="eastAsia" w:ascii="仿宋" w:hAnsi="仿宋" w:eastAsia="仿宋" w:cs="仿宋"/>
          <w:i w:val="0"/>
          <w:iCs w:val="0"/>
          <w:color w:val="auto"/>
          <w:sz w:val="32"/>
          <w:szCs w:val="28"/>
          <w:highlight w:val="none"/>
        </w:rPr>
        <w:t>售后服务的承诺</w:t>
      </w:r>
    </w:p>
    <w:p w14:paraId="32A8D925">
      <w:pPr>
        <w:pStyle w:val="2"/>
        <w:adjustRightInd w:val="0"/>
        <w:snapToGrid w:val="0"/>
        <w:spacing w:before="312" w:beforeLines="100" w:after="312" w:afterLines="100" w:line="240" w:lineRule="auto"/>
        <w:rPr>
          <w:rFonts w:hint="eastAsia" w:ascii="仿宋" w:hAnsi="仿宋" w:eastAsia="仿宋" w:cs="仿宋"/>
          <w:i w:val="0"/>
          <w:iCs w:val="0"/>
          <w:color w:val="auto"/>
          <w:sz w:val="24"/>
          <w:szCs w:val="24"/>
          <w:highlight w:val="none"/>
        </w:rPr>
      </w:pPr>
    </w:p>
    <w:p w14:paraId="466320E5">
      <w:pPr>
        <w:pStyle w:val="2"/>
        <w:keepNext w:val="0"/>
        <w:keepLines w:val="0"/>
        <w:pageBreakBefore w:val="0"/>
        <w:widowControl/>
        <w:kinsoku/>
        <w:wordWrap/>
        <w:overflowPunct/>
        <w:topLinePunct w:val="0"/>
        <w:autoSpaceDE/>
        <w:autoSpaceDN/>
        <w:bidi w:val="0"/>
        <w:adjustRightInd w:val="0"/>
        <w:snapToGrid w:val="0"/>
        <w:spacing w:before="312" w:beforeLines="100" w:after="312" w:afterLines="100" w:line="360" w:lineRule="auto"/>
        <w:ind w:firstLine="560" w:firstLineChars="200"/>
        <w:textAlignment w:val="auto"/>
        <w:rPr>
          <w:rFonts w:hint="eastAsia" w:ascii="仿宋" w:hAnsi="仿宋" w:eastAsia="仿宋" w:cs="仿宋"/>
          <w:i w:val="0"/>
          <w:iCs w:val="0"/>
          <w:color w:val="auto"/>
          <w:sz w:val="28"/>
          <w:szCs w:val="28"/>
          <w:highlight w:val="none"/>
        </w:rPr>
      </w:pPr>
      <w:r>
        <w:rPr>
          <w:rFonts w:hint="eastAsia" w:ascii="仿宋" w:hAnsi="仿宋" w:eastAsia="仿宋" w:cs="仿宋"/>
          <w:i w:val="0"/>
          <w:iCs w:val="0"/>
          <w:color w:val="auto"/>
          <w:sz w:val="28"/>
          <w:szCs w:val="28"/>
          <w:highlight w:val="none"/>
        </w:rPr>
        <w:t>我们</w:t>
      </w:r>
      <w:r>
        <w:rPr>
          <w:rFonts w:hint="eastAsia" w:ascii="仿宋" w:hAnsi="仿宋" w:eastAsia="仿宋" w:cs="仿宋"/>
          <w:i w:val="0"/>
          <w:iCs w:val="0"/>
          <w:color w:val="auto"/>
          <w:sz w:val="28"/>
          <w:szCs w:val="28"/>
          <w:highlight w:val="none"/>
          <w:u w:val="single"/>
        </w:rPr>
        <w:t xml:space="preserve">   </w:t>
      </w:r>
      <w:r>
        <w:rPr>
          <w:rFonts w:hint="eastAsia" w:ascii="仿宋" w:hAnsi="仿宋" w:eastAsia="仿宋" w:cs="仿宋"/>
          <w:i w:val="0"/>
          <w:iCs w:val="0"/>
          <w:color w:val="auto"/>
          <w:sz w:val="28"/>
          <w:szCs w:val="28"/>
          <w:highlight w:val="none"/>
          <w:u w:val="single"/>
          <w:lang w:eastAsia="zh-CN"/>
        </w:rPr>
        <w:t>（</w:t>
      </w:r>
      <w:r>
        <w:rPr>
          <w:rFonts w:hint="eastAsia" w:ascii="仿宋" w:hAnsi="仿宋" w:eastAsia="仿宋" w:cs="仿宋"/>
          <w:i w:val="0"/>
          <w:iCs w:val="0"/>
          <w:color w:val="auto"/>
          <w:sz w:val="28"/>
          <w:szCs w:val="28"/>
          <w:highlight w:val="none"/>
          <w:u w:val="single"/>
          <w:lang w:val="en-US" w:eastAsia="zh-CN"/>
        </w:rPr>
        <w:t>单位名称</w:t>
      </w:r>
      <w:r>
        <w:rPr>
          <w:rFonts w:hint="eastAsia" w:ascii="仿宋" w:hAnsi="仿宋" w:eastAsia="仿宋" w:cs="仿宋"/>
          <w:i w:val="0"/>
          <w:iCs w:val="0"/>
          <w:color w:val="auto"/>
          <w:sz w:val="28"/>
          <w:szCs w:val="28"/>
          <w:highlight w:val="none"/>
          <w:u w:val="single"/>
          <w:lang w:eastAsia="zh-CN"/>
        </w:rPr>
        <w:t>）</w:t>
      </w:r>
      <w:r>
        <w:rPr>
          <w:rFonts w:hint="eastAsia" w:ascii="仿宋" w:hAnsi="仿宋" w:eastAsia="仿宋" w:cs="仿宋"/>
          <w:i w:val="0"/>
          <w:iCs w:val="0"/>
          <w:color w:val="auto"/>
          <w:sz w:val="28"/>
          <w:szCs w:val="28"/>
          <w:highlight w:val="none"/>
          <w:u w:val="single"/>
        </w:rPr>
        <w:t xml:space="preserve">  </w:t>
      </w:r>
      <w:r>
        <w:rPr>
          <w:rFonts w:hint="eastAsia" w:ascii="仿宋" w:hAnsi="仿宋" w:eastAsia="仿宋" w:cs="仿宋"/>
          <w:i w:val="0"/>
          <w:iCs w:val="0"/>
          <w:color w:val="auto"/>
          <w:sz w:val="28"/>
          <w:szCs w:val="28"/>
          <w:highlight w:val="none"/>
          <w:lang w:val="en-US" w:eastAsia="zh-CN"/>
        </w:rPr>
        <w:t>是</w:t>
      </w:r>
      <w:r>
        <w:rPr>
          <w:rFonts w:hint="eastAsia" w:ascii="仿宋" w:hAnsi="仿宋" w:eastAsia="仿宋" w:cs="仿宋"/>
          <w:i w:val="0"/>
          <w:iCs w:val="0"/>
          <w:color w:val="auto"/>
          <w:sz w:val="28"/>
          <w:szCs w:val="28"/>
          <w:highlight w:val="none"/>
          <w:u w:val="single"/>
          <w:lang w:val="en-US" w:eastAsia="zh-CN"/>
        </w:rPr>
        <w:t xml:space="preserve">     （货物品牌名称）</w:t>
      </w:r>
      <w:r>
        <w:rPr>
          <w:rFonts w:hint="eastAsia" w:ascii="仿宋" w:hAnsi="仿宋" w:eastAsia="仿宋" w:cs="仿宋"/>
          <w:i w:val="0"/>
          <w:iCs w:val="0"/>
          <w:color w:val="auto"/>
          <w:sz w:val="28"/>
          <w:szCs w:val="28"/>
          <w:highlight w:val="none"/>
          <w:u w:val="none"/>
          <w:lang w:val="en-US" w:eastAsia="zh-CN"/>
        </w:rPr>
        <w:t>的</w:t>
      </w:r>
      <w:r>
        <w:rPr>
          <w:rFonts w:hint="eastAsia" w:ascii="仿宋" w:hAnsi="仿宋" w:eastAsia="仿宋" w:cs="仿宋"/>
          <w:i w:val="0"/>
          <w:iCs w:val="0"/>
          <w:color w:val="auto"/>
          <w:sz w:val="28"/>
          <w:szCs w:val="28"/>
          <w:highlight w:val="none"/>
        </w:rPr>
        <w:t>制造商同意</w:t>
      </w:r>
      <w:r>
        <w:rPr>
          <w:rFonts w:hint="eastAsia" w:ascii="仿宋" w:hAnsi="仿宋" w:eastAsia="仿宋" w:cs="仿宋"/>
          <w:i w:val="0"/>
          <w:iCs w:val="0"/>
          <w:color w:val="auto"/>
          <w:sz w:val="28"/>
          <w:szCs w:val="28"/>
          <w:highlight w:val="none"/>
          <w:u w:val="single"/>
        </w:rPr>
        <w:t xml:space="preserve">                （集成商名称）</w:t>
      </w:r>
      <w:r>
        <w:rPr>
          <w:rFonts w:hint="eastAsia" w:ascii="仿宋" w:hAnsi="仿宋" w:eastAsia="仿宋" w:cs="仿宋"/>
          <w:i w:val="0"/>
          <w:iCs w:val="0"/>
          <w:color w:val="auto"/>
          <w:sz w:val="28"/>
          <w:szCs w:val="28"/>
          <w:highlight w:val="none"/>
        </w:rPr>
        <w:t>与北京银行（或其指定机构）签订的合同，并承诺与该集成商承担连带责任，共同对用户负责，承担保修期内的保修责任并承诺提供保修期后的维修服务支持。</w:t>
      </w:r>
    </w:p>
    <w:p w14:paraId="42F51D5C">
      <w:pPr>
        <w:pStyle w:val="2"/>
        <w:adjustRightInd w:val="0"/>
        <w:snapToGrid w:val="0"/>
        <w:spacing w:before="312" w:beforeLines="100" w:after="312" w:afterLines="100" w:line="240" w:lineRule="auto"/>
        <w:rPr>
          <w:rFonts w:hint="eastAsia" w:ascii="仿宋" w:hAnsi="仿宋" w:eastAsia="仿宋" w:cs="仿宋"/>
          <w:i w:val="0"/>
          <w:iCs w:val="0"/>
          <w:color w:val="auto"/>
          <w:sz w:val="28"/>
          <w:szCs w:val="28"/>
          <w:highlight w:val="none"/>
        </w:rPr>
      </w:pPr>
      <w:r>
        <w:rPr>
          <w:rFonts w:hint="eastAsia" w:ascii="仿宋" w:hAnsi="仿宋" w:eastAsia="仿宋" w:cs="仿宋"/>
          <w:i w:val="0"/>
          <w:iCs w:val="0"/>
          <w:color w:val="auto"/>
          <w:sz w:val="28"/>
          <w:szCs w:val="28"/>
          <w:highlight w:val="none"/>
        </w:rPr>
        <w:t>制造商名称</w:t>
      </w:r>
      <w:r>
        <w:rPr>
          <w:rFonts w:hint="eastAsia" w:ascii="仿宋" w:hAnsi="仿宋" w:eastAsia="仿宋" w:cs="仿宋"/>
          <w:i w:val="0"/>
          <w:iCs w:val="0"/>
          <w:color w:val="auto"/>
          <w:sz w:val="28"/>
          <w:szCs w:val="28"/>
          <w:highlight w:val="none"/>
          <w:lang w:eastAsia="zh-CN"/>
        </w:rPr>
        <w:t>（</w:t>
      </w:r>
      <w:r>
        <w:rPr>
          <w:rFonts w:hint="eastAsia" w:ascii="仿宋" w:hAnsi="仿宋" w:eastAsia="仿宋" w:cs="仿宋"/>
          <w:i w:val="0"/>
          <w:iCs w:val="0"/>
          <w:color w:val="auto"/>
          <w:sz w:val="28"/>
          <w:szCs w:val="28"/>
          <w:highlight w:val="none"/>
          <w:lang w:val="en-US" w:eastAsia="zh-CN"/>
        </w:rPr>
        <w:t>盖章</w:t>
      </w:r>
      <w:r>
        <w:rPr>
          <w:rFonts w:hint="eastAsia" w:ascii="仿宋" w:hAnsi="仿宋" w:eastAsia="仿宋" w:cs="仿宋"/>
          <w:i w:val="0"/>
          <w:iCs w:val="0"/>
          <w:color w:val="auto"/>
          <w:sz w:val="28"/>
          <w:szCs w:val="28"/>
          <w:highlight w:val="none"/>
          <w:lang w:eastAsia="zh-CN"/>
        </w:rPr>
        <w:t>）</w:t>
      </w:r>
      <w:r>
        <w:rPr>
          <w:rFonts w:hint="eastAsia" w:ascii="仿宋" w:hAnsi="仿宋" w:eastAsia="仿宋" w:cs="仿宋"/>
          <w:i w:val="0"/>
          <w:iCs w:val="0"/>
          <w:color w:val="auto"/>
          <w:sz w:val="28"/>
          <w:szCs w:val="28"/>
          <w:highlight w:val="none"/>
        </w:rPr>
        <w:t>：</w:t>
      </w:r>
    </w:p>
    <w:p w14:paraId="3A81076C">
      <w:pPr>
        <w:pStyle w:val="2"/>
        <w:adjustRightInd w:val="0"/>
        <w:snapToGrid w:val="0"/>
        <w:spacing w:before="312" w:beforeLines="100" w:after="312" w:afterLines="100" w:line="240" w:lineRule="auto"/>
        <w:rPr>
          <w:rFonts w:hint="eastAsia" w:ascii="仿宋" w:hAnsi="仿宋" w:eastAsia="仿宋" w:cs="仿宋"/>
          <w:i w:val="0"/>
          <w:iCs w:val="0"/>
          <w:color w:val="auto"/>
          <w:sz w:val="28"/>
          <w:szCs w:val="28"/>
          <w:highlight w:val="none"/>
        </w:rPr>
      </w:pPr>
    </w:p>
    <w:p w14:paraId="15109FFB">
      <w:pPr>
        <w:pStyle w:val="2"/>
        <w:adjustRightInd w:val="0"/>
        <w:snapToGrid w:val="0"/>
        <w:spacing w:before="312" w:beforeLines="100" w:after="312" w:afterLines="100" w:line="240" w:lineRule="auto"/>
        <w:rPr>
          <w:rFonts w:hint="eastAsia" w:ascii="仿宋" w:hAnsi="仿宋" w:eastAsia="仿宋" w:cs="仿宋"/>
          <w:i w:val="0"/>
          <w:iCs w:val="0"/>
          <w:color w:val="auto"/>
          <w:sz w:val="28"/>
          <w:szCs w:val="28"/>
          <w:highlight w:val="none"/>
        </w:rPr>
      </w:pPr>
      <w:r>
        <w:rPr>
          <w:rFonts w:hint="eastAsia" w:ascii="仿宋" w:hAnsi="仿宋" w:eastAsia="仿宋" w:cs="仿宋"/>
          <w:i w:val="0"/>
          <w:iCs w:val="0"/>
          <w:color w:val="auto"/>
          <w:sz w:val="28"/>
          <w:szCs w:val="28"/>
          <w:highlight w:val="none"/>
        </w:rPr>
        <w:t xml:space="preserve">代表姓名、职务和部门：                 </w:t>
      </w:r>
    </w:p>
    <w:p w14:paraId="79F1154E">
      <w:pPr>
        <w:pStyle w:val="2"/>
        <w:adjustRightInd w:val="0"/>
        <w:snapToGrid w:val="0"/>
        <w:spacing w:before="312" w:beforeLines="100" w:after="312" w:afterLines="100" w:line="240" w:lineRule="auto"/>
        <w:rPr>
          <w:rFonts w:hint="eastAsia" w:ascii="仿宋" w:hAnsi="仿宋" w:eastAsia="仿宋" w:cs="仿宋"/>
          <w:i w:val="0"/>
          <w:iCs w:val="0"/>
          <w:color w:val="auto"/>
          <w:sz w:val="28"/>
          <w:szCs w:val="28"/>
          <w:highlight w:val="none"/>
        </w:rPr>
      </w:pPr>
    </w:p>
    <w:p w14:paraId="75F773C2">
      <w:pPr>
        <w:pStyle w:val="2"/>
        <w:rPr>
          <w:rFonts w:hint="eastAsia" w:ascii="仿宋" w:hAnsi="仿宋" w:eastAsia="仿宋" w:cs="仿宋"/>
          <w:i w:val="0"/>
          <w:iCs w:val="0"/>
          <w:color w:val="auto"/>
          <w:sz w:val="28"/>
          <w:szCs w:val="28"/>
          <w:highlight w:val="none"/>
        </w:rPr>
      </w:pPr>
      <w:r>
        <w:rPr>
          <w:rFonts w:hint="eastAsia" w:ascii="仿宋" w:hAnsi="仿宋" w:eastAsia="仿宋" w:cs="仿宋"/>
          <w:i w:val="0"/>
          <w:iCs w:val="0"/>
          <w:color w:val="auto"/>
          <w:sz w:val="28"/>
          <w:szCs w:val="28"/>
          <w:highlight w:val="none"/>
        </w:rPr>
        <w:t>制造商</w:t>
      </w:r>
      <w:r>
        <w:rPr>
          <w:rFonts w:hint="eastAsia" w:ascii="仿宋" w:hAnsi="仿宋" w:eastAsia="仿宋" w:cs="仿宋"/>
          <w:i w:val="0"/>
          <w:iCs w:val="0"/>
          <w:color w:val="auto"/>
          <w:sz w:val="28"/>
          <w:szCs w:val="28"/>
          <w:highlight w:val="none"/>
          <w:lang w:val="en-US" w:eastAsia="zh-CN"/>
        </w:rPr>
        <w:t>负责人</w:t>
      </w:r>
      <w:r>
        <w:rPr>
          <w:rFonts w:hint="eastAsia" w:ascii="仿宋" w:hAnsi="仿宋" w:eastAsia="仿宋" w:cs="仿宋"/>
          <w:i w:val="0"/>
          <w:iCs w:val="0"/>
          <w:color w:val="auto"/>
          <w:sz w:val="28"/>
          <w:szCs w:val="28"/>
          <w:highlight w:val="none"/>
        </w:rPr>
        <w:t>签名</w:t>
      </w:r>
      <w:r>
        <w:rPr>
          <w:rFonts w:hint="eastAsia" w:ascii="仿宋" w:hAnsi="仿宋" w:eastAsia="仿宋" w:cs="仿宋"/>
          <w:i w:val="0"/>
          <w:iCs w:val="0"/>
          <w:color w:val="auto"/>
          <w:sz w:val="28"/>
          <w:szCs w:val="28"/>
          <w:highlight w:val="none"/>
          <w:lang w:val="en-US" w:eastAsia="zh-CN"/>
        </w:rPr>
        <w:t>或</w:t>
      </w:r>
      <w:r>
        <w:rPr>
          <w:rFonts w:hint="eastAsia" w:ascii="仿宋" w:hAnsi="仿宋" w:eastAsia="仿宋" w:cs="仿宋"/>
          <w:i w:val="0"/>
          <w:iCs w:val="0"/>
          <w:color w:val="auto"/>
          <w:sz w:val="28"/>
          <w:szCs w:val="28"/>
          <w:highlight w:val="none"/>
        </w:rPr>
        <w:t>盖章：</w:t>
      </w:r>
    </w:p>
    <w:p w14:paraId="0A853419">
      <w:pPr>
        <w:pStyle w:val="13"/>
        <w:rPr>
          <w:rFonts w:hint="eastAsia" w:ascii="仿宋" w:hAnsi="仿宋" w:eastAsia="仿宋" w:cs="仿宋"/>
          <w:b/>
          <w:i w:val="0"/>
          <w:iCs w:val="0"/>
          <w:color w:val="auto"/>
          <w:sz w:val="24"/>
          <w:szCs w:val="24"/>
          <w:highlight w:val="none"/>
          <w:lang w:val="en-US" w:eastAsia="zh-CN"/>
        </w:rPr>
      </w:pPr>
    </w:p>
    <w:p w14:paraId="512316D0">
      <w:pPr>
        <w:pStyle w:val="13"/>
        <w:rPr>
          <w:rFonts w:hint="eastAsia" w:ascii="仿宋" w:hAnsi="仿宋" w:eastAsia="仿宋" w:cs="仿宋"/>
          <w:b/>
          <w:i w:val="0"/>
          <w:iCs w:val="0"/>
          <w:color w:val="auto"/>
          <w:sz w:val="24"/>
          <w:szCs w:val="24"/>
          <w:highlight w:val="none"/>
          <w:lang w:val="en-US" w:eastAsia="zh-CN"/>
        </w:rPr>
      </w:pPr>
    </w:p>
    <w:p w14:paraId="0AA75CE6">
      <w:pPr>
        <w:pStyle w:val="13"/>
        <w:rPr>
          <w:rFonts w:hint="eastAsia" w:ascii="仿宋" w:hAnsi="仿宋" w:eastAsia="仿宋" w:cs="仿宋"/>
          <w:b/>
          <w:i w:val="0"/>
          <w:iCs w:val="0"/>
          <w:color w:val="auto"/>
          <w:sz w:val="24"/>
          <w:szCs w:val="24"/>
          <w:highlight w:val="none"/>
          <w:lang w:val="en-US" w:eastAsia="zh-CN"/>
        </w:rPr>
      </w:pPr>
    </w:p>
    <w:p w14:paraId="120C2623">
      <w:pPr>
        <w:pStyle w:val="13"/>
        <w:rPr>
          <w:rFonts w:hint="eastAsia" w:ascii="仿宋" w:hAnsi="仿宋" w:eastAsia="仿宋" w:cs="仿宋"/>
          <w:b/>
          <w:i w:val="0"/>
          <w:iCs w:val="0"/>
          <w:color w:val="auto"/>
          <w:sz w:val="24"/>
          <w:szCs w:val="24"/>
          <w:highlight w:val="none"/>
          <w:lang w:val="en-US" w:eastAsia="zh-CN"/>
        </w:rPr>
      </w:pPr>
    </w:p>
    <w:p w14:paraId="04416F11">
      <w:pPr>
        <w:pStyle w:val="13"/>
        <w:rPr>
          <w:rFonts w:hint="eastAsia" w:ascii="仿宋" w:hAnsi="仿宋" w:eastAsia="仿宋" w:cs="仿宋"/>
          <w:b/>
          <w:bCs w:val="0"/>
          <w:i w:val="0"/>
          <w:iCs w:val="0"/>
          <w:color w:val="auto"/>
          <w:sz w:val="24"/>
          <w:szCs w:val="24"/>
          <w:highlight w:val="none"/>
          <w:lang w:val="en-US" w:eastAsia="zh-CN"/>
        </w:rPr>
      </w:pPr>
      <w:r>
        <w:rPr>
          <w:rFonts w:hint="eastAsia" w:ascii="仿宋" w:hAnsi="仿宋" w:eastAsia="仿宋" w:cs="仿宋"/>
          <w:b/>
          <w:bCs w:val="0"/>
          <w:i w:val="0"/>
          <w:iCs w:val="0"/>
          <w:color w:val="auto"/>
          <w:sz w:val="24"/>
          <w:szCs w:val="24"/>
          <w:highlight w:val="none"/>
          <w:lang w:val="en-US" w:eastAsia="zh-CN"/>
        </w:rPr>
        <w:t>注：若投标人不能按照此模板提供授权及售后服务的承诺，投标人自行提供的授权及售后服务的承诺应涵盖本授权及售后承诺的全部内容。须为加盖厂商公章的授权及售后服务的承诺原件。</w:t>
      </w:r>
    </w:p>
    <w:p w14:paraId="7592277D">
      <w:pPr>
        <w:rPr>
          <w:rFonts w:hint="eastAsia" w:ascii="仿宋" w:hAnsi="仿宋" w:eastAsia="仿宋" w:cs="仿宋"/>
          <w:i w:val="0"/>
          <w:iCs w:val="0"/>
          <w:color w:val="auto"/>
          <w:highlight w:val="none"/>
        </w:rPr>
      </w:pPr>
      <w:r>
        <w:rPr>
          <w:rFonts w:hint="eastAsia" w:ascii="仿宋" w:hAnsi="仿宋" w:eastAsia="仿宋" w:cs="仿宋"/>
          <w:i w:val="0"/>
          <w:iCs w:val="0"/>
          <w:color w:val="auto"/>
          <w:highlight w:val="none"/>
        </w:rPr>
        <w:br w:type="page"/>
      </w:r>
    </w:p>
    <w:p w14:paraId="1E9DFD59">
      <w:pPr>
        <w:pStyle w:val="23"/>
        <w:keepNext w:val="0"/>
        <w:keepLines w:val="0"/>
        <w:pageBreakBefore w:val="0"/>
        <w:widowControl/>
        <w:kinsoku/>
        <w:wordWrap/>
        <w:overflowPunct/>
        <w:topLinePunct w:val="0"/>
        <w:autoSpaceDE/>
        <w:autoSpaceDN/>
        <w:bidi w:val="0"/>
        <w:adjustRightInd/>
        <w:snapToGrid/>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附件14  后续开发过程中人员费用承诺书</w:t>
      </w:r>
    </w:p>
    <w:p w14:paraId="5017BC6B">
      <w:pPr>
        <w:jc w:val="center"/>
        <w:rPr>
          <w:rFonts w:hint="eastAsia" w:ascii="仿宋" w:hAnsi="仿宋" w:eastAsia="仿宋" w:cs="仿宋"/>
          <w:b/>
          <w:bCs/>
          <w:i w:val="0"/>
          <w:iCs w:val="0"/>
          <w:color w:val="auto"/>
          <w:sz w:val="24"/>
          <w:szCs w:val="22"/>
          <w:highlight w:val="none"/>
          <w:lang w:val="en-US" w:eastAsia="zh-CN"/>
        </w:rPr>
      </w:pPr>
    </w:p>
    <w:p w14:paraId="36BADA49">
      <w:pPr>
        <w:jc w:val="center"/>
        <w:rPr>
          <w:rFonts w:hint="eastAsia" w:ascii="仿宋" w:hAnsi="仿宋" w:eastAsia="仿宋" w:cs="仿宋"/>
          <w:b/>
          <w:bCs/>
          <w:i w:val="0"/>
          <w:iCs w:val="0"/>
          <w:color w:val="auto"/>
          <w:sz w:val="24"/>
          <w:szCs w:val="22"/>
          <w:highlight w:val="none"/>
          <w:lang w:val="en-US" w:eastAsia="zh-CN"/>
        </w:rPr>
      </w:pPr>
      <w:r>
        <w:rPr>
          <w:rFonts w:hint="eastAsia" w:ascii="仿宋" w:hAnsi="仿宋" w:eastAsia="仿宋" w:cs="仿宋"/>
          <w:b/>
          <w:bCs/>
          <w:i w:val="0"/>
          <w:iCs w:val="0"/>
          <w:color w:val="auto"/>
          <w:sz w:val="24"/>
          <w:szCs w:val="22"/>
          <w:highlight w:val="none"/>
          <w:lang w:val="en-US" w:eastAsia="zh-CN"/>
        </w:rPr>
        <w:t>（软件类项目适用，请投标人根据项目适用情况自行填写）</w:t>
      </w:r>
    </w:p>
    <w:p w14:paraId="0A1BC33A">
      <w:pPr>
        <w:bidi w:val="0"/>
        <w:rPr>
          <w:rFonts w:hint="eastAsia" w:ascii="仿宋" w:hAnsi="仿宋" w:eastAsia="仿宋" w:cs="仿宋"/>
          <w:i w:val="0"/>
          <w:iCs w:val="0"/>
          <w:color w:val="auto"/>
          <w:highlight w:val="none"/>
          <w:lang w:val="en-US" w:eastAsia="zh-CN"/>
        </w:rPr>
      </w:pPr>
    </w:p>
    <w:p w14:paraId="2884C884">
      <w:pPr>
        <w:jc w:val="center"/>
        <w:rPr>
          <w:rFonts w:hint="eastAsia" w:ascii="仿宋" w:hAnsi="仿宋" w:eastAsia="仿宋" w:cs="仿宋"/>
          <w:i w:val="0"/>
          <w:iCs w:val="0"/>
          <w:color w:val="auto"/>
          <w:sz w:val="24"/>
          <w:szCs w:val="24"/>
          <w:highlight w:val="none"/>
          <w:lang w:val="en-US" w:eastAsia="zh-CN"/>
        </w:rPr>
      </w:pPr>
      <w:r>
        <w:rPr>
          <w:rFonts w:hint="eastAsia" w:ascii="仿宋" w:hAnsi="仿宋" w:eastAsia="仿宋" w:cs="仿宋"/>
          <w:i w:val="0"/>
          <w:iCs w:val="0"/>
          <w:color w:val="auto"/>
          <w:sz w:val="24"/>
          <w:szCs w:val="24"/>
          <w:highlight w:val="none"/>
          <w:lang w:val="en-US" w:eastAsia="zh-CN"/>
        </w:rPr>
        <w:t>后续开发过程中人员费用承诺书</w:t>
      </w:r>
    </w:p>
    <w:p w14:paraId="299E8A70">
      <w:pPr>
        <w:pStyle w:val="13"/>
        <w:rPr>
          <w:rFonts w:hint="eastAsia" w:ascii="仿宋" w:hAnsi="仿宋" w:eastAsia="仿宋" w:cs="仿宋"/>
          <w:i w:val="0"/>
          <w:iCs w:val="0"/>
          <w:color w:val="auto"/>
          <w:sz w:val="24"/>
          <w:szCs w:val="24"/>
          <w:highlight w:val="none"/>
          <w:lang w:val="en-US" w:eastAsia="zh-CN"/>
        </w:rPr>
      </w:pPr>
    </w:p>
    <w:p w14:paraId="0BB8AA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i w:val="0"/>
          <w:iCs w:val="0"/>
          <w:color w:val="auto"/>
          <w:sz w:val="24"/>
          <w:szCs w:val="24"/>
          <w:highlight w:val="none"/>
          <w:lang w:val="en-US" w:eastAsia="zh-CN"/>
        </w:rPr>
      </w:pPr>
      <w:r>
        <w:rPr>
          <w:rFonts w:hint="eastAsia" w:ascii="仿宋" w:hAnsi="仿宋" w:eastAsia="仿宋" w:cs="仿宋"/>
          <w:i w:val="0"/>
          <w:iCs w:val="0"/>
          <w:color w:val="auto"/>
          <w:sz w:val="24"/>
          <w:szCs w:val="24"/>
          <w:highlight w:val="none"/>
          <w:lang w:val="en-US" w:eastAsia="zh-CN"/>
        </w:rPr>
        <w:t>我公司承诺若在贵公司</w:t>
      </w:r>
      <w:r>
        <w:rPr>
          <w:rFonts w:hint="eastAsia" w:ascii="仿宋" w:hAnsi="仿宋" w:eastAsia="仿宋" w:cs="仿宋"/>
          <w:i w:val="0"/>
          <w:iCs w:val="0"/>
          <w:color w:val="auto"/>
          <w:sz w:val="24"/>
          <w:szCs w:val="24"/>
          <w:highlight w:val="none"/>
          <w:u w:val="single"/>
          <w:lang w:val="en-US" w:eastAsia="zh-CN"/>
        </w:rPr>
        <w:t xml:space="preserve">           </w:t>
      </w:r>
      <w:r>
        <w:rPr>
          <w:rFonts w:hint="eastAsia" w:ascii="仿宋" w:hAnsi="仿宋" w:eastAsia="仿宋" w:cs="仿宋"/>
          <w:i w:val="0"/>
          <w:iCs w:val="0"/>
          <w:color w:val="auto"/>
          <w:sz w:val="24"/>
          <w:szCs w:val="24"/>
          <w:highlight w:val="none"/>
          <w:lang w:val="en-US" w:eastAsia="zh-CN"/>
        </w:rPr>
        <w:t>项目招标中获成交（项目编号：</w:t>
      </w:r>
      <w:r>
        <w:rPr>
          <w:rFonts w:hint="eastAsia" w:ascii="仿宋" w:hAnsi="仿宋" w:eastAsia="仿宋" w:cs="仿宋"/>
          <w:i w:val="0"/>
          <w:iCs w:val="0"/>
          <w:color w:val="auto"/>
          <w:sz w:val="24"/>
          <w:szCs w:val="24"/>
          <w:highlight w:val="none"/>
          <w:u w:val="single"/>
          <w:lang w:val="en-US" w:eastAsia="zh-CN"/>
        </w:rPr>
        <w:t xml:space="preserve">          </w:t>
      </w:r>
      <w:r>
        <w:rPr>
          <w:rFonts w:hint="eastAsia" w:ascii="仿宋" w:hAnsi="仿宋" w:eastAsia="仿宋" w:cs="仿宋"/>
          <w:i w:val="0"/>
          <w:iCs w:val="0"/>
          <w:color w:val="auto"/>
          <w:sz w:val="24"/>
          <w:szCs w:val="24"/>
          <w:highlight w:val="none"/>
          <w:lang w:val="en-US" w:eastAsia="zh-CN"/>
        </w:rPr>
        <w:t>），在后期完善和未来开发及此项目的后续开发过程中，实施单价不超过北京银行行内人员2.44万元/人·月的价格标准，后续随着行内单价调整而调整。</w:t>
      </w:r>
    </w:p>
    <w:p w14:paraId="36735BFC">
      <w:pPr>
        <w:rPr>
          <w:rFonts w:hint="eastAsia" w:ascii="仿宋" w:hAnsi="仿宋" w:eastAsia="仿宋" w:cs="仿宋"/>
          <w:i w:val="0"/>
          <w:iCs w:val="0"/>
          <w:color w:val="auto"/>
          <w:sz w:val="24"/>
          <w:szCs w:val="24"/>
          <w:highlight w:val="none"/>
          <w:lang w:val="en-US" w:eastAsia="zh-CN"/>
        </w:rPr>
      </w:pPr>
    </w:p>
    <w:p w14:paraId="37B7A198">
      <w:pPr>
        <w:rPr>
          <w:rFonts w:hint="eastAsia" w:ascii="仿宋" w:hAnsi="仿宋" w:eastAsia="仿宋" w:cs="仿宋"/>
          <w:i w:val="0"/>
          <w:iCs w:val="0"/>
          <w:color w:val="auto"/>
          <w:sz w:val="24"/>
          <w:szCs w:val="24"/>
          <w:highlight w:val="none"/>
          <w:lang w:val="en-US" w:eastAsia="zh-CN"/>
        </w:rPr>
      </w:pPr>
      <w:r>
        <w:rPr>
          <w:rFonts w:hint="eastAsia" w:ascii="仿宋" w:hAnsi="仿宋" w:eastAsia="仿宋" w:cs="仿宋"/>
          <w:i w:val="0"/>
          <w:iCs w:val="0"/>
          <w:color w:val="auto"/>
          <w:sz w:val="24"/>
          <w:szCs w:val="24"/>
          <w:highlight w:val="none"/>
          <w:lang w:val="en-US" w:eastAsia="zh-CN"/>
        </w:rPr>
        <w:t>特此承诺！</w:t>
      </w:r>
    </w:p>
    <w:p w14:paraId="6E75A633">
      <w:pPr>
        <w:rPr>
          <w:rFonts w:hint="eastAsia" w:ascii="仿宋" w:hAnsi="仿宋" w:eastAsia="仿宋" w:cs="仿宋"/>
          <w:i w:val="0"/>
          <w:iCs w:val="0"/>
          <w:color w:val="auto"/>
          <w:sz w:val="28"/>
          <w:szCs w:val="24"/>
          <w:highlight w:val="none"/>
          <w:lang w:val="en-US" w:eastAsia="zh-CN"/>
        </w:rPr>
      </w:pPr>
    </w:p>
    <w:p w14:paraId="2385953E">
      <w:pPr>
        <w:spacing w:line="360" w:lineRule="auto"/>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4BEA64B8">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636DA13F">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4DBEF87B">
      <w:pPr>
        <w:keepNext w:val="0"/>
        <w:keepLines w:val="0"/>
        <w:pageBreakBefore w:val="0"/>
        <w:widowControl w:val="0"/>
        <w:tabs>
          <w:tab w:val="left" w:pos="2700"/>
        </w:tabs>
        <w:kinsoku/>
        <w:wordWrap/>
        <w:overflowPunct/>
        <w:topLinePunct w:val="0"/>
        <w:autoSpaceDE/>
        <w:autoSpaceDN/>
        <w:bidi w:val="0"/>
        <w:adjustRightInd w:val="0"/>
        <w:snapToGrid w:val="0"/>
        <w:spacing w:line="360" w:lineRule="auto"/>
        <w:jc w:val="both"/>
        <w:textAlignment w:val="auto"/>
        <w:outlineLvl w:val="1"/>
        <w:rPr>
          <w:rFonts w:hint="eastAsia" w:ascii="仿宋" w:hAnsi="仿宋" w:eastAsia="仿宋" w:cs="仿宋"/>
          <w:b/>
          <w:bCs/>
          <w:i w:val="0"/>
          <w:iCs w:val="0"/>
          <w:color w:val="auto"/>
          <w:sz w:val="24"/>
          <w:szCs w:val="24"/>
          <w:highlight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7A8D71E9">
      <w:pPr>
        <w:keepNext w:val="0"/>
        <w:keepLines w:val="0"/>
        <w:pageBreakBefore w:val="0"/>
        <w:widowControl w:val="0"/>
        <w:tabs>
          <w:tab w:val="left" w:pos="2700"/>
        </w:tabs>
        <w:kinsoku/>
        <w:wordWrap/>
        <w:overflowPunct/>
        <w:topLinePunct w:val="0"/>
        <w:autoSpaceDE/>
        <w:autoSpaceDN/>
        <w:bidi w:val="0"/>
        <w:adjustRightInd w:val="0"/>
        <w:snapToGrid w:val="0"/>
        <w:spacing w:line="360" w:lineRule="auto"/>
        <w:jc w:val="both"/>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bCs/>
          <w:i w:val="0"/>
          <w:iCs w:val="0"/>
          <w:color w:val="auto"/>
          <w:sz w:val="24"/>
          <w:szCs w:val="24"/>
          <w:highlight w:val="none"/>
          <w:lang w:val="en-US" w:eastAsia="zh-CN"/>
        </w:rPr>
        <w:t>附件15</w:t>
      </w:r>
      <w:r>
        <w:rPr>
          <w:rFonts w:hint="eastAsia" w:ascii="仿宋" w:hAnsi="仿宋" w:eastAsia="仿宋" w:cs="仿宋"/>
          <w:b/>
          <w:i w:val="0"/>
          <w:iCs w:val="0"/>
          <w:color w:val="auto"/>
          <w:sz w:val="24"/>
          <w:szCs w:val="24"/>
          <w:highlight w:val="none"/>
          <w:lang w:val="en-US" w:eastAsia="zh-CN"/>
        </w:rPr>
        <w:t xml:space="preserve">  服务承诺书</w:t>
      </w:r>
    </w:p>
    <w:p w14:paraId="06A9D2E3">
      <w:pPr>
        <w:tabs>
          <w:tab w:val="left" w:pos="2700"/>
        </w:tabs>
        <w:adjustRightInd w:val="0"/>
        <w:snapToGrid w:val="0"/>
        <w:spacing w:line="360" w:lineRule="auto"/>
        <w:jc w:val="center"/>
        <w:rPr>
          <w:rFonts w:hint="eastAsia" w:ascii="仿宋" w:hAnsi="仿宋" w:eastAsia="仿宋" w:cs="仿宋"/>
          <w:b/>
          <w:i w:val="0"/>
          <w:iCs w:val="0"/>
          <w:color w:val="auto"/>
          <w:sz w:val="24"/>
          <w:szCs w:val="24"/>
          <w:highlight w:val="none"/>
          <w:lang w:val="en-US" w:eastAsia="zh-CN"/>
        </w:rPr>
      </w:pPr>
    </w:p>
    <w:p w14:paraId="4AC7A030">
      <w:pPr>
        <w:tabs>
          <w:tab w:val="left" w:pos="2700"/>
        </w:tabs>
        <w:adjustRightInd w:val="0"/>
        <w:snapToGrid w:val="0"/>
        <w:spacing w:line="360" w:lineRule="auto"/>
        <w:jc w:val="center"/>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lang w:val="en-US" w:eastAsia="zh-CN"/>
        </w:rPr>
        <w:t>（软件类、系统运维类项目适用，请投标人根据项目适用情况自行填写）</w:t>
      </w:r>
    </w:p>
    <w:p w14:paraId="54F9B32B">
      <w:pPr>
        <w:tabs>
          <w:tab w:val="left" w:pos="2700"/>
        </w:tabs>
        <w:adjustRightInd w:val="0"/>
        <w:snapToGrid w:val="0"/>
        <w:spacing w:line="360" w:lineRule="auto"/>
        <w:jc w:val="center"/>
        <w:rPr>
          <w:rFonts w:hint="eastAsia" w:ascii="仿宋" w:hAnsi="仿宋" w:eastAsia="仿宋" w:cs="仿宋"/>
          <w:b/>
          <w:i w:val="0"/>
          <w:iCs w:val="0"/>
          <w:color w:val="auto"/>
          <w:sz w:val="30"/>
          <w:szCs w:val="30"/>
          <w:highlight w:val="none"/>
        </w:rPr>
      </w:pPr>
      <w:r>
        <w:rPr>
          <w:rFonts w:hint="eastAsia" w:ascii="仿宋" w:hAnsi="仿宋" w:eastAsia="仿宋" w:cs="仿宋"/>
          <w:b/>
          <w:i w:val="0"/>
          <w:iCs w:val="0"/>
          <w:color w:val="auto"/>
          <w:sz w:val="30"/>
          <w:szCs w:val="30"/>
          <w:highlight w:val="none"/>
        </w:rPr>
        <w:t>承诺函</w:t>
      </w:r>
    </w:p>
    <w:p w14:paraId="485F7849">
      <w:pPr>
        <w:tabs>
          <w:tab w:val="left" w:pos="2700"/>
        </w:tabs>
        <w:adjustRightInd w:val="0"/>
        <w:snapToGrid w:val="0"/>
        <w:spacing w:line="360" w:lineRule="auto"/>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北京银行股份有限公司：</w:t>
      </w:r>
    </w:p>
    <w:p w14:paraId="40A79887">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我公司已完全了解北京银行______项目对合作公司的要求。</w:t>
      </w:r>
    </w:p>
    <w:p w14:paraId="5B137776">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我公司郑重承诺：如果我公司成为贵行__________项目的最终合作伙伴，我公司将保证承诺的项目实施周期和实施效果及质量，保证本公司提供的以往成功案例的真实可信，并给北京银行免费提供以下文档：</w:t>
      </w:r>
    </w:p>
    <w:p w14:paraId="57961F2F">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1、</w:t>
      </w:r>
      <w:r>
        <w:rPr>
          <w:rFonts w:hint="eastAsia" w:ascii="仿宋" w:hAnsi="仿宋" w:eastAsia="仿宋" w:cs="仿宋"/>
          <w:i w:val="0"/>
          <w:iCs w:val="0"/>
          <w:color w:val="auto"/>
          <w:sz w:val="24"/>
          <w:szCs w:val="24"/>
          <w:highlight w:val="none"/>
          <w:lang w:val="en-US" w:eastAsia="zh-CN"/>
        </w:rPr>
        <w:t>产品</w:t>
      </w:r>
      <w:r>
        <w:rPr>
          <w:rFonts w:hint="eastAsia" w:ascii="仿宋" w:hAnsi="仿宋" w:eastAsia="仿宋" w:cs="仿宋"/>
          <w:i w:val="0"/>
          <w:iCs w:val="0"/>
          <w:color w:val="auto"/>
          <w:sz w:val="24"/>
          <w:szCs w:val="24"/>
          <w:highlight w:val="none"/>
        </w:rPr>
        <w:t>源代码</w:t>
      </w:r>
    </w:p>
    <w:p w14:paraId="030F2077">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2、客户化开发的源代码</w:t>
      </w:r>
    </w:p>
    <w:p w14:paraId="407F0EB6">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3、系统运行环境说明文件</w:t>
      </w:r>
    </w:p>
    <w:p w14:paraId="400852DF">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4、</w:t>
      </w:r>
      <w:r>
        <w:rPr>
          <w:rFonts w:hint="eastAsia" w:ascii="仿宋" w:hAnsi="仿宋" w:eastAsia="仿宋" w:cs="仿宋"/>
          <w:i w:val="0"/>
          <w:iCs w:val="0"/>
          <w:color w:val="auto"/>
          <w:kern w:val="0"/>
          <w:sz w:val="24"/>
          <w:szCs w:val="24"/>
          <w:highlight w:val="none"/>
        </w:rPr>
        <w:t>系统研发过程中形成的各类资料，如概要设计书、详细设计书、测试计划书、测试用例、测试报告等</w:t>
      </w:r>
    </w:p>
    <w:p w14:paraId="1330468F">
      <w:pPr>
        <w:tabs>
          <w:tab w:val="left" w:pos="2700"/>
        </w:tabs>
        <w:adjustRightInd w:val="0"/>
        <w:snapToGrid w:val="0"/>
        <w:spacing w:line="360" w:lineRule="auto"/>
        <w:ind w:firstLine="600"/>
        <w:rPr>
          <w:rFonts w:hint="eastAsia" w:ascii="仿宋" w:hAnsi="仿宋" w:eastAsia="仿宋" w:cs="仿宋"/>
          <w:i w:val="0"/>
          <w:iCs w:val="0"/>
          <w:color w:val="auto"/>
          <w:kern w:val="0"/>
          <w:sz w:val="24"/>
          <w:szCs w:val="24"/>
          <w:highlight w:val="none"/>
        </w:rPr>
      </w:pPr>
      <w:r>
        <w:rPr>
          <w:rFonts w:hint="eastAsia" w:ascii="仿宋" w:hAnsi="仿宋" w:eastAsia="仿宋" w:cs="仿宋"/>
          <w:i w:val="0"/>
          <w:iCs w:val="0"/>
          <w:color w:val="auto"/>
          <w:sz w:val="24"/>
          <w:szCs w:val="24"/>
          <w:highlight w:val="none"/>
        </w:rPr>
        <w:t>5、</w:t>
      </w:r>
      <w:r>
        <w:rPr>
          <w:rFonts w:hint="eastAsia" w:ascii="仿宋" w:hAnsi="仿宋" w:eastAsia="仿宋" w:cs="仿宋"/>
          <w:i w:val="0"/>
          <w:iCs w:val="0"/>
          <w:color w:val="auto"/>
          <w:kern w:val="0"/>
          <w:sz w:val="24"/>
          <w:szCs w:val="24"/>
          <w:highlight w:val="none"/>
        </w:rPr>
        <w:t>系统运行过程中所需的各类资料，如用户操作手册等</w:t>
      </w:r>
    </w:p>
    <w:p w14:paraId="7B3732F1">
      <w:pPr>
        <w:tabs>
          <w:tab w:val="left" w:pos="2700"/>
        </w:tabs>
        <w:adjustRightInd w:val="0"/>
        <w:snapToGrid w:val="0"/>
        <w:spacing w:line="360" w:lineRule="auto"/>
        <w:ind w:firstLine="600"/>
        <w:rPr>
          <w:rFonts w:hint="eastAsia" w:ascii="仿宋" w:hAnsi="仿宋" w:eastAsia="仿宋" w:cs="仿宋"/>
          <w:i w:val="0"/>
          <w:iCs w:val="0"/>
          <w:color w:val="auto"/>
          <w:kern w:val="0"/>
          <w:sz w:val="24"/>
          <w:szCs w:val="24"/>
          <w:highlight w:val="none"/>
        </w:rPr>
      </w:pPr>
      <w:r>
        <w:rPr>
          <w:rFonts w:hint="eastAsia" w:ascii="仿宋" w:hAnsi="仿宋" w:eastAsia="仿宋" w:cs="仿宋"/>
          <w:i w:val="0"/>
          <w:iCs w:val="0"/>
          <w:color w:val="auto"/>
          <w:kern w:val="0"/>
          <w:sz w:val="24"/>
          <w:szCs w:val="24"/>
          <w:highlight w:val="none"/>
        </w:rPr>
        <w:t>6、系统维护过程中所需的各类资料，如数据库设计文档、系统维护手册、交易接口描述文件、数据结构描述文件、关键交易的数据处理流程、重要的安全控制措施等</w:t>
      </w:r>
    </w:p>
    <w:p w14:paraId="4E41ECE6">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kern w:val="0"/>
          <w:sz w:val="24"/>
          <w:szCs w:val="24"/>
          <w:highlight w:val="none"/>
        </w:rPr>
        <w:t>我公司同时承诺：如果成为项目的中标单位，我公司承诺按照本招标书和投标书中的规定完成该项目，如有中途违约，愿意承担中标金额10％的罚金。</w:t>
      </w:r>
    </w:p>
    <w:p w14:paraId="0E0785EF">
      <w:pPr>
        <w:tabs>
          <w:tab w:val="left" w:pos="2700"/>
        </w:tabs>
        <w:adjustRightInd w:val="0"/>
        <w:snapToGrid w:val="0"/>
        <w:spacing w:line="360" w:lineRule="auto"/>
        <w:ind w:firstLine="600"/>
        <w:rPr>
          <w:rFonts w:hint="eastAsia" w:ascii="仿宋" w:hAnsi="仿宋" w:eastAsia="仿宋" w:cs="仿宋"/>
          <w:i w:val="0"/>
          <w:iCs w:val="0"/>
          <w:color w:val="auto"/>
          <w:sz w:val="24"/>
          <w:szCs w:val="24"/>
          <w:highlight w:val="none"/>
        </w:rPr>
      </w:pPr>
      <w:r>
        <w:rPr>
          <w:rFonts w:hint="eastAsia" w:ascii="仿宋" w:hAnsi="仿宋" w:eastAsia="仿宋" w:cs="仿宋"/>
          <w:i w:val="0"/>
          <w:iCs w:val="0"/>
          <w:color w:val="auto"/>
          <w:sz w:val="24"/>
          <w:szCs w:val="24"/>
          <w:highlight w:val="none"/>
        </w:rPr>
        <w:t>如有违背，我公司将承担相应的违约责任，并予以相应的赔偿。</w:t>
      </w:r>
    </w:p>
    <w:p w14:paraId="26F2C521">
      <w:pPr>
        <w:spacing w:line="360" w:lineRule="auto"/>
        <w:jc w:val="left"/>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30BBCF93">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48B43933">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368EF0CC">
      <w:pPr>
        <w:spacing w:line="360" w:lineRule="auto"/>
        <w:jc w:val="center"/>
        <w:rPr>
          <w:rFonts w:hint="eastAsia" w:ascii="仿宋" w:hAnsi="仿宋" w:eastAsia="仿宋" w:cs="仿宋"/>
          <w:i w:val="0"/>
          <w:iCs w:val="0"/>
          <w:color w:val="auto"/>
          <w:sz w:val="24"/>
          <w:szCs w:val="24"/>
          <w:highlight w:val="none"/>
        </w:rPr>
      </w:pPr>
    </w:p>
    <w:p w14:paraId="60BF0B8E">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3AE2FD3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附件16</w:t>
      </w:r>
      <w:r>
        <w:rPr>
          <w:rFonts w:hint="eastAsia" w:ascii="仿宋" w:hAnsi="仿宋" w:eastAsia="仿宋" w:cs="仿宋"/>
          <w:i w:val="0"/>
          <w:iCs w:val="0"/>
          <w:color w:val="auto"/>
          <w:sz w:val="24"/>
          <w:highlight w:val="none"/>
        </w:rPr>
        <w:t>*</w:t>
      </w:r>
      <w:r>
        <w:rPr>
          <w:rFonts w:hint="eastAsia" w:ascii="仿宋" w:hAnsi="仿宋" w:eastAsia="仿宋" w:cs="仿宋"/>
          <w:b/>
          <w:i w:val="0"/>
          <w:iCs w:val="0"/>
          <w:color w:val="auto"/>
          <w:sz w:val="24"/>
          <w:szCs w:val="24"/>
          <w:highlight w:val="none"/>
          <w:lang w:val="en-US" w:eastAsia="zh-CN"/>
        </w:rPr>
        <w:t xml:space="preserve">  </w:t>
      </w:r>
      <w:r>
        <w:rPr>
          <w:rFonts w:hint="eastAsia" w:ascii="仿宋" w:hAnsi="仿宋" w:eastAsia="仿宋" w:cs="仿宋"/>
          <w:b/>
          <w:i w:val="0"/>
          <w:iCs w:val="0"/>
          <w:color w:val="auto"/>
          <w:sz w:val="24"/>
          <w:highlight w:val="none"/>
          <w:lang w:val="en-US" w:eastAsia="zh-CN"/>
        </w:rPr>
        <w:t>廉洁承诺书</w:t>
      </w:r>
    </w:p>
    <w:p w14:paraId="54C26D72">
      <w:pPr>
        <w:jc w:val="left"/>
        <w:rPr>
          <w:rFonts w:hint="eastAsia" w:ascii="仿宋" w:hAnsi="仿宋" w:eastAsia="仿宋" w:cs="仿宋"/>
          <w:b/>
          <w:color w:val="000000"/>
          <w:sz w:val="22"/>
          <w:szCs w:val="22"/>
          <w:highlight w:val="none"/>
        </w:rPr>
      </w:pPr>
    </w:p>
    <w:p w14:paraId="32A9DFF3">
      <w:pPr>
        <w:ind w:firstLine="482"/>
        <w:jc w:val="center"/>
        <w:rPr>
          <w:rFonts w:hint="eastAsia" w:ascii="仿宋" w:hAnsi="仿宋" w:eastAsia="仿宋" w:cs="仿宋"/>
          <w:b/>
          <w:color w:val="000000"/>
          <w:sz w:val="24"/>
          <w:szCs w:val="24"/>
          <w:highlight w:val="none"/>
        </w:rPr>
      </w:pPr>
      <w:r>
        <w:rPr>
          <w:rFonts w:hint="eastAsia" w:ascii="仿宋" w:hAnsi="仿宋" w:eastAsia="仿宋" w:cs="仿宋"/>
          <w:b/>
          <w:color w:val="000000"/>
          <w:sz w:val="24"/>
          <w:szCs w:val="24"/>
          <w:highlight w:val="none"/>
        </w:rPr>
        <w:t>北京银行集中采购供应商廉洁承诺书</w:t>
      </w:r>
    </w:p>
    <w:p w14:paraId="09487F6A">
      <w:pPr>
        <w:ind w:firstLine="480"/>
        <w:jc w:val="center"/>
        <w:rPr>
          <w:rFonts w:hint="eastAsia" w:ascii="仿宋" w:hAnsi="仿宋" w:eastAsia="仿宋" w:cs="仿宋"/>
          <w:color w:val="000000"/>
          <w:sz w:val="24"/>
          <w:szCs w:val="24"/>
          <w:highlight w:val="none"/>
        </w:rPr>
      </w:pPr>
    </w:p>
    <w:p w14:paraId="422F2B4A">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为维护北京银行股份有限公司及其分支机构（以下简称“北京银行”）形象和利益，杜绝在集中采购合作项目中发生商业贿赂和侵害北京银行利益的行为，我公司不可撤销地做出如下承诺：</w:t>
      </w:r>
    </w:p>
    <w:p w14:paraId="45B80BAD">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一、坚持依法文明经商，合理定价，诚实守信，不</w:t>
      </w:r>
      <w:r>
        <w:rPr>
          <w:rFonts w:hint="eastAsia" w:ascii="仿宋" w:hAnsi="仿宋" w:eastAsia="仿宋" w:cs="仿宋"/>
          <w:sz w:val="24"/>
          <w:szCs w:val="24"/>
          <w:highlight w:val="none"/>
          <w:lang w:val="zh-CN"/>
        </w:rPr>
        <w:t>组织或参与围标、抬标、串标等利益勾连行为，</w:t>
      </w:r>
      <w:r>
        <w:rPr>
          <w:rFonts w:hint="eastAsia" w:ascii="仿宋" w:hAnsi="仿宋" w:eastAsia="仿宋" w:cs="仿宋"/>
          <w:sz w:val="24"/>
          <w:szCs w:val="24"/>
          <w:highlight w:val="none"/>
        </w:rPr>
        <w:t>不</w:t>
      </w:r>
      <w:r>
        <w:rPr>
          <w:rFonts w:hint="eastAsia" w:ascii="仿宋" w:hAnsi="仿宋" w:eastAsia="仿宋" w:cs="仿宋"/>
          <w:sz w:val="24"/>
          <w:szCs w:val="24"/>
          <w:highlight w:val="none"/>
          <w:lang w:val="zh-CN"/>
        </w:rPr>
        <w:t>借用他人名义参与投标</w:t>
      </w:r>
      <w:r>
        <w:rPr>
          <w:rFonts w:hint="eastAsia" w:ascii="仿宋" w:hAnsi="仿宋" w:eastAsia="仿宋" w:cs="仿宋"/>
          <w:sz w:val="24"/>
          <w:szCs w:val="24"/>
          <w:highlight w:val="none"/>
        </w:rPr>
        <w:t>/响应</w:t>
      </w:r>
      <w:r>
        <w:rPr>
          <w:rFonts w:hint="eastAsia" w:ascii="仿宋" w:hAnsi="仿宋" w:eastAsia="仿宋" w:cs="仿宋"/>
          <w:sz w:val="24"/>
          <w:szCs w:val="24"/>
          <w:highlight w:val="none"/>
          <w:lang w:val="zh-CN"/>
        </w:rPr>
        <w:t>、不对</w:t>
      </w:r>
      <w:r>
        <w:rPr>
          <w:rFonts w:hint="eastAsia" w:ascii="仿宋" w:hAnsi="仿宋" w:eastAsia="仿宋" w:cs="仿宋"/>
          <w:sz w:val="24"/>
          <w:szCs w:val="24"/>
          <w:highlight w:val="none"/>
        </w:rPr>
        <w:t>本</w:t>
      </w:r>
      <w:r>
        <w:rPr>
          <w:rFonts w:hint="eastAsia" w:ascii="仿宋" w:hAnsi="仿宋" w:eastAsia="仿宋" w:cs="仿宋"/>
          <w:sz w:val="24"/>
          <w:szCs w:val="24"/>
          <w:highlight w:val="none"/>
          <w:lang w:val="zh-CN"/>
        </w:rPr>
        <w:t>项目转包或以其他方式弄虚作假骗取中标</w:t>
      </w:r>
      <w:r>
        <w:rPr>
          <w:rFonts w:hint="eastAsia" w:ascii="仿宋" w:hAnsi="仿宋" w:eastAsia="仿宋" w:cs="仿宋"/>
          <w:sz w:val="24"/>
          <w:szCs w:val="24"/>
          <w:highlight w:val="none"/>
        </w:rPr>
        <w:t>/成交</w:t>
      </w:r>
      <w:r>
        <w:rPr>
          <w:rFonts w:hint="eastAsia" w:ascii="仿宋" w:hAnsi="仿宋" w:eastAsia="仿宋" w:cs="仿宋"/>
          <w:sz w:val="24"/>
          <w:szCs w:val="24"/>
          <w:highlight w:val="none"/>
          <w:lang w:val="zh-CN"/>
        </w:rPr>
        <w:t>。</w:t>
      </w:r>
    </w:p>
    <w:p w14:paraId="5EF5A34C">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二、严格执行北京银行集中采购要求及集中采购合作项目相关规则和集中采购程序，保证产品和服务质量，不经营或向北京银行提供假、冒、伪、劣产品和服务。</w:t>
      </w:r>
    </w:p>
    <w:p w14:paraId="6B5B7DD5">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三、遵守商业道德，自觉抵制各种不正当竞争，不在集中采购合作项目中围猎北京银行工作人员，不向北京银行工作人员及其亲属赠送或提供任何形式的财物、好处，包括但不限于赠送礼品、礼金、有价证券、回扣、促销费、宣传费、劳务费、报销应由北京银行工作人员个人支付的各种费用、商业预付卡、提供境内外旅游、为北京银行工作人员亲属经商办企业提供方便、提供可能影响采购公平、公正的宴请和娱乐活动等非法利益。</w:t>
      </w:r>
    </w:p>
    <w:p w14:paraId="32813ADF">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四、不接受北京银行工作人员超出业务合作和合同协议范围的任何非法要求，对北京银行工作人员为谋取个人非法利益指定集中采购供应商购买、使用某种商品、材料、服务等行为或索取贿赂、“吃、拿、卡、要”等行为，坚决予以抵制并及时向北京银行纪检监察部门反映或举报（举报方式如下：通信地址：【北京市西城区金融大街丙17号北京银行大厦】，邮编【100033】；举报电话：【66224499】）。</w:t>
      </w:r>
    </w:p>
    <w:p w14:paraId="0232F548">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五、积极配合北京银行调查、检查、审计等工作，按照北京银行要求及时提供相关资料和信息。</w:t>
      </w:r>
    </w:p>
    <w:p w14:paraId="3E66A537">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 xml:space="preserve">六、我公司不可撤销地承诺并同意，若违反上述承诺，我公司愿意承担由此带来的一切法律责任、廉洁责任，赔偿北京银行由此遭受的损失。北京银行有权视情节取消我公司候选供应商资格、宣布中标或成交结果无效、终止合同执行，或禁止再次参加北京银行组织的集中采购活动等。  </w:t>
      </w:r>
    </w:p>
    <w:p w14:paraId="593E1ABE">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七、本承诺书自我公司法定代表人或授权代表签字或签章并加盖公章之日起生效，长期有效。我公司与北京银行在集中采购业务合作关系结束后，如发现合作关系存续期间我公司及工作人员有违反本承诺书的行为，仍按本承诺书约定处理。</w:t>
      </w:r>
    </w:p>
    <w:p w14:paraId="4522B188">
      <w:pPr>
        <w:spacing w:line="520" w:lineRule="exact"/>
        <w:ind w:firstLine="480"/>
        <w:rPr>
          <w:rFonts w:hint="eastAsia" w:ascii="仿宋" w:hAnsi="仿宋" w:eastAsia="仿宋" w:cs="仿宋"/>
          <w:sz w:val="24"/>
          <w:szCs w:val="24"/>
          <w:highlight w:val="none"/>
        </w:rPr>
      </w:pPr>
    </w:p>
    <w:p w14:paraId="59EA5537">
      <w:pPr>
        <w:spacing w:line="520" w:lineRule="exact"/>
        <w:ind w:firstLine="480"/>
        <w:rPr>
          <w:rFonts w:hint="eastAsia" w:ascii="仿宋" w:hAnsi="仿宋" w:eastAsia="仿宋" w:cs="仿宋"/>
          <w:sz w:val="24"/>
          <w:szCs w:val="24"/>
          <w:highlight w:val="none"/>
        </w:rPr>
      </w:pPr>
      <w:r>
        <w:rPr>
          <w:rFonts w:hint="eastAsia" w:ascii="仿宋" w:hAnsi="仿宋" w:eastAsia="仿宋" w:cs="仿宋"/>
          <w:sz w:val="24"/>
          <w:szCs w:val="24"/>
          <w:highlight w:val="none"/>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（公司名称）已充分理解上述承诺内容并保证严格遵守。</w:t>
      </w:r>
    </w:p>
    <w:p w14:paraId="1BC2B779">
      <w:pPr>
        <w:spacing w:line="480" w:lineRule="auto"/>
        <w:ind w:firstLine="480"/>
        <w:jc w:val="right"/>
        <w:rPr>
          <w:rFonts w:hint="eastAsia" w:ascii="仿宋" w:hAnsi="仿宋" w:eastAsia="仿宋" w:cs="仿宋"/>
          <w:sz w:val="24"/>
          <w:szCs w:val="24"/>
          <w:highlight w:val="none"/>
        </w:rPr>
      </w:pPr>
      <w:r>
        <w:rPr>
          <w:rFonts w:hint="eastAsia" w:ascii="仿宋" w:hAnsi="仿宋" w:eastAsia="仿宋" w:cs="仿宋"/>
          <w:sz w:val="24"/>
          <w:szCs w:val="24"/>
          <w:highlight w:val="none"/>
        </w:rPr>
        <w:t xml:space="preserve">                      公司名称:                    （盖章）</w:t>
      </w:r>
    </w:p>
    <w:p w14:paraId="3F7C9FB4">
      <w:pPr>
        <w:spacing w:line="480" w:lineRule="auto"/>
        <w:ind w:firstLine="480"/>
        <w:jc w:val="right"/>
        <w:rPr>
          <w:rFonts w:hint="eastAsia" w:ascii="仿宋" w:hAnsi="仿宋" w:eastAsia="仿宋" w:cs="仿宋"/>
          <w:sz w:val="24"/>
          <w:szCs w:val="24"/>
          <w:highlight w:val="none"/>
        </w:rPr>
      </w:pPr>
      <w:r>
        <w:rPr>
          <w:rFonts w:hint="eastAsia" w:ascii="仿宋" w:hAnsi="仿宋" w:eastAsia="仿宋" w:cs="仿宋"/>
          <w:sz w:val="24"/>
          <w:szCs w:val="24"/>
          <w:highlight w:val="none"/>
        </w:rPr>
        <w:t>法定代表人或授权代表：             （签字或签章）</w:t>
      </w:r>
    </w:p>
    <w:p w14:paraId="08385F04">
      <w:pPr>
        <w:spacing w:line="480" w:lineRule="auto"/>
        <w:ind w:firstLine="480"/>
        <w:jc w:val="right"/>
        <w:rPr>
          <w:rFonts w:hint="eastAsia" w:ascii="仿宋" w:hAnsi="仿宋" w:eastAsia="仿宋" w:cs="仿宋"/>
          <w:highlight w:val="none"/>
        </w:rPr>
      </w:pPr>
      <w:r>
        <w:rPr>
          <w:rFonts w:hint="eastAsia" w:ascii="仿宋" w:hAnsi="仿宋" w:eastAsia="仿宋" w:cs="仿宋"/>
          <w:sz w:val="24"/>
          <w:szCs w:val="24"/>
          <w:highlight w:val="none"/>
        </w:rPr>
        <w:t xml:space="preserve">                        年    月    日</w:t>
      </w:r>
    </w:p>
    <w:p w14:paraId="560AB1E1">
      <w:pPr>
        <w:spacing w:line="480" w:lineRule="auto"/>
        <w:jc w:val="both"/>
        <w:rPr>
          <w:rFonts w:hint="eastAsia" w:ascii="仿宋" w:hAnsi="仿宋" w:eastAsia="仿宋" w:cs="仿宋"/>
          <w:highlight w:val="none"/>
        </w:rPr>
      </w:pPr>
    </w:p>
    <w:p w14:paraId="45264F4E">
      <w:pPr>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br w:type="page"/>
      </w:r>
    </w:p>
    <w:p w14:paraId="1FFBAFE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sectPr>
          <w:pgSz w:w="11906" w:h="16838"/>
          <w:pgMar w:top="1440" w:right="1418" w:bottom="1440" w:left="1559" w:header="851" w:footer="992" w:gutter="0"/>
          <w:pgBorders>
            <w:top w:val="none" w:sz="0" w:space="0"/>
            <w:left w:val="none" w:sz="0" w:space="0"/>
            <w:bottom w:val="none" w:sz="0" w:space="0"/>
            <w:right w:val="none" w:sz="0" w:space="0"/>
          </w:pgBorders>
          <w:pgNumType w:fmt="decimal"/>
          <w:cols w:space="425" w:num="1"/>
          <w:docGrid w:type="lines" w:linePitch="326" w:charSpace="0"/>
        </w:sectPr>
      </w:pPr>
    </w:p>
    <w:p w14:paraId="2E70139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附件17  类似业绩一览表</w:t>
      </w:r>
    </w:p>
    <w:p w14:paraId="474B4B45">
      <w:pPr>
        <w:spacing w:line="360" w:lineRule="auto"/>
        <w:jc w:val="center"/>
        <w:rPr>
          <w:rFonts w:hint="eastAsia" w:ascii="仿宋" w:hAnsi="仿宋" w:eastAsia="仿宋" w:cs="仿宋"/>
          <w:sz w:val="24"/>
          <w:highlight w:val="none"/>
        </w:rPr>
      </w:pPr>
    </w:p>
    <w:tbl>
      <w:tblPr>
        <w:tblStyle w:val="30"/>
        <w:tblW w:w="9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2071"/>
        <w:gridCol w:w="853"/>
        <w:gridCol w:w="853"/>
        <w:gridCol w:w="1341"/>
        <w:gridCol w:w="1505"/>
        <w:gridCol w:w="1505"/>
        <w:gridCol w:w="1223"/>
      </w:tblGrid>
      <w:tr w14:paraId="5BFA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3" w:hRule="atLeast"/>
          <w:jc w:val="center"/>
        </w:trPr>
        <w:tc>
          <w:tcPr>
            <w:tcW w:w="525" w:type="dxa"/>
            <w:vAlign w:val="center"/>
          </w:tcPr>
          <w:p w14:paraId="0039C9E0">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序号</w:t>
            </w:r>
          </w:p>
        </w:tc>
        <w:tc>
          <w:tcPr>
            <w:tcW w:w="2071" w:type="dxa"/>
            <w:vAlign w:val="center"/>
          </w:tcPr>
          <w:p w14:paraId="530CDD8E">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项目名称（含已完成及正在实施的项目，请分别注明并做适当描述）</w:t>
            </w:r>
          </w:p>
        </w:tc>
        <w:tc>
          <w:tcPr>
            <w:tcW w:w="853" w:type="dxa"/>
            <w:vAlign w:val="center"/>
          </w:tcPr>
          <w:p w14:paraId="68AB9B9D">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委托方单位名称</w:t>
            </w:r>
          </w:p>
        </w:tc>
        <w:tc>
          <w:tcPr>
            <w:tcW w:w="853" w:type="dxa"/>
            <w:vAlign w:val="center"/>
          </w:tcPr>
          <w:p w14:paraId="37CA728E">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总金额</w:t>
            </w:r>
          </w:p>
        </w:tc>
        <w:tc>
          <w:tcPr>
            <w:tcW w:w="1341" w:type="dxa"/>
            <w:vAlign w:val="center"/>
          </w:tcPr>
          <w:p w14:paraId="1ED08869">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委托方联系人及电话</w:t>
            </w:r>
          </w:p>
        </w:tc>
        <w:tc>
          <w:tcPr>
            <w:tcW w:w="1505" w:type="dxa"/>
            <w:vAlign w:val="center"/>
          </w:tcPr>
          <w:p w14:paraId="60512F1A">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签约时间</w:t>
            </w:r>
          </w:p>
        </w:tc>
        <w:tc>
          <w:tcPr>
            <w:tcW w:w="1505" w:type="dxa"/>
            <w:vAlign w:val="center"/>
          </w:tcPr>
          <w:p w14:paraId="4DABA00B">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投标单位负责人及电话</w:t>
            </w:r>
          </w:p>
        </w:tc>
        <w:tc>
          <w:tcPr>
            <w:tcW w:w="1223" w:type="dxa"/>
            <w:vAlign w:val="center"/>
          </w:tcPr>
          <w:p w14:paraId="6FC40457">
            <w:pPr>
              <w:spacing w:before="25" w:after="25" w:line="360" w:lineRule="auto"/>
              <w:jc w:val="center"/>
              <w:rPr>
                <w:rFonts w:hint="eastAsia" w:ascii="仿宋" w:hAnsi="仿宋" w:eastAsia="仿宋" w:cs="仿宋"/>
                <w:sz w:val="24"/>
                <w:highlight w:val="none"/>
              </w:rPr>
            </w:pPr>
            <w:r>
              <w:rPr>
                <w:rFonts w:hint="eastAsia" w:ascii="仿宋" w:hAnsi="仿宋" w:eastAsia="仿宋" w:cs="仿宋"/>
                <w:sz w:val="24"/>
                <w:highlight w:val="none"/>
              </w:rPr>
              <w:t>备注</w:t>
            </w:r>
          </w:p>
        </w:tc>
      </w:tr>
      <w:tr w14:paraId="1574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26ED692D">
            <w:pPr>
              <w:spacing w:before="25" w:after="25" w:line="360" w:lineRule="auto"/>
              <w:jc w:val="center"/>
              <w:rPr>
                <w:rFonts w:hint="eastAsia" w:ascii="仿宋" w:hAnsi="仿宋" w:eastAsia="仿宋" w:cs="仿宋"/>
                <w:sz w:val="24"/>
                <w:highlight w:val="none"/>
              </w:rPr>
            </w:pPr>
          </w:p>
        </w:tc>
        <w:tc>
          <w:tcPr>
            <w:tcW w:w="2071" w:type="dxa"/>
            <w:vAlign w:val="center"/>
          </w:tcPr>
          <w:p w14:paraId="416CB5F0">
            <w:pPr>
              <w:spacing w:before="25" w:after="25" w:line="360" w:lineRule="auto"/>
              <w:jc w:val="center"/>
              <w:rPr>
                <w:rFonts w:hint="eastAsia" w:ascii="仿宋" w:hAnsi="仿宋" w:eastAsia="仿宋" w:cs="仿宋"/>
                <w:sz w:val="24"/>
                <w:highlight w:val="none"/>
              </w:rPr>
            </w:pPr>
          </w:p>
        </w:tc>
        <w:tc>
          <w:tcPr>
            <w:tcW w:w="853" w:type="dxa"/>
            <w:vAlign w:val="center"/>
          </w:tcPr>
          <w:p w14:paraId="38A8CD08">
            <w:pPr>
              <w:spacing w:before="25" w:after="25" w:line="360" w:lineRule="auto"/>
              <w:jc w:val="center"/>
              <w:rPr>
                <w:rFonts w:hint="eastAsia" w:ascii="仿宋" w:hAnsi="仿宋" w:eastAsia="仿宋" w:cs="仿宋"/>
                <w:sz w:val="24"/>
                <w:highlight w:val="none"/>
              </w:rPr>
            </w:pPr>
          </w:p>
        </w:tc>
        <w:tc>
          <w:tcPr>
            <w:tcW w:w="853" w:type="dxa"/>
            <w:vAlign w:val="center"/>
          </w:tcPr>
          <w:p w14:paraId="04AFF84B">
            <w:pPr>
              <w:spacing w:before="25" w:after="25" w:line="360" w:lineRule="auto"/>
              <w:jc w:val="center"/>
              <w:rPr>
                <w:rFonts w:hint="eastAsia" w:ascii="仿宋" w:hAnsi="仿宋" w:eastAsia="仿宋" w:cs="仿宋"/>
                <w:sz w:val="24"/>
                <w:highlight w:val="none"/>
              </w:rPr>
            </w:pPr>
          </w:p>
        </w:tc>
        <w:tc>
          <w:tcPr>
            <w:tcW w:w="1341" w:type="dxa"/>
            <w:vAlign w:val="center"/>
          </w:tcPr>
          <w:p w14:paraId="006C3B2F">
            <w:pPr>
              <w:spacing w:before="25" w:after="25" w:line="360" w:lineRule="auto"/>
              <w:jc w:val="center"/>
              <w:rPr>
                <w:rFonts w:hint="eastAsia" w:ascii="仿宋" w:hAnsi="仿宋" w:eastAsia="仿宋" w:cs="仿宋"/>
                <w:sz w:val="24"/>
                <w:highlight w:val="none"/>
              </w:rPr>
            </w:pPr>
          </w:p>
        </w:tc>
        <w:tc>
          <w:tcPr>
            <w:tcW w:w="1505" w:type="dxa"/>
            <w:vAlign w:val="center"/>
          </w:tcPr>
          <w:p w14:paraId="0286B709">
            <w:pPr>
              <w:spacing w:before="25" w:after="25" w:line="360" w:lineRule="auto"/>
              <w:jc w:val="center"/>
              <w:rPr>
                <w:rFonts w:hint="eastAsia" w:ascii="仿宋" w:hAnsi="仿宋" w:eastAsia="仿宋" w:cs="仿宋"/>
                <w:sz w:val="24"/>
                <w:highlight w:val="none"/>
              </w:rPr>
            </w:pPr>
          </w:p>
        </w:tc>
        <w:tc>
          <w:tcPr>
            <w:tcW w:w="1505" w:type="dxa"/>
            <w:vAlign w:val="center"/>
          </w:tcPr>
          <w:p w14:paraId="13625789">
            <w:pPr>
              <w:spacing w:before="25" w:after="25" w:line="360" w:lineRule="auto"/>
              <w:jc w:val="center"/>
              <w:rPr>
                <w:rFonts w:hint="eastAsia" w:ascii="仿宋" w:hAnsi="仿宋" w:eastAsia="仿宋" w:cs="仿宋"/>
                <w:sz w:val="24"/>
                <w:highlight w:val="none"/>
              </w:rPr>
            </w:pPr>
          </w:p>
        </w:tc>
        <w:tc>
          <w:tcPr>
            <w:tcW w:w="1223" w:type="dxa"/>
            <w:vAlign w:val="center"/>
          </w:tcPr>
          <w:p w14:paraId="591F91C8">
            <w:pPr>
              <w:spacing w:before="25" w:after="25" w:line="360" w:lineRule="auto"/>
              <w:jc w:val="center"/>
              <w:rPr>
                <w:rFonts w:hint="eastAsia" w:ascii="仿宋" w:hAnsi="仿宋" w:eastAsia="仿宋" w:cs="仿宋"/>
                <w:sz w:val="24"/>
                <w:highlight w:val="none"/>
              </w:rPr>
            </w:pPr>
          </w:p>
        </w:tc>
      </w:tr>
      <w:tr w14:paraId="3F6C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1A9D32BE">
            <w:pPr>
              <w:spacing w:before="25" w:after="25" w:line="360" w:lineRule="auto"/>
              <w:jc w:val="center"/>
              <w:rPr>
                <w:rFonts w:hint="eastAsia" w:ascii="仿宋" w:hAnsi="仿宋" w:eastAsia="仿宋" w:cs="仿宋"/>
                <w:sz w:val="24"/>
                <w:highlight w:val="none"/>
              </w:rPr>
            </w:pPr>
          </w:p>
        </w:tc>
        <w:tc>
          <w:tcPr>
            <w:tcW w:w="2071" w:type="dxa"/>
            <w:vAlign w:val="center"/>
          </w:tcPr>
          <w:p w14:paraId="06462950">
            <w:pPr>
              <w:spacing w:before="25" w:after="25" w:line="360" w:lineRule="auto"/>
              <w:jc w:val="center"/>
              <w:rPr>
                <w:rFonts w:hint="eastAsia" w:ascii="仿宋" w:hAnsi="仿宋" w:eastAsia="仿宋" w:cs="仿宋"/>
                <w:sz w:val="24"/>
                <w:highlight w:val="none"/>
              </w:rPr>
            </w:pPr>
          </w:p>
        </w:tc>
        <w:tc>
          <w:tcPr>
            <w:tcW w:w="853" w:type="dxa"/>
            <w:vAlign w:val="center"/>
          </w:tcPr>
          <w:p w14:paraId="6DAC91E0">
            <w:pPr>
              <w:spacing w:before="25" w:after="25" w:line="360" w:lineRule="auto"/>
              <w:jc w:val="center"/>
              <w:rPr>
                <w:rFonts w:hint="eastAsia" w:ascii="仿宋" w:hAnsi="仿宋" w:eastAsia="仿宋" w:cs="仿宋"/>
                <w:sz w:val="24"/>
                <w:highlight w:val="none"/>
              </w:rPr>
            </w:pPr>
          </w:p>
        </w:tc>
        <w:tc>
          <w:tcPr>
            <w:tcW w:w="853" w:type="dxa"/>
            <w:vAlign w:val="center"/>
          </w:tcPr>
          <w:p w14:paraId="63DC4BEB">
            <w:pPr>
              <w:spacing w:before="25" w:after="25" w:line="360" w:lineRule="auto"/>
              <w:jc w:val="center"/>
              <w:rPr>
                <w:rFonts w:hint="eastAsia" w:ascii="仿宋" w:hAnsi="仿宋" w:eastAsia="仿宋" w:cs="仿宋"/>
                <w:sz w:val="24"/>
                <w:highlight w:val="none"/>
              </w:rPr>
            </w:pPr>
          </w:p>
        </w:tc>
        <w:tc>
          <w:tcPr>
            <w:tcW w:w="1341" w:type="dxa"/>
            <w:vAlign w:val="center"/>
          </w:tcPr>
          <w:p w14:paraId="010D3389">
            <w:pPr>
              <w:spacing w:before="25" w:after="25" w:line="360" w:lineRule="auto"/>
              <w:jc w:val="center"/>
              <w:rPr>
                <w:rFonts w:hint="eastAsia" w:ascii="仿宋" w:hAnsi="仿宋" w:eastAsia="仿宋" w:cs="仿宋"/>
                <w:sz w:val="24"/>
                <w:highlight w:val="none"/>
              </w:rPr>
            </w:pPr>
          </w:p>
        </w:tc>
        <w:tc>
          <w:tcPr>
            <w:tcW w:w="1505" w:type="dxa"/>
            <w:vAlign w:val="center"/>
          </w:tcPr>
          <w:p w14:paraId="6392A42A">
            <w:pPr>
              <w:spacing w:before="25" w:after="25" w:line="360" w:lineRule="auto"/>
              <w:jc w:val="center"/>
              <w:rPr>
                <w:rFonts w:hint="eastAsia" w:ascii="仿宋" w:hAnsi="仿宋" w:eastAsia="仿宋" w:cs="仿宋"/>
                <w:sz w:val="24"/>
                <w:highlight w:val="none"/>
              </w:rPr>
            </w:pPr>
          </w:p>
        </w:tc>
        <w:tc>
          <w:tcPr>
            <w:tcW w:w="1505" w:type="dxa"/>
            <w:vAlign w:val="center"/>
          </w:tcPr>
          <w:p w14:paraId="76160ED3">
            <w:pPr>
              <w:spacing w:before="25" w:after="25" w:line="360" w:lineRule="auto"/>
              <w:jc w:val="center"/>
              <w:rPr>
                <w:rFonts w:hint="eastAsia" w:ascii="仿宋" w:hAnsi="仿宋" w:eastAsia="仿宋" w:cs="仿宋"/>
                <w:sz w:val="24"/>
                <w:highlight w:val="none"/>
              </w:rPr>
            </w:pPr>
          </w:p>
        </w:tc>
        <w:tc>
          <w:tcPr>
            <w:tcW w:w="1223" w:type="dxa"/>
            <w:vAlign w:val="center"/>
          </w:tcPr>
          <w:p w14:paraId="3BBAD03C">
            <w:pPr>
              <w:spacing w:before="25" w:after="25" w:line="360" w:lineRule="auto"/>
              <w:jc w:val="center"/>
              <w:rPr>
                <w:rFonts w:hint="eastAsia" w:ascii="仿宋" w:hAnsi="仿宋" w:eastAsia="仿宋" w:cs="仿宋"/>
                <w:sz w:val="24"/>
                <w:highlight w:val="none"/>
              </w:rPr>
            </w:pPr>
          </w:p>
        </w:tc>
      </w:tr>
      <w:tr w14:paraId="2FD3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74D8EBC2">
            <w:pPr>
              <w:spacing w:before="25" w:after="25" w:line="360" w:lineRule="auto"/>
              <w:jc w:val="center"/>
              <w:rPr>
                <w:rFonts w:hint="eastAsia" w:ascii="仿宋" w:hAnsi="仿宋" w:eastAsia="仿宋" w:cs="仿宋"/>
                <w:sz w:val="24"/>
                <w:highlight w:val="none"/>
              </w:rPr>
            </w:pPr>
          </w:p>
        </w:tc>
        <w:tc>
          <w:tcPr>
            <w:tcW w:w="2071" w:type="dxa"/>
            <w:vAlign w:val="center"/>
          </w:tcPr>
          <w:p w14:paraId="64ED5236">
            <w:pPr>
              <w:spacing w:before="25" w:after="25" w:line="360" w:lineRule="auto"/>
              <w:jc w:val="center"/>
              <w:rPr>
                <w:rFonts w:hint="eastAsia" w:ascii="仿宋" w:hAnsi="仿宋" w:eastAsia="仿宋" w:cs="仿宋"/>
                <w:sz w:val="24"/>
                <w:highlight w:val="none"/>
              </w:rPr>
            </w:pPr>
          </w:p>
        </w:tc>
        <w:tc>
          <w:tcPr>
            <w:tcW w:w="853" w:type="dxa"/>
            <w:vAlign w:val="center"/>
          </w:tcPr>
          <w:p w14:paraId="0A4CCE41">
            <w:pPr>
              <w:spacing w:before="25" w:after="25" w:line="360" w:lineRule="auto"/>
              <w:jc w:val="center"/>
              <w:rPr>
                <w:rFonts w:hint="eastAsia" w:ascii="仿宋" w:hAnsi="仿宋" w:eastAsia="仿宋" w:cs="仿宋"/>
                <w:sz w:val="24"/>
                <w:highlight w:val="none"/>
              </w:rPr>
            </w:pPr>
          </w:p>
        </w:tc>
        <w:tc>
          <w:tcPr>
            <w:tcW w:w="853" w:type="dxa"/>
            <w:vAlign w:val="center"/>
          </w:tcPr>
          <w:p w14:paraId="1DFA60B4">
            <w:pPr>
              <w:spacing w:before="25" w:after="25" w:line="360" w:lineRule="auto"/>
              <w:jc w:val="center"/>
              <w:rPr>
                <w:rFonts w:hint="eastAsia" w:ascii="仿宋" w:hAnsi="仿宋" w:eastAsia="仿宋" w:cs="仿宋"/>
                <w:sz w:val="24"/>
                <w:highlight w:val="none"/>
              </w:rPr>
            </w:pPr>
          </w:p>
        </w:tc>
        <w:tc>
          <w:tcPr>
            <w:tcW w:w="1341" w:type="dxa"/>
            <w:vAlign w:val="center"/>
          </w:tcPr>
          <w:p w14:paraId="53BEACDB">
            <w:pPr>
              <w:spacing w:before="25" w:after="25" w:line="360" w:lineRule="auto"/>
              <w:jc w:val="center"/>
              <w:rPr>
                <w:rFonts w:hint="eastAsia" w:ascii="仿宋" w:hAnsi="仿宋" w:eastAsia="仿宋" w:cs="仿宋"/>
                <w:sz w:val="24"/>
                <w:highlight w:val="none"/>
              </w:rPr>
            </w:pPr>
          </w:p>
        </w:tc>
        <w:tc>
          <w:tcPr>
            <w:tcW w:w="1505" w:type="dxa"/>
            <w:vAlign w:val="center"/>
          </w:tcPr>
          <w:p w14:paraId="39F895CE">
            <w:pPr>
              <w:spacing w:before="25" w:after="25" w:line="360" w:lineRule="auto"/>
              <w:jc w:val="center"/>
              <w:rPr>
                <w:rFonts w:hint="eastAsia" w:ascii="仿宋" w:hAnsi="仿宋" w:eastAsia="仿宋" w:cs="仿宋"/>
                <w:sz w:val="24"/>
                <w:highlight w:val="none"/>
              </w:rPr>
            </w:pPr>
          </w:p>
        </w:tc>
        <w:tc>
          <w:tcPr>
            <w:tcW w:w="1505" w:type="dxa"/>
            <w:vAlign w:val="center"/>
          </w:tcPr>
          <w:p w14:paraId="24C6237A">
            <w:pPr>
              <w:spacing w:before="25" w:after="25" w:line="360" w:lineRule="auto"/>
              <w:jc w:val="center"/>
              <w:rPr>
                <w:rFonts w:hint="eastAsia" w:ascii="仿宋" w:hAnsi="仿宋" w:eastAsia="仿宋" w:cs="仿宋"/>
                <w:sz w:val="24"/>
                <w:highlight w:val="none"/>
              </w:rPr>
            </w:pPr>
          </w:p>
        </w:tc>
        <w:tc>
          <w:tcPr>
            <w:tcW w:w="1223" w:type="dxa"/>
            <w:vAlign w:val="center"/>
          </w:tcPr>
          <w:p w14:paraId="12BA1501">
            <w:pPr>
              <w:spacing w:before="25" w:after="25" w:line="360" w:lineRule="auto"/>
              <w:jc w:val="center"/>
              <w:rPr>
                <w:rFonts w:hint="eastAsia" w:ascii="仿宋" w:hAnsi="仿宋" w:eastAsia="仿宋" w:cs="仿宋"/>
                <w:sz w:val="24"/>
                <w:highlight w:val="none"/>
              </w:rPr>
            </w:pPr>
          </w:p>
        </w:tc>
      </w:tr>
      <w:tr w14:paraId="6217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15B348C6">
            <w:pPr>
              <w:spacing w:before="25" w:after="25" w:line="360" w:lineRule="auto"/>
              <w:jc w:val="center"/>
              <w:rPr>
                <w:rFonts w:hint="eastAsia" w:ascii="仿宋" w:hAnsi="仿宋" w:eastAsia="仿宋" w:cs="仿宋"/>
                <w:sz w:val="24"/>
                <w:highlight w:val="none"/>
              </w:rPr>
            </w:pPr>
          </w:p>
        </w:tc>
        <w:tc>
          <w:tcPr>
            <w:tcW w:w="2071" w:type="dxa"/>
            <w:vAlign w:val="center"/>
          </w:tcPr>
          <w:p w14:paraId="63A50939">
            <w:pPr>
              <w:spacing w:before="25" w:after="25" w:line="360" w:lineRule="auto"/>
              <w:jc w:val="center"/>
              <w:rPr>
                <w:rFonts w:hint="eastAsia" w:ascii="仿宋" w:hAnsi="仿宋" w:eastAsia="仿宋" w:cs="仿宋"/>
                <w:sz w:val="24"/>
                <w:highlight w:val="none"/>
              </w:rPr>
            </w:pPr>
          </w:p>
        </w:tc>
        <w:tc>
          <w:tcPr>
            <w:tcW w:w="853" w:type="dxa"/>
            <w:vAlign w:val="center"/>
          </w:tcPr>
          <w:p w14:paraId="6E573B12">
            <w:pPr>
              <w:spacing w:before="25" w:after="25" w:line="360" w:lineRule="auto"/>
              <w:jc w:val="center"/>
              <w:rPr>
                <w:rFonts w:hint="eastAsia" w:ascii="仿宋" w:hAnsi="仿宋" w:eastAsia="仿宋" w:cs="仿宋"/>
                <w:sz w:val="24"/>
                <w:highlight w:val="none"/>
              </w:rPr>
            </w:pPr>
          </w:p>
        </w:tc>
        <w:tc>
          <w:tcPr>
            <w:tcW w:w="853" w:type="dxa"/>
            <w:vAlign w:val="center"/>
          </w:tcPr>
          <w:p w14:paraId="16181396">
            <w:pPr>
              <w:spacing w:before="25" w:after="25" w:line="360" w:lineRule="auto"/>
              <w:jc w:val="center"/>
              <w:rPr>
                <w:rFonts w:hint="eastAsia" w:ascii="仿宋" w:hAnsi="仿宋" w:eastAsia="仿宋" w:cs="仿宋"/>
                <w:sz w:val="24"/>
                <w:highlight w:val="none"/>
              </w:rPr>
            </w:pPr>
          </w:p>
        </w:tc>
        <w:tc>
          <w:tcPr>
            <w:tcW w:w="1341" w:type="dxa"/>
            <w:vAlign w:val="center"/>
          </w:tcPr>
          <w:p w14:paraId="2ED9A9DF">
            <w:pPr>
              <w:spacing w:before="25" w:after="25" w:line="360" w:lineRule="auto"/>
              <w:jc w:val="center"/>
              <w:rPr>
                <w:rFonts w:hint="eastAsia" w:ascii="仿宋" w:hAnsi="仿宋" w:eastAsia="仿宋" w:cs="仿宋"/>
                <w:sz w:val="24"/>
                <w:highlight w:val="none"/>
              </w:rPr>
            </w:pPr>
          </w:p>
        </w:tc>
        <w:tc>
          <w:tcPr>
            <w:tcW w:w="1505" w:type="dxa"/>
            <w:vAlign w:val="center"/>
          </w:tcPr>
          <w:p w14:paraId="3E4D48B3">
            <w:pPr>
              <w:spacing w:before="25" w:after="25" w:line="360" w:lineRule="auto"/>
              <w:jc w:val="center"/>
              <w:rPr>
                <w:rFonts w:hint="eastAsia" w:ascii="仿宋" w:hAnsi="仿宋" w:eastAsia="仿宋" w:cs="仿宋"/>
                <w:sz w:val="24"/>
                <w:highlight w:val="none"/>
              </w:rPr>
            </w:pPr>
          </w:p>
        </w:tc>
        <w:tc>
          <w:tcPr>
            <w:tcW w:w="1505" w:type="dxa"/>
            <w:vAlign w:val="center"/>
          </w:tcPr>
          <w:p w14:paraId="7AAB780C">
            <w:pPr>
              <w:spacing w:before="25" w:after="25" w:line="360" w:lineRule="auto"/>
              <w:jc w:val="center"/>
              <w:rPr>
                <w:rFonts w:hint="eastAsia" w:ascii="仿宋" w:hAnsi="仿宋" w:eastAsia="仿宋" w:cs="仿宋"/>
                <w:sz w:val="24"/>
                <w:highlight w:val="none"/>
              </w:rPr>
            </w:pPr>
          </w:p>
        </w:tc>
        <w:tc>
          <w:tcPr>
            <w:tcW w:w="1223" w:type="dxa"/>
            <w:vAlign w:val="center"/>
          </w:tcPr>
          <w:p w14:paraId="0AA85DA1">
            <w:pPr>
              <w:spacing w:before="25" w:after="25" w:line="360" w:lineRule="auto"/>
              <w:jc w:val="center"/>
              <w:rPr>
                <w:rFonts w:hint="eastAsia" w:ascii="仿宋" w:hAnsi="仿宋" w:eastAsia="仿宋" w:cs="仿宋"/>
                <w:sz w:val="24"/>
                <w:highlight w:val="none"/>
              </w:rPr>
            </w:pPr>
          </w:p>
        </w:tc>
      </w:tr>
      <w:tr w14:paraId="7007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3DEE945D">
            <w:pPr>
              <w:spacing w:before="25" w:after="25" w:line="360" w:lineRule="auto"/>
              <w:jc w:val="center"/>
              <w:rPr>
                <w:rFonts w:hint="eastAsia" w:ascii="仿宋" w:hAnsi="仿宋" w:eastAsia="仿宋" w:cs="仿宋"/>
                <w:sz w:val="24"/>
                <w:highlight w:val="none"/>
              </w:rPr>
            </w:pPr>
          </w:p>
        </w:tc>
        <w:tc>
          <w:tcPr>
            <w:tcW w:w="2071" w:type="dxa"/>
            <w:vAlign w:val="center"/>
          </w:tcPr>
          <w:p w14:paraId="24C58F1F">
            <w:pPr>
              <w:spacing w:before="25" w:after="25" w:line="360" w:lineRule="auto"/>
              <w:jc w:val="center"/>
              <w:rPr>
                <w:rFonts w:hint="eastAsia" w:ascii="仿宋" w:hAnsi="仿宋" w:eastAsia="仿宋" w:cs="仿宋"/>
                <w:sz w:val="24"/>
                <w:highlight w:val="none"/>
              </w:rPr>
            </w:pPr>
          </w:p>
        </w:tc>
        <w:tc>
          <w:tcPr>
            <w:tcW w:w="853" w:type="dxa"/>
            <w:vAlign w:val="center"/>
          </w:tcPr>
          <w:p w14:paraId="540EB3BB">
            <w:pPr>
              <w:spacing w:before="25" w:after="25" w:line="360" w:lineRule="auto"/>
              <w:jc w:val="center"/>
              <w:rPr>
                <w:rFonts w:hint="eastAsia" w:ascii="仿宋" w:hAnsi="仿宋" w:eastAsia="仿宋" w:cs="仿宋"/>
                <w:sz w:val="24"/>
                <w:highlight w:val="none"/>
              </w:rPr>
            </w:pPr>
          </w:p>
        </w:tc>
        <w:tc>
          <w:tcPr>
            <w:tcW w:w="853" w:type="dxa"/>
            <w:vAlign w:val="center"/>
          </w:tcPr>
          <w:p w14:paraId="382D8DAF">
            <w:pPr>
              <w:spacing w:before="25" w:after="25" w:line="360" w:lineRule="auto"/>
              <w:jc w:val="center"/>
              <w:rPr>
                <w:rFonts w:hint="eastAsia" w:ascii="仿宋" w:hAnsi="仿宋" w:eastAsia="仿宋" w:cs="仿宋"/>
                <w:sz w:val="24"/>
                <w:highlight w:val="none"/>
              </w:rPr>
            </w:pPr>
          </w:p>
        </w:tc>
        <w:tc>
          <w:tcPr>
            <w:tcW w:w="1341" w:type="dxa"/>
            <w:vAlign w:val="center"/>
          </w:tcPr>
          <w:p w14:paraId="10588411">
            <w:pPr>
              <w:spacing w:before="25" w:after="25" w:line="360" w:lineRule="auto"/>
              <w:jc w:val="center"/>
              <w:rPr>
                <w:rFonts w:hint="eastAsia" w:ascii="仿宋" w:hAnsi="仿宋" w:eastAsia="仿宋" w:cs="仿宋"/>
                <w:sz w:val="24"/>
                <w:highlight w:val="none"/>
              </w:rPr>
            </w:pPr>
          </w:p>
        </w:tc>
        <w:tc>
          <w:tcPr>
            <w:tcW w:w="1505" w:type="dxa"/>
            <w:vAlign w:val="center"/>
          </w:tcPr>
          <w:p w14:paraId="0566401F">
            <w:pPr>
              <w:spacing w:before="25" w:after="25" w:line="360" w:lineRule="auto"/>
              <w:jc w:val="center"/>
              <w:rPr>
                <w:rFonts w:hint="eastAsia" w:ascii="仿宋" w:hAnsi="仿宋" w:eastAsia="仿宋" w:cs="仿宋"/>
                <w:sz w:val="24"/>
                <w:highlight w:val="none"/>
              </w:rPr>
            </w:pPr>
          </w:p>
        </w:tc>
        <w:tc>
          <w:tcPr>
            <w:tcW w:w="1505" w:type="dxa"/>
            <w:vAlign w:val="center"/>
          </w:tcPr>
          <w:p w14:paraId="79DD6DCE">
            <w:pPr>
              <w:spacing w:before="25" w:after="25" w:line="360" w:lineRule="auto"/>
              <w:jc w:val="center"/>
              <w:rPr>
                <w:rFonts w:hint="eastAsia" w:ascii="仿宋" w:hAnsi="仿宋" w:eastAsia="仿宋" w:cs="仿宋"/>
                <w:sz w:val="24"/>
                <w:highlight w:val="none"/>
              </w:rPr>
            </w:pPr>
          </w:p>
        </w:tc>
        <w:tc>
          <w:tcPr>
            <w:tcW w:w="1223" w:type="dxa"/>
            <w:vAlign w:val="center"/>
          </w:tcPr>
          <w:p w14:paraId="0E0B2231">
            <w:pPr>
              <w:spacing w:before="25" w:after="25" w:line="360" w:lineRule="auto"/>
              <w:jc w:val="center"/>
              <w:rPr>
                <w:rFonts w:hint="eastAsia" w:ascii="仿宋" w:hAnsi="仿宋" w:eastAsia="仿宋" w:cs="仿宋"/>
                <w:sz w:val="24"/>
                <w:highlight w:val="none"/>
              </w:rPr>
            </w:pPr>
          </w:p>
        </w:tc>
      </w:tr>
      <w:tr w14:paraId="5C01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525" w:type="dxa"/>
            <w:vAlign w:val="center"/>
          </w:tcPr>
          <w:p w14:paraId="138C6B77">
            <w:pPr>
              <w:spacing w:before="25" w:after="25" w:line="360" w:lineRule="auto"/>
              <w:jc w:val="center"/>
              <w:rPr>
                <w:rFonts w:hint="eastAsia" w:ascii="仿宋" w:hAnsi="仿宋" w:eastAsia="仿宋" w:cs="仿宋"/>
                <w:sz w:val="24"/>
                <w:highlight w:val="none"/>
              </w:rPr>
            </w:pPr>
          </w:p>
        </w:tc>
        <w:tc>
          <w:tcPr>
            <w:tcW w:w="2071" w:type="dxa"/>
            <w:vAlign w:val="center"/>
          </w:tcPr>
          <w:p w14:paraId="42EDB1CF">
            <w:pPr>
              <w:spacing w:before="25" w:after="25" w:line="360" w:lineRule="auto"/>
              <w:jc w:val="center"/>
              <w:rPr>
                <w:rFonts w:hint="eastAsia" w:ascii="仿宋" w:hAnsi="仿宋" w:eastAsia="仿宋" w:cs="仿宋"/>
                <w:sz w:val="24"/>
                <w:highlight w:val="none"/>
              </w:rPr>
            </w:pPr>
          </w:p>
        </w:tc>
        <w:tc>
          <w:tcPr>
            <w:tcW w:w="853" w:type="dxa"/>
            <w:vAlign w:val="center"/>
          </w:tcPr>
          <w:p w14:paraId="101F9EBD">
            <w:pPr>
              <w:spacing w:before="25" w:after="25" w:line="360" w:lineRule="auto"/>
              <w:jc w:val="center"/>
              <w:rPr>
                <w:rFonts w:hint="eastAsia" w:ascii="仿宋" w:hAnsi="仿宋" w:eastAsia="仿宋" w:cs="仿宋"/>
                <w:sz w:val="24"/>
                <w:highlight w:val="none"/>
              </w:rPr>
            </w:pPr>
          </w:p>
        </w:tc>
        <w:tc>
          <w:tcPr>
            <w:tcW w:w="853" w:type="dxa"/>
            <w:vAlign w:val="center"/>
          </w:tcPr>
          <w:p w14:paraId="1E157674">
            <w:pPr>
              <w:spacing w:before="25" w:after="25" w:line="360" w:lineRule="auto"/>
              <w:jc w:val="center"/>
              <w:rPr>
                <w:rFonts w:hint="eastAsia" w:ascii="仿宋" w:hAnsi="仿宋" w:eastAsia="仿宋" w:cs="仿宋"/>
                <w:sz w:val="24"/>
                <w:highlight w:val="none"/>
              </w:rPr>
            </w:pPr>
          </w:p>
        </w:tc>
        <w:tc>
          <w:tcPr>
            <w:tcW w:w="1341" w:type="dxa"/>
            <w:vAlign w:val="center"/>
          </w:tcPr>
          <w:p w14:paraId="4B1D895F">
            <w:pPr>
              <w:spacing w:before="25" w:after="25" w:line="360" w:lineRule="auto"/>
              <w:jc w:val="center"/>
              <w:rPr>
                <w:rFonts w:hint="eastAsia" w:ascii="仿宋" w:hAnsi="仿宋" w:eastAsia="仿宋" w:cs="仿宋"/>
                <w:sz w:val="24"/>
                <w:highlight w:val="none"/>
              </w:rPr>
            </w:pPr>
          </w:p>
        </w:tc>
        <w:tc>
          <w:tcPr>
            <w:tcW w:w="1505" w:type="dxa"/>
            <w:vAlign w:val="center"/>
          </w:tcPr>
          <w:p w14:paraId="3FF76DD3">
            <w:pPr>
              <w:spacing w:before="25" w:after="25" w:line="360" w:lineRule="auto"/>
              <w:jc w:val="center"/>
              <w:rPr>
                <w:rFonts w:hint="eastAsia" w:ascii="仿宋" w:hAnsi="仿宋" w:eastAsia="仿宋" w:cs="仿宋"/>
                <w:sz w:val="24"/>
                <w:highlight w:val="none"/>
              </w:rPr>
            </w:pPr>
          </w:p>
        </w:tc>
        <w:tc>
          <w:tcPr>
            <w:tcW w:w="1505" w:type="dxa"/>
            <w:vAlign w:val="center"/>
          </w:tcPr>
          <w:p w14:paraId="13A7E42E">
            <w:pPr>
              <w:spacing w:before="25" w:after="25" w:line="360" w:lineRule="auto"/>
              <w:jc w:val="center"/>
              <w:rPr>
                <w:rFonts w:hint="eastAsia" w:ascii="仿宋" w:hAnsi="仿宋" w:eastAsia="仿宋" w:cs="仿宋"/>
                <w:sz w:val="24"/>
                <w:highlight w:val="none"/>
              </w:rPr>
            </w:pPr>
          </w:p>
        </w:tc>
        <w:tc>
          <w:tcPr>
            <w:tcW w:w="1223" w:type="dxa"/>
            <w:vAlign w:val="center"/>
          </w:tcPr>
          <w:p w14:paraId="103BA17E">
            <w:pPr>
              <w:spacing w:before="25" w:after="25" w:line="360" w:lineRule="auto"/>
              <w:jc w:val="center"/>
              <w:rPr>
                <w:rFonts w:hint="eastAsia" w:ascii="仿宋" w:hAnsi="仿宋" w:eastAsia="仿宋" w:cs="仿宋"/>
                <w:sz w:val="24"/>
                <w:highlight w:val="none"/>
              </w:rPr>
            </w:pPr>
          </w:p>
        </w:tc>
      </w:tr>
      <w:tr w14:paraId="517F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525" w:type="dxa"/>
            <w:vAlign w:val="center"/>
          </w:tcPr>
          <w:p w14:paraId="03421ADD">
            <w:pPr>
              <w:spacing w:before="25" w:after="25" w:line="360" w:lineRule="auto"/>
              <w:jc w:val="center"/>
              <w:rPr>
                <w:rFonts w:hint="eastAsia" w:ascii="仿宋" w:hAnsi="仿宋" w:eastAsia="仿宋" w:cs="仿宋"/>
                <w:sz w:val="24"/>
                <w:highlight w:val="none"/>
              </w:rPr>
            </w:pPr>
          </w:p>
        </w:tc>
        <w:tc>
          <w:tcPr>
            <w:tcW w:w="2071" w:type="dxa"/>
            <w:vAlign w:val="center"/>
          </w:tcPr>
          <w:p w14:paraId="69D0894A">
            <w:pPr>
              <w:spacing w:before="25" w:after="25" w:line="360" w:lineRule="auto"/>
              <w:jc w:val="center"/>
              <w:rPr>
                <w:rFonts w:hint="eastAsia" w:ascii="仿宋" w:hAnsi="仿宋" w:eastAsia="仿宋" w:cs="仿宋"/>
                <w:sz w:val="24"/>
                <w:highlight w:val="none"/>
              </w:rPr>
            </w:pPr>
          </w:p>
        </w:tc>
        <w:tc>
          <w:tcPr>
            <w:tcW w:w="853" w:type="dxa"/>
            <w:vAlign w:val="center"/>
          </w:tcPr>
          <w:p w14:paraId="7BD1B473">
            <w:pPr>
              <w:spacing w:before="25" w:after="25" w:line="360" w:lineRule="auto"/>
              <w:jc w:val="center"/>
              <w:rPr>
                <w:rFonts w:hint="eastAsia" w:ascii="仿宋" w:hAnsi="仿宋" w:eastAsia="仿宋" w:cs="仿宋"/>
                <w:sz w:val="24"/>
                <w:highlight w:val="none"/>
              </w:rPr>
            </w:pPr>
          </w:p>
        </w:tc>
        <w:tc>
          <w:tcPr>
            <w:tcW w:w="853" w:type="dxa"/>
            <w:vAlign w:val="center"/>
          </w:tcPr>
          <w:p w14:paraId="0D61D677">
            <w:pPr>
              <w:spacing w:before="25" w:after="25" w:line="360" w:lineRule="auto"/>
              <w:jc w:val="center"/>
              <w:rPr>
                <w:rFonts w:hint="eastAsia" w:ascii="仿宋" w:hAnsi="仿宋" w:eastAsia="仿宋" w:cs="仿宋"/>
                <w:sz w:val="24"/>
                <w:highlight w:val="none"/>
              </w:rPr>
            </w:pPr>
          </w:p>
        </w:tc>
        <w:tc>
          <w:tcPr>
            <w:tcW w:w="1341" w:type="dxa"/>
            <w:vAlign w:val="center"/>
          </w:tcPr>
          <w:p w14:paraId="65E9F864">
            <w:pPr>
              <w:spacing w:before="25" w:after="25" w:line="360" w:lineRule="auto"/>
              <w:jc w:val="center"/>
              <w:rPr>
                <w:rFonts w:hint="eastAsia" w:ascii="仿宋" w:hAnsi="仿宋" w:eastAsia="仿宋" w:cs="仿宋"/>
                <w:sz w:val="24"/>
                <w:highlight w:val="none"/>
              </w:rPr>
            </w:pPr>
          </w:p>
        </w:tc>
        <w:tc>
          <w:tcPr>
            <w:tcW w:w="1505" w:type="dxa"/>
            <w:vAlign w:val="center"/>
          </w:tcPr>
          <w:p w14:paraId="7C0AA928">
            <w:pPr>
              <w:spacing w:before="25" w:after="25" w:line="360" w:lineRule="auto"/>
              <w:jc w:val="center"/>
              <w:rPr>
                <w:rFonts w:hint="eastAsia" w:ascii="仿宋" w:hAnsi="仿宋" w:eastAsia="仿宋" w:cs="仿宋"/>
                <w:sz w:val="24"/>
                <w:highlight w:val="none"/>
              </w:rPr>
            </w:pPr>
          </w:p>
        </w:tc>
        <w:tc>
          <w:tcPr>
            <w:tcW w:w="1505" w:type="dxa"/>
            <w:vAlign w:val="center"/>
          </w:tcPr>
          <w:p w14:paraId="14B043E2">
            <w:pPr>
              <w:spacing w:before="25" w:after="25" w:line="360" w:lineRule="auto"/>
              <w:jc w:val="center"/>
              <w:rPr>
                <w:rFonts w:hint="eastAsia" w:ascii="仿宋" w:hAnsi="仿宋" w:eastAsia="仿宋" w:cs="仿宋"/>
                <w:sz w:val="24"/>
                <w:highlight w:val="none"/>
              </w:rPr>
            </w:pPr>
          </w:p>
        </w:tc>
        <w:tc>
          <w:tcPr>
            <w:tcW w:w="1223" w:type="dxa"/>
            <w:vAlign w:val="center"/>
          </w:tcPr>
          <w:p w14:paraId="26998E7A">
            <w:pPr>
              <w:spacing w:before="25" w:after="25" w:line="360" w:lineRule="auto"/>
              <w:jc w:val="center"/>
              <w:rPr>
                <w:rFonts w:hint="eastAsia" w:ascii="仿宋" w:hAnsi="仿宋" w:eastAsia="仿宋" w:cs="仿宋"/>
                <w:sz w:val="24"/>
                <w:highlight w:val="none"/>
              </w:rPr>
            </w:pPr>
          </w:p>
        </w:tc>
      </w:tr>
    </w:tbl>
    <w:p w14:paraId="32832EC0">
      <w:pPr>
        <w:spacing w:line="360" w:lineRule="auto"/>
        <w:rPr>
          <w:rFonts w:hint="eastAsia" w:ascii="仿宋" w:hAnsi="仿宋" w:eastAsia="仿宋" w:cs="仿宋"/>
          <w:sz w:val="24"/>
          <w:highlight w:val="none"/>
        </w:rPr>
      </w:pPr>
      <w:r>
        <w:rPr>
          <w:rFonts w:hint="eastAsia" w:ascii="仿宋" w:hAnsi="仿宋" w:eastAsia="仿宋" w:cs="仿宋"/>
          <w:sz w:val="24"/>
          <w:highlight w:val="none"/>
        </w:rPr>
        <w:t>类似业绩详见评标办法。评分办法没有要求的，应提供合同首页、内容页、金额页、签字盖章页等关键页。</w:t>
      </w:r>
    </w:p>
    <w:p w14:paraId="603E300B">
      <w:pPr>
        <w:bidi w:val="0"/>
        <w:rPr>
          <w:rFonts w:hint="eastAsia" w:ascii="仿宋" w:hAnsi="仿宋" w:eastAsia="仿宋" w:cs="仿宋"/>
          <w:highlight w:val="none"/>
          <w:lang w:val="en-US" w:eastAsia="zh-CN"/>
        </w:rPr>
      </w:pPr>
    </w:p>
    <w:p w14:paraId="0584A40D">
      <w:pPr>
        <w:spacing w:line="360" w:lineRule="auto"/>
        <w:rPr>
          <w:rFonts w:hint="eastAsia" w:ascii="仿宋" w:hAnsi="仿宋" w:eastAsia="仿宋" w:cs="仿宋"/>
          <w:color w:val="000000"/>
          <w:szCs w:val="24"/>
          <w:highlight w:val="none"/>
          <w:u w:val="single"/>
        </w:rPr>
      </w:pPr>
      <w:r>
        <w:rPr>
          <w:rFonts w:hint="eastAsia" w:ascii="仿宋" w:hAnsi="仿宋" w:eastAsia="仿宋" w:cs="仿宋"/>
          <w:color w:val="000000"/>
          <w:szCs w:val="24"/>
          <w:highlight w:val="none"/>
        </w:rPr>
        <w:t>投标人</w:t>
      </w:r>
      <w:r>
        <w:rPr>
          <w:rFonts w:hint="eastAsia" w:ascii="仿宋" w:hAnsi="仿宋" w:eastAsia="仿宋" w:cs="仿宋"/>
          <w:color w:val="000000"/>
          <w:szCs w:val="24"/>
          <w:highlight w:val="none"/>
          <w:lang w:val="en-US" w:eastAsia="zh-CN"/>
        </w:rPr>
        <w:t>全称</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val="en-US" w:eastAsia="zh-CN"/>
        </w:rPr>
        <w:t>加盖公章</w:t>
      </w:r>
      <w:r>
        <w:rPr>
          <w:rFonts w:hint="eastAsia" w:ascii="仿宋" w:hAnsi="仿宋" w:eastAsia="仿宋" w:cs="仿宋"/>
          <w:color w:val="000000"/>
          <w:szCs w:val="24"/>
          <w:highlight w:val="none"/>
          <w:u w:val="single"/>
        </w:rPr>
        <w:t>）</w:t>
      </w:r>
    </w:p>
    <w:p w14:paraId="38DD6EF9">
      <w:pPr>
        <w:spacing w:line="360" w:lineRule="auto"/>
        <w:rPr>
          <w:rFonts w:hint="eastAsia" w:ascii="仿宋" w:hAnsi="仿宋" w:eastAsia="仿宋" w:cs="仿宋"/>
          <w:i w:val="0"/>
          <w:iCs w:val="0"/>
          <w:color w:val="auto"/>
          <w:sz w:val="24"/>
          <w:szCs w:val="24"/>
          <w:highlight w:val="none"/>
          <w:u w:val="single"/>
          <w:lang w:val="en-US" w:eastAsia="zh-CN"/>
        </w:rPr>
      </w:pPr>
      <w:r>
        <w:rPr>
          <w:rFonts w:hint="eastAsia" w:ascii="仿宋" w:hAnsi="仿宋" w:eastAsia="仿宋" w:cs="仿宋"/>
          <w:spacing w:val="2"/>
          <w:highlight w:val="none"/>
        </w:rPr>
        <w:t>法定代表人或被授权人</w:t>
      </w:r>
      <w:r>
        <w:rPr>
          <w:rFonts w:hint="eastAsia" w:ascii="仿宋" w:hAnsi="仿宋" w:eastAsia="仿宋" w:cs="仿宋"/>
          <w:color w:val="000000"/>
          <w:szCs w:val="24"/>
          <w:highlight w:val="none"/>
        </w:rPr>
        <w:t>：</w:t>
      </w:r>
      <w:r>
        <w:rPr>
          <w:rFonts w:hint="eastAsia" w:ascii="仿宋" w:hAnsi="仿宋" w:eastAsia="仿宋" w:cs="仿宋"/>
          <w:color w:val="000000"/>
          <w:szCs w:val="24"/>
          <w:highlight w:val="none"/>
          <w:u w:val="single"/>
        </w:rPr>
        <w:t xml:space="preserve">                          </w:t>
      </w:r>
      <w:r>
        <w:rPr>
          <w:rFonts w:hint="eastAsia" w:ascii="仿宋" w:hAnsi="仿宋" w:eastAsia="仿宋" w:cs="仿宋"/>
          <w:color w:val="000000"/>
          <w:szCs w:val="24"/>
          <w:highlight w:val="none"/>
          <w:u w:val="single"/>
          <w:lang w:eastAsia="zh-CN"/>
        </w:rPr>
        <w:t>（</w:t>
      </w:r>
      <w:r>
        <w:rPr>
          <w:rFonts w:hint="eastAsia" w:ascii="仿宋" w:hAnsi="仿宋" w:eastAsia="仿宋" w:cs="仿宋"/>
          <w:i w:val="0"/>
          <w:iCs w:val="0"/>
          <w:color w:val="auto"/>
          <w:sz w:val="24"/>
          <w:szCs w:val="24"/>
          <w:highlight w:val="none"/>
          <w:u w:val="single"/>
        </w:rPr>
        <w:t>签字</w:t>
      </w:r>
      <w:r>
        <w:rPr>
          <w:rFonts w:hint="eastAsia" w:ascii="仿宋" w:hAnsi="仿宋" w:eastAsia="仿宋" w:cs="仿宋"/>
          <w:i w:val="0"/>
          <w:iCs w:val="0"/>
          <w:color w:val="auto"/>
          <w:sz w:val="24"/>
          <w:szCs w:val="24"/>
          <w:highlight w:val="none"/>
          <w:u w:val="single"/>
          <w:lang w:val="en-US" w:eastAsia="zh-CN"/>
        </w:rPr>
        <w:t>或盖章</w:t>
      </w:r>
      <w:r>
        <w:rPr>
          <w:rFonts w:hint="eastAsia" w:ascii="仿宋" w:hAnsi="仿宋" w:eastAsia="仿宋" w:cs="仿宋"/>
          <w:color w:val="000000"/>
          <w:szCs w:val="24"/>
          <w:highlight w:val="none"/>
          <w:u w:val="single"/>
          <w:lang w:eastAsia="zh-CN"/>
        </w:rPr>
        <w:t>）</w:t>
      </w:r>
      <w:r>
        <w:rPr>
          <w:rFonts w:hint="eastAsia" w:ascii="仿宋" w:hAnsi="仿宋" w:eastAsia="仿宋" w:cs="仿宋"/>
          <w:color w:val="000000"/>
          <w:szCs w:val="24"/>
          <w:highlight w:val="none"/>
          <w:u w:val="single"/>
        </w:rPr>
        <w:t xml:space="preserve">  </w:t>
      </w:r>
    </w:p>
    <w:p w14:paraId="3BBC5F18">
      <w:pPr>
        <w:spacing w:line="360" w:lineRule="auto"/>
        <w:rPr>
          <w:rFonts w:hint="eastAsia" w:ascii="仿宋" w:hAnsi="仿宋" w:eastAsia="仿宋" w:cs="仿宋"/>
          <w:spacing w:val="2"/>
          <w:highlight w:val="none"/>
        </w:rPr>
      </w:pPr>
      <w:r>
        <w:rPr>
          <w:rFonts w:hint="eastAsia" w:ascii="仿宋" w:hAnsi="仿宋" w:eastAsia="仿宋" w:cs="仿宋"/>
          <w:spacing w:val="2"/>
          <w:highlight w:val="none"/>
        </w:rPr>
        <w:t>日期：</w:t>
      </w:r>
      <w:r>
        <w:rPr>
          <w:rFonts w:hint="eastAsia" w:ascii="仿宋" w:hAnsi="仿宋" w:eastAsia="仿宋" w:cs="仿宋"/>
          <w:color w:val="000000"/>
          <w:szCs w:val="24"/>
          <w:highlight w:val="none"/>
          <w:u w:val="single"/>
        </w:rPr>
        <w:t xml:space="preserve">                  </w:t>
      </w:r>
    </w:p>
    <w:p w14:paraId="1B338F0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sectPr>
          <w:pgSz w:w="11906" w:h="16838"/>
          <w:pgMar w:top="1440" w:right="1418" w:bottom="1440" w:left="1559" w:header="851" w:footer="992" w:gutter="0"/>
          <w:pgBorders>
            <w:top w:val="none" w:sz="0" w:space="0"/>
            <w:left w:val="none" w:sz="0" w:space="0"/>
            <w:bottom w:val="none" w:sz="0" w:space="0"/>
            <w:right w:val="none" w:sz="0" w:space="0"/>
          </w:pgBorders>
          <w:pgNumType w:fmt="decimal"/>
          <w:cols w:space="425" w:num="1"/>
          <w:docGrid w:type="lines" w:linePitch="326" w:charSpace="0"/>
        </w:sectPr>
      </w:pPr>
    </w:p>
    <w:p w14:paraId="653598D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附件18</w:t>
      </w:r>
      <w:r>
        <w:rPr>
          <w:rFonts w:hint="eastAsia" w:ascii="仿宋" w:hAnsi="仿宋" w:eastAsia="仿宋" w:cs="仿宋"/>
          <w:i w:val="0"/>
          <w:iCs w:val="0"/>
          <w:color w:val="auto"/>
          <w:sz w:val="24"/>
          <w:highlight w:val="none"/>
        </w:rPr>
        <w:t>*</w:t>
      </w:r>
      <w:r>
        <w:rPr>
          <w:rFonts w:hint="eastAsia" w:ascii="仿宋" w:hAnsi="仿宋" w:eastAsia="仿宋" w:cs="仿宋"/>
          <w:i w:val="0"/>
          <w:iCs w:val="0"/>
          <w:color w:val="auto"/>
          <w:sz w:val="24"/>
          <w:highlight w:val="none"/>
          <w:lang w:val="en-US" w:eastAsia="zh-CN"/>
        </w:rPr>
        <w:t xml:space="preserve">  </w:t>
      </w:r>
      <w:r>
        <w:rPr>
          <w:rFonts w:hint="eastAsia" w:ascii="仿宋" w:hAnsi="仿宋" w:eastAsia="仿宋" w:cs="仿宋"/>
          <w:b/>
          <w:i w:val="0"/>
          <w:iCs w:val="0"/>
          <w:color w:val="auto"/>
          <w:sz w:val="24"/>
          <w:szCs w:val="24"/>
          <w:highlight w:val="none"/>
          <w:lang w:val="en-US" w:eastAsia="zh-CN"/>
        </w:rPr>
        <w:t>关于投标文件正本纸质版与投标文件电子版两者一致性的承诺书</w:t>
      </w:r>
    </w:p>
    <w:p w14:paraId="508E705E">
      <w:pPr>
        <w:bidi w:val="0"/>
        <w:rPr>
          <w:rFonts w:hint="eastAsia" w:ascii="仿宋" w:hAnsi="仿宋" w:eastAsia="仿宋" w:cs="仿宋"/>
          <w:highlight w:val="none"/>
          <w:lang w:val="en-US" w:eastAsia="zh-CN"/>
        </w:rPr>
      </w:pPr>
    </w:p>
    <w:p w14:paraId="553DD0FB">
      <w:pPr>
        <w:adjustRightInd w:val="0"/>
        <w:snapToGrid w:val="0"/>
        <w:spacing w:line="480" w:lineRule="auto"/>
        <w:jc w:val="center"/>
        <w:rPr>
          <w:rFonts w:hint="eastAsia" w:ascii="仿宋" w:hAnsi="仿宋" w:eastAsia="仿宋" w:cs="仿宋"/>
          <w:b/>
          <w:bCs/>
          <w:sz w:val="28"/>
          <w:szCs w:val="28"/>
          <w:highlight w:val="none"/>
        </w:rPr>
      </w:pPr>
    </w:p>
    <w:p w14:paraId="2128432C">
      <w:pPr>
        <w:adjustRightInd w:val="0"/>
        <w:snapToGrid w:val="0"/>
        <w:spacing w:line="480" w:lineRule="auto"/>
        <w:jc w:val="center"/>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关于</w:t>
      </w:r>
      <w:r>
        <w:rPr>
          <w:rFonts w:hint="eastAsia" w:ascii="仿宋" w:hAnsi="仿宋" w:eastAsia="仿宋" w:cs="仿宋"/>
          <w:b/>
          <w:bCs/>
          <w:sz w:val="28"/>
          <w:szCs w:val="28"/>
          <w:highlight w:val="none"/>
          <w:lang w:val="en-US" w:eastAsia="zh-CN"/>
        </w:rPr>
        <w:t>投标文件</w:t>
      </w:r>
      <w:r>
        <w:rPr>
          <w:rFonts w:hint="eastAsia" w:ascii="仿宋" w:hAnsi="仿宋" w:eastAsia="仿宋" w:cs="仿宋"/>
          <w:b/>
          <w:bCs/>
          <w:sz w:val="28"/>
          <w:szCs w:val="28"/>
          <w:highlight w:val="none"/>
        </w:rPr>
        <w:t>正本纸质</w:t>
      </w:r>
      <w:r>
        <w:rPr>
          <w:rFonts w:hint="eastAsia" w:ascii="仿宋" w:hAnsi="仿宋" w:eastAsia="仿宋" w:cs="仿宋"/>
          <w:b/>
          <w:bCs/>
          <w:sz w:val="28"/>
          <w:szCs w:val="28"/>
          <w:highlight w:val="none"/>
          <w:lang w:val="en-US" w:eastAsia="zh-CN"/>
        </w:rPr>
        <w:t>版</w:t>
      </w:r>
      <w:r>
        <w:rPr>
          <w:rFonts w:hint="eastAsia" w:ascii="仿宋" w:hAnsi="仿宋" w:eastAsia="仿宋" w:cs="仿宋"/>
          <w:b/>
          <w:bCs/>
          <w:sz w:val="28"/>
          <w:szCs w:val="28"/>
          <w:highlight w:val="none"/>
        </w:rPr>
        <w:t>与</w:t>
      </w:r>
      <w:r>
        <w:rPr>
          <w:rFonts w:hint="eastAsia" w:ascii="仿宋" w:hAnsi="仿宋" w:eastAsia="仿宋" w:cs="仿宋"/>
          <w:b/>
          <w:bCs/>
          <w:sz w:val="28"/>
          <w:szCs w:val="28"/>
          <w:highlight w:val="none"/>
          <w:lang w:val="en-US" w:eastAsia="zh-CN"/>
        </w:rPr>
        <w:t>投标文件</w:t>
      </w:r>
      <w:r>
        <w:rPr>
          <w:rFonts w:hint="eastAsia" w:ascii="仿宋" w:hAnsi="仿宋" w:eastAsia="仿宋" w:cs="仿宋"/>
          <w:b/>
          <w:bCs/>
          <w:sz w:val="28"/>
          <w:szCs w:val="28"/>
          <w:highlight w:val="none"/>
        </w:rPr>
        <w:t>电子版</w:t>
      </w:r>
    </w:p>
    <w:p w14:paraId="5688268B">
      <w:pPr>
        <w:adjustRightInd w:val="0"/>
        <w:snapToGrid w:val="0"/>
        <w:spacing w:line="480" w:lineRule="auto"/>
        <w:jc w:val="center"/>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两者一致性的承诺书</w:t>
      </w:r>
    </w:p>
    <w:p w14:paraId="6C9A5E0D">
      <w:pPr>
        <w:adjustRightInd w:val="0"/>
        <w:snapToGrid w:val="0"/>
        <w:spacing w:line="480" w:lineRule="auto"/>
        <w:ind w:firstLine="440" w:firstLineChars="200"/>
        <w:rPr>
          <w:rFonts w:hint="eastAsia" w:ascii="仿宋" w:hAnsi="仿宋" w:eastAsia="仿宋" w:cs="仿宋"/>
          <w:bCs/>
          <w:sz w:val="22"/>
          <w:szCs w:val="22"/>
          <w:highlight w:val="none"/>
        </w:rPr>
      </w:pPr>
      <w:r>
        <w:rPr>
          <w:rFonts w:hint="eastAsia" w:ascii="仿宋" w:hAnsi="仿宋" w:eastAsia="仿宋" w:cs="仿宋"/>
          <w:bCs/>
          <w:sz w:val="22"/>
          <w:szCs w:val="22"/>
          <w:highlight w:val="none"/>
        </w:rPr>
        <w:t>我公司系（公司名称）</w:t>
      </w:r>
      <w:r>
        <w:rPr>
          <w:rFonts w:hint="eastAsia" w:ascii="仿宋" w:hAnsi="仿宋" w:eastAsia="仿宋" w:cs="仿宋"/>
          <w:spacing w:val="30"/>
          <w:sz w:val="22"/>
          <w:szCs w:val="22"/>
          <w:highlight w:val="none"/>
          <w:u w:val="single"/>
        </w:rPr>
        <w:t xml:space="preserve">          </w:t>
      </w:r>
      <w:r>
        <w:rPr>
          <w:rFonts w:hint="eastAsia" w:ascii="仿宋" w:hAnsi="仿宋" w:eastAsia="仿宋" w:cs="仿宋"/>
          <w:bCs/>
          <w:sz w:val="22"/>
          <w:szCs w:val="22"/>
          <w:highlight w:val="none"/>
        </w:rPr>
        <w:t>，承诺如下：</w:t>
      </w:r>
    </w:p>
    <w:p w14:paraId="2CE28D4F">
      <w:pPr>
        <w:adjustRightInd w:val="0"/>
        <w:snapToGrid w:val="0"/>
        <w:spacing w:line="480" w:lineRule="auto"/>
        <w:ind w:firstLine="440" w:firstLineChars="200"/>
        <w:rPr>
          <w:rFonts w:hint="eastAsia" w:ascii="仿宋" w:hAnsi="仿宋" w:eastAsia="仿宋" w:cs="仿宋"/>
          <w:bCs/>
          <w:sz w:val="22"/>
          <w:szCs w:val="22"/>
          <w:highlight w:val="none"/>
        </w:rPr>
      </w:pPr>
      <w:r>
        <w:rPr>
          <w:rFonts w:hint="eastAsia" w:ascii="仿宋" w:hAnsi="仿宋" w:eastAsia="仿宋" w:cs="仿宋"/>
          <w:bCs/>
          <w:sz w:val="22"/>
          <w:szCs w:val="22"/>
          <w:highlight w:val="none"/>
        </w:rPr>
        <w:t>本公司针对</w:t>
      </w:r>
      <w:r>
        <w:rPr>
          <w:rFonts w:hint="eastAsia" w:ascii="仿宋" w:hAnsi="仿宋" w:eastAsia="仿宋" w:cs="仿宋"/>
          <w:bCs/>
          <w:sz w:val="22"/>
          <w:szCs w:val="22"/>
          <w:highlight w:val="none"/>
          <w:u w:val="single"/>
        </w:rPr>
        <w:t xml:space="preserve">                </w:t>
      </w:r>
      <w:r>
        <w:rPr>
          <w:rFonts w:hint="eastAsia" w:ascii="仿宋" w:hAnsi="仿宋" w:eastAsia="仿宋" w:cs="仿宋"/>
          <w:bCs/>
          <w:sz w:val="22"/>
          <w:szCs w:val="22"/>
          <w:highlight w:val="none"/>
        </w:rPr>
        <w:t>（采购项目名称、项目编号）提供的</w:t>
      </w:r>
      <w:r>
        <w:rPr>
          <w:rFonts w:hint="eastAsia" w:ascii="仿宋" w:hAnsi="仿宋" w:eastAsia="仿宋" w:cs="仿宋"/>
          <w:bCs/>
          <w:sz w:val="22"/>
          <w:szCs w:val="22"/>
          <w:highlight w:val="none"/>
          <w:lang w:val="en-US" w:eastAsia="zh-CN"/>
        </w:rPr>
        <w:t>投标文件</w:t>
      </w:r>
      <w:r>
        <w:rPr>
          <w:rFonts w:hint="eastAsia" w:ascii="仿宋" w:hAnsi="仿宋" w:eastAsia="仿宋" w:cs="仿宋"/>
          <w:bCs/>
          <w:sz w:val="22"/>
          <w:szCs w:val="22"/>
          <w:highlight w:val="none"/>
        </w:rPr>
        <w:t>正本纸质</w:t>
      </w:r>
      <w:r>
        <w:rPr>
          <w:rFonts w:hint="eastAsia" w:ascii="仿宋" w:hAnsi="仿宋" w:eastAsia="仿宋" w:cs="仿宋"/>
          <w:bCs/>
          <w:sz w:val="22"/>
          <w:szCs w:val="22"/>
          <w:highlight w:val="none"/>
          <w:lang w:val="en-US" w:eastAsia="zh-CN"/>
        </w:rPr>
        <w:t>版</w:t>
      </w:r>
      <w:r>
        <w:rPr>
          <w:rFonts w:hint="eastAsia" w:ascii="仿宋" w:hAnsi="仿宋" w:eastAsia="仿宋" w:cs="仿宋"/>
          <w:bCs/>
          <w:sz w:val="22"/>
          <w:szCs w:val="22"/>
          <w:highlight w:val="none"/>
        </w:rPr>
        <w:t>与</w:t>
      </w:r>
      <w:r>
        <w:rPr>
          <w:rFonts w:hint="eastAsia" w:ascii="仿宋" w:hAnsi="仿宋" w:eastAsia="仿宋" w:cs="仿宋"/>
          <w:bCs/>
          <w:sz w:val="22"/>
          <w:szCs w:val="22"/>
          <w:highlight w:val="none"/>
          <w:lang w:val="en-US" w:eastAsia="zh-CN"/>
        </w:rPr>
        <w:t>投标文件</w:t>
      </w:r>
      <w:r>
        <w:rPr>
          <w:rFonts w:hint="eastAsia" w:ascii="仿宋" w:hAnsi="仿宋" w:eastAsia="仿宋" w:cs="仿宋"/>
          <w:bCs/>
          <w:sz w:val="22"/>
          <w:szCs w:val="22"/>
          <w:highlight w:val="none"/>
        </w:rPr>
        <w:t>电子版内容一致。</w:t>
      </w:r>
      <w:r>
        <w:rPr>
          <w:rFonts w:hint="eastAsia" w:ascii="仿宋" w:hAnsi="仿宋" w:eastAsia="仿宋" w:cs="仿宋"/>
          <w:sz w:val="22"/>
          <w:szCs w:val="22"/>
          <w:highlight w:val="none"/>
        </w:rPr>
        <w:t>因</w:t>
      </w:r>
      <w:r>
        <w:rPr>
          <w:rFonts w:hint="eastAsia" w:ascii="仿宋" w:hAnsi="仿宋" w:eastAsia="仿宋" w:cs="仿宋"/>
          <w:sz w:val="22"/>
          <w:szCs w:val="22"/>
          <w:highlight w:val="none"/>
          <w:lang w:val="en-US" w:eastAsia="zh-CN"/>
        </w:rPr>
        <w:t>投标文件</w:t>
      </w:r>
      <w:r>
        <w:rPr>
          <w:rFonts w:hint="eastAsia" w:ascii="仿宋" w:hAnsi="仿宋" w:eastAsia="仿宋" w:cs="仿宋"/>
          <w:sz w:val="22"/>
          <w:szCs w:val="22"/>
          <w:highlight w:val="none"/>
        </w:rPr>
        <w:t>正本纸质</w:t>
      </w:r>
      <w:r>
        <w:rPr>
          <w:rFonts w:hint="eastAsia" w:ascii="仿宋" w:hAnsi="仿宋" w:eastAsia="仿宋" w:cs="仿宋"/>
          <w:sz w:val="22"/>
          <w:szCs w:val="22"/>
          <w:highlight w:val="none"/>
          <w:lang w:val="en-US" w:eastAsia="zh-CN"/>
        </w:rPr>
        <w:t>版</w:t>
      </w:r>
      <w:r>
        <w:rPr>
          <w:rFonts w:hint="eastAsia" w:ascii="仿宋" w:hAnsi="仿宋" w:eastAsia="仿宋" w:cs="仿宋"/>
          <w:sz w:val="22"/>
          <w:szCs w:val="22"/>
          <w:highlight w:val="none"/>
        </w:rPr>
        <w:t>与</w:t>
      </w:r>
      <w:r>
        <w:rPr>
          <w:rFonts w:hint="eastAsia" w:ascii="仿宋" w:hAnsi="仿宋" w:eastAsia="仿宋" w:cs="仿宋"/>
          <w:sz w:val="22"/>
          <w:szCs w:val="22"/>
          <w:highlight w:val="none"/>
          <w:lang w:val="en-US" w:eastAsia="zh-CN"/>
        </w:rPr>
        <w:t>投标文件</w:t>
      </w:r>
      <w:r>
        <w:rPr>
          <w:rFonts w:hint="eastAsia" w:ascii="仿宋" w:hAnsi="仿宋" w:eastAsia="仿宋" w:cs="仿宋"/>
          <w:sz w:val="22"/>
          <w:szCs w:val="22"/>
          <w:highlight w:val="none"/>
        </w:rPr>
        <w:t>电子版内容不一致而导致</w:t>
      </w:r>
      <w:r>
        <w:rPr>
          <w:rFonts w:hint="eastAsia" w:ascii="仿宋" w:hAnsi="仿宋" w:eastAsia="仿宋" w:cs="仿宋"/>
          <w:sz w:val="22"/>
          <w:szCs w:val="22"/>
          <w:highlight w:val="none"/>
          <w:lang w:val="en-US" w:eastAsia="zh-CN"/>
        </w:rPr>
        <w:t>废标</w:t>
      </w:r>
      <w:r>
        <w:rPr>
          <w:rFonts w:hint="eastAsia" w:ascii="仿宋" w:hAnsi="仿宋" w:eastAsia="仿宋" w:cs="仿宋"/>
          <w:sz w:val="22"/>
          <w:szCs w:val="22"/>
          <w:highlight w:val="none"/>
        </w:rPr>
        <w:t>的由本公司承担</w:t>
      </w:r>
      <w:r>
        <w:rPr>
          <w:rFonts w:hint="eastAsia" w:ascii="仿宋" w:hAnsi="仿宋" w:eastAsia="仿宋" w:cs="仿宋"/>
          <w:bCs/>
          <w:sz w:val="22"/>
          <w:szCs w:val="22"/>
          <w:highlight w:val="none"/>
        </w:rPr>
        <w:t>。</w:t>
      </w:r>
    </w:p>
    <w:p w14:paraId="00BE25BB">
      <w:pPr>
        <w:adjustRightInd w:val="0"/>
        <w:snapToGrid w:val="0"/>
        <w:spacing w:line="480" w:lineRule="auto"/>
        <w:ind w:firstLine="440" w:firstLineChars="200"/>
        <w:rPr>
          <w:rFonts w:hint="eastAsia" w:ascii="仿宋" w:hAnsi="仿宋" w:eastAsia="仿宋" w:cs="仿宋"/>
          <w:bCs/>
          <w:sz w:val="22"/>
          <w:szCs w:val="22"/>
          <w:highlight w:val="none"/>
        </w:rPr>
      </w:pPr>
      <w:r>
        <w:rPr>
          <w:rFonts w:hint="eastAsia" w:ascii="仿宋" w:hAnsi="仿宋" w:eastAsia="仿宋" w:cs="仿宋"/>
          <w:bCs/>
          <w:sz w:val="22"/>
          <w:szCs w:val="22"/>
          <w:highlight w:val="none"/>
        </w:rPr>
        <w:t>特此说明。</w:t>
      </w:r>
    </w:p>
    <w:p w14:paraId="45A7C1FC">
      <w:pPr>
        <w:adjustRightInd w:val="0"/>
        <w:snapToGrid w:val="0"/>
        <w:spacing w:line="480" w:lineRule="auto"/>
        <w:ind w:firstLine="440" w:firstLineChars="200"/>
        <w:rPr>
          <w:rFonts w:hint="eastAsia" w:ascii="仿宋" w:hAnsi="仿宋" w:eastAsia="仿宋" w:cs="仿宋"/>
          <w:bCs/>
          <w:sz w:val="22"/>
          <w:szCs w:val="22"/>
          <w:highlight w:val="none"/>
        </w:rPr>
      </w:pPr>
    </w:p>
    <w:p w14:paraId="5D79C2D0">
      <w:pPr>
        <w:adjustRightInd w:val="0"/>
        <w:snapToGrid w:val="0"/>
        <w:spacing w:line="480" w:lineRule="auto"/>
        <w:ind w:firstLine="440" w:firstLineChars="200"/>
        <w:rPr>
          <w:rFonts w:hint="eastAsia" w:ascii="仿宋" w:hAnsi="仿宋" w:eastAsia="仿宋" w:cs="仿宋"/>
          <w:bCs/>
          <w:sz w:val="22"/>
          <w:szCs w:val="22"/>
          <w:highlight w:val="none"/>
        </w:rPr>
      </w:pPr>
    </w:p>
    <w:p w14:paraId="62707F25">
      <w:pPr>
        <w:adjustRightInd w:val="0"/>
        <w:snapToGrid w:val="0"/>
        <w:spacing w:line="480" w:lineRule="auto"/>
        <w:ind w:firstLine="440" w:firstLineChars="200"/>
        <w:rPr>
          <w:rFonts w:hint="eastAsia" w:ascii="仿宋" w:hAnsi="仿宋" w:eastAsia="仿宋" w:cs="仿宋"/>
          <w:bCs/>
          <w:sz w:val="22"/>
          <w:szCs w:val="22"/>
          <w:highlight w:val="none"/>
        </w:rPr>
      </w:pPr>
    </w:p>
    <w:p w14:paraId="76E6FDA8">
      <w:pPr>
        <w:adjustRightInd w:val="0"/>
        <w:snapToGrid w:val="0"/>
        <w:spacing w:line="480" w:lineRule="auto"/>
        <w:jc w:val="center"/>
        <w:rPr>
          <w:rFonts w:hint="eastAsia" w:ascii="仿宋" w:hAnsi="仿宋" w:eastAsia="仿宋" w:cs="仿宋"/>
          <w:bCs/>
          <w:sz w:val="22"/>
          <w:szCs w:val="22"/>
          <w:highlight w:val="none"/>
          <w:u w:val="single"/>
        </w:rPr>
      </w:pPr>
      <w:r>
        <w:rPr>
          <w:rFonts w:hint="eastAsia" w:ascii="仿宋" w:hAnsi="仿宋" w:eastAsia="仿宋" w:cs="仿宋"/>
          <w:bCs/>
          <w:sz w:val="22"/>
          <w:szCs w:val="22"/>
          <w:highlight w:val="none"/>
          <w:lang w:val="en-US" w:eastAsia="zh-CN"/>
        </w:rPr>
        <w:t>投标人</w:t>
      </w:r>
      <w:r>
        <w:rPr>
          <w:rFonts w:hint="eastAsia" w:ascii="仿宋" w:hAnsi="仿宋" w:eastAsia="仿宋" w:cs="仿宋"/>
          <w:bCs/>
          <w:sz w:val="22"/>
          <w:szCs w:val="22"/>
          <w:highlight w:val="none"/>
        </w:rPr>
        <w:t>：（公司名称）</w:t>
      </w:r>
      <w:r>
        <w:rPr>
          <w:rFonts w:hint="eastAsia" w:ascii="仿宋" w:hAnsi="仿宋" w:eastAsia="仿宋" w:cs="仿宋"/>
          <w:bCs/>
          <w:sz w:val="22"/>
          <w:szCs w:val="22"/>
          <w:highlight w:val="none"/>
          <w:u w:val="single"/>
        </w:rPr>
        <w:t xml:space="preserve">                </w:t>
      </w:r>
    </w:p>
    <w:p w14:paraId="6106AAE0">
      <w:pPr>
        <w:adjustRightInd w:val="0"/>
        <w:snapToGrid w:val="0"/>
        <w:spacing w:line="480" w:lineRule="auto"/>
        <w:jc w:val="center"/>
        <w:rPr>
          <w:rFonts w:hint="eastAsia" w:ascii="仿宋" w:hAnsi="仿宋" w:eastAsia="仿宋" w:cs="仿宋"/>
          <w:bCs/>
          <w:sz w:val="22"/>
          <w:szCs w:val="22"/>
          <w:highlight w:val="none"/>
          <w:lang w:val="en-US" w:eastAsia="zh-CN"/>
        </w:rPr>
      </w:pPr>
      <w:r>
        <w:rPr>
          <w:rFonts w:hint="eastAsia" w:ascii="仿宋" w:hAnsi="仿宋" w:eastAsia="仿宋" w:cs="仿宋"/>
          <w:bCs/>
          <w:sz w:val="22"/>
          <w:szCs w:val="22"/>
          <w:highlight w:val="none"/>
        </w:rPr>
        <w:t>（盖单位公章）</w:t>
      </w:r>
      <w:r>
        <w:rPr>
          <w:rFonts w:hint="eastAsia" w:ascii="仿宋" w:hAnsi="仿宋" w:eastAsia="仿宋" w:cs="仿宋"/>
          <w:bCs/>
          <w:sz w:val="22"/>
          <w:szCs w:val="22"/>
          <w:highlight w:val="none"/>
          <w:lang w:val="en-US" w:eastAsia="zh-CN"/>
        </w:rPr>
        <w:t xml:space="preserve">                   </w:t>
      </w:r>
    </w:p>
    <w:p w14:paraId="32967ED8">
      <w:pPr>
        <w:adjustRightInd w:val="0"/>
        <w:snapToGrid w:val="0"/>
        <w:spacing w:line="480" w:lineRule="auto"/>
        <w:jc w:val="center"/>
        <w:rPr>
          <w:rFonts w:hint="eastAsia" w:ascii="仿宋" w:hAnsi="仿宋" w:eastAsia="仿宋" w:cs="仿宋"/>
          <w:bCs/>
          <w:sz w:val="22"/>
          <w:szCs w:val="22"/>
          <w:highlight w:val="none"/>
        </w:rPr>
        <w:sectPr>
          <w:pgSz w:w="11906" w:h="16838"/>
          <w:pgMar w:top="1440" w:right="1418" w:bottom="1440" w:left="1559" w:header="851" w:footer="992" w:gutter="0"/>
          <w:pgBorders>
            <w:top w:val="none" w:sz="0" w:space="0"/>
            <w:left w:val="none" w:sz="0" w:space="0"/>
            <w:bottom w:val="none" w:sz="0" w:space="0"/>
            <w:right w:val="none" w:sz="0" w:space="0"/>
          </w:pgBorders>
          <w:pgNumType w:fmt="decimal"/>
          <w:cols w:space="425" w:num="1"/>
          <w:docGrid w:type="lines" w:linePitch="326" w:charSpace="0"/>
        </w:sectPr>
      </w:pPr>
    </w:p>
    <w:p w14:paraId="67C510A4">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bCs w:val="0"/>
          <w:i w:val="0"/>
          <w:iCs w:val="0"/>
          <w:color w:val="auto"/>
          <w:sz w:val="24"/>
          <w:szCs w:val="24"/>
          <w:highlight w:val="none"/>
          <w:lang w:val="en-US" w:eastAsia="zh-CN"/>
        </w:rPr>
      </w:pPr>
      <w:r>
        <w:rPr>
          <w:rFonts w:hint="eastAsia" w:ascii="仿宋" w:hAnsi="仿宋" w:eastAsia="仿宋" w:cs="仿宋"/>
          <w:b/>
          <w:bCs w:val="0"/>
          <w:i w:val="0"/>
          <w:iCs w:val="0"/>
          <w:color w:val="auto"/>
          <w:sz w:val="24"/>
          <w:szCs w:val="24"/>
          <w:highlight w:val="none"/>
          <w:lang w:val="en-US" w:eastAsia="zh-CN"/>
        </w:rPr>
        <w:t>附件19  如投标内容涉及到软件产品的须提供对应的软件著作权证明材料；如未取得软件著作权须说明未取得的原因，并承诺软件产品成熟可靠。投标人提供本项目所投产品软件著作权所覆盖的模块以及功能，并按照分项明确为本项目定制化的内容，定制化开发的部分须提供源代码。</w:t>
      </w:r>
    </w:p>
    <w:p w14:paraId="6262BEE2">
      <w:pPr>
        <w:rPr>
          <w:rFonts w:hint="eastAsia" w:ascii="仿宋" w:hAnsi="仿宋" w:eastAsia="仿宋" w:cs="仿宋"/>
          <w:sz w:val="20"/>
          <w:szCs w:val="22"/>
          <w:highlight w:val="none"/>
        </w:rPr>
      </w:pPr>
    </w:p>
    <w:p w14:paraId="036D54C7">
      <w:pPr>
        <w:keepNext w:val="0"/>
        <w:keepLines w:val="0"/>
        <w:pageBreakBefore w:val="0"/>
        <w:widowControl/>
        <w:kinsoku/>
        <w:wordWrap/>
        <w:overflowPunct/>
        <w:topLinePunct w:val="0"/>
        <w:autoSpaceDE/>
        <w:autoSpaceDN/>
        <w:bidi w:val="0"/>
        <w:adjustRightInd/>
        <w:snapToGrid/>
        <w:spacing w:line="240" w:lineRule="auto"/>
        <w:textAlignment w:val="auto"/>
        <w:outlineLvl w:val="9"/>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br w:type="page"/>
      </w:r>
    </w:p>
    <w:p w14:paraId="50B409E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仿宋" w:hAnsi="仿宋" w:eastAsia="仿宋" w:cs="仿宋"/>
          <w:b/>
          <w:i w:val="0"/>
          <w:iCs w:val="0"/>
          <w:color w:val="auto"/>
          <w:sz w:val="24"/>
          <w:szCs w:val="24"/>
          <w:highlight w:val="none"/>
          <w:lang w:val="en-US" w:eastAsia="zh-CN"/>
        </w:rPr>
      </w:pPr>
      <w:r>
        <w:rPr>
          <w:rFonts w:hint="eastAsia" w:ascii="仿宋" w:hAnsi="仿宋" w:eastAsia="仿宋" w:cs="仿宋"/>
          <w:b/>
          <w:i w:val="0"/>
          <w:iCs w:val="0"/>
          <w:color w:val="auto"/>
          <w:sz w:val="24"/>
          <w:szCs w:val="24"/>
          <w:highlight w:val="none"/>
          <w:lang w:val="en-US" w:eastAsia="zh-CN"/>
        </w:rPr>
        <w:t>附件20  其他</w:t>
      </w:r>
    </w:p>
    <w:p w14:paraId="5C69F306">
      <w:pPr>
        <w:spacing w:line="360" w:lineRule="auto"/>
        <w:ind w:firstLine="482" w:firstLineChars="200"/>
        <w:rPr>
          <w:rFonts w:hint="eastAsia" w:ascii="仿宋" w:hAnsi="仿宋" w:eastAsia="仿宋" w:cs="仿宋"/>
          <w:b/>
          <w:i w:val="0"/>
          <w:iCs w:val="0"/>
          <w:color w:val="auto"/>
          <w:sz w:val="24"/>
          <w:szCs w:val="24"/>
          <w:highlight w:val="none"/>
        </w:rPr>
      </w:pPr>
      <w:r>
        <w:rPr>
          <w:rFonts w:hint="eastAsia" w:ascii="仿宋" w:hAnsi="仿宋" w:eastAsia="仿宋" w:cs="仿宋"/>
          <w:b/>
          <w:i w:val="0"/>
          <w:iCs w:val="0"/>
          <w:color w:val="auto"/>
          <w:sz w:val="24"/>
          <w:szCs w:val="24"/>
          <w:highlight w:val="none"/>
        </w:rPr>
        <w:t>包括但不限于招标文件要求的其他资格文件、商务文件（结合商务部分评分表）、技术方案（结合技术部分评分表）</w:t>
      </w:r>
      <w:r>
        <w:rPr>
          <w:rFonts w:hint="eastAsia" w:ascii="仿宋" w:hAnsi="仿宋" w:eastAsia="仿宋" w:cs="仿宋"/>
          <w:b/>
          <w:i w:val="0"/>
          <w:iCs w:val="0"/>
          <w:color w:val="auto"/>
          <w:sz w:val="24"/>
          <w:szCs w:val="24"/>
          <w:highlight w:val="none"/>
          <w:lang w:eastAsia="zh-CN"/>
        </w:rPr>
        <w:t>、</w:t>
      </w:r>
      <w:r>
        <w:rPr>
          <w:rFonts w:hint="eastAsia" w:ascii="仿宋" w:hAnsi="仿宋" w:eastAsia="仿宋" w:cs="仿宋"/>
          <w:b/>
          <w:i w:val="0"/>
          <w:iCs w:val="0"/>
          <w:color w:val="auto"/>
          <w:sz w:val="24"/>
          <w:szCs w:val="24"/>
          <w:highlight w:val="none"/>
        </w:rPr>
        <w:t>技术文件</w:t>
      </w:r>
      <w:r>
        <w:rPr>
          <w:rFonts w:hint="eastAsia" w:ascii="仿宋" w:hAnsi="仿宋" w:eastAsia="仿宋" w:cs="仿宋"/>
          <w:b/>
          <w:i w:val="0"/>
          <w:iCs w:val="0"/>
          <w:color w:val="auto"/>
          <w:sz w:val="24"/>
          <w:szCs w:val="24"/>
          <w:highlight w:val="none"/>
          <w:lang w:val="en-US" w:eastAsia="zh-CN"/>
        </w:rPr>
        <w:t>中的废标条款内容</w:t>
      </w:r>
      <w:r>
        <w:rPr>
          <w:rFonts w:hint="eastAsia" w:ascii="仿宋" w:hAnsi="仿宋" w:eastAsia="仿宋" w:cs="仿宋"/>
          <w:b/>
          <w:i w:val="0"/>
          <w:iCs w:val="0"/>
          <w:color w:val="auto"/>
          <w:sz w:val="24"/>
          <w:szCs w:val="24"/>
          <w:highlight w:val="none"/>
        </w:rPr>
        <w:t>，以及其他投标人想要证明自己实力的文件。</w:t>
      </w:r>
    </w:p>
    <w:p w14:paraId="2679C9E4">
      <w:pPr>
        <w:pStyle w:val="2"/>
        <w:rPr>
          <w:rFonts w:hint="eastAsia" w:ascii="仿宋" w:hAnsi="仿宋" w:eastAsia="仿宋" w:cs="仿宋"/>
          <w:b/>
          <w:i w:val="0"/>
          <w:iCs w:val="0"/>
          <w:color w:val="auto"/>
          <w:sz w:val="28"/>
          <w:szCs w:val="28"/>
          <w:highlight w:val="none"/>
          <w:lang w:val="en-US" w:eastAsia="zh-CN"/>
        </w:rPr>
      </w:pPr>
      <w:r>
        <w:rPr>
          <w:rFonts w:hint="eastAsia" w:ascii="仿宋" w:hAnsi="仿宋" w:eastAsia="仿宋" w:cs="仿宋"/>
          <w:b/>
          <w:i w:val="0"/>
          <w:iCs w:val="0"/>
          <w:color w:val="auto"/>
          <w:sz w:val="28"/>
          <w:szCs w:val="28"/>
          <w:highlight w:val="none"/>
          <w:lang w:val="en-US" w:eastAsia="zh-CN"/>
        </w:rPr>
        <w:t>技术部分中的“其他要求”或技术部分要求的“投标人资格条件”为实质性响应条款，涉及到测试的项目重点审查对测试评分表以及招标承诺书的提交要求，投标人须重点审查技术部分是否有其他要求内容。</w:t>
      </w:r>
    </w:p>
    <w:p w14:paraId="74913CAF">
      <w:pPr>
        <w:pStyle w:val="2"/>
        <w:ind w:left="0" w:leftChars="0" w:firstLine="0" w:firstLineChars="0"/>
        <w:rPr>
          <w:rFonts w:hint="eastAsia" w:ascii="仿宋" w:hAnsi="仿宋" w:eastAsia="仿宋" w:cs="仿宋"/>
          <w:b/>
          <w:i w:val="0"/>
          <w:iCs w:val="0"/>
          <w:color w:val="auto"/>
          <w:sz w:val="28"/>
          <w:szCs w:val="28"/>
          <w:highlight w:val="none"/>
          <w:lang w:val="en-US" w:eastAsia="zh-CN"/>
        </w:rPr>
      </w:pPr>
      <w:r>
        <w:rPr>
          <w:rFonts w:hint="eastAsia" w:ascii="仿宋" w:hAnsi="仿宋" w:eastAsia="仿宋" w:cs="仿宋"/>
          <w:b/>
          <w:i w:val="0"/>
          <w:iCs w:val="0"/>
          <w:color w:val="auto"/>
          <w:sz w:val="28"/>
          <w:szCs w:val="28"/>
          <w:highlight w:val="none"/>
          <w:lang w:val="en-US" w:eastAsia="zh-CN"/>
        </w:rPr>
        <w:t>1、请按照附件格式进行投标文件编制。</w:t>
      </w:r>
    </w:p>
    <w:p w14:paraId="217CC5E3">
      <w:pPr>
        <w:rPr>
          <w:rFonts w:hint="eastAsia" w:ascii="仿宋" w:hAnsi="仿宋" w:eastAsia="仿宋" w:cs="仿宋"/>
          <w:color w:val="000000" w:themeColor="text1"/>
          <w:highlight w:val="none"/>
          <w:u w:val="single"/>
          <w14:textFill>
            <w14:solidFill>
              <w14:schemeClr w14:val="tx1"/>
            </w14:solidFill>
          </w14:textFill>
        </w:rPr>
      </w:pPr>
      <w:r>
        <w:rPr>
          <w:rFonts w:hint="eastAsia" w:ascii="仿宋" w:hAnsi="仿宋" w:eastAsia="仿宋" w:cs="仿宋"/>
          <w:b/>
          <w:i w:val="0"/>
          <w:iCs w:val="0"/>
          <w:color w:val="auto"/>
          <w:sz w:val="28"/>
          <w:szCs w:val="28"/>
          <w:highlight w:val="none"/>
          <w:lang w:val="en-US" w:eastAsia="zh-CN"/>
        </w:rPr>
        <w:t>2、请按照打分表编制评标页码索引。</w:t>
      </w:r>
    </w:p>
    <w:sectPr>
      <w:pgSz w:w="11906" w:h="16838"/>
      <w:pgMar w:top="1440" w:right="1418" w:bottom="1440" w:left="1559" w:header="851" w:footer="992" w:gutter="0"/>
      <w:pgBorders>
        <w:top w:val="none" w:sz="0" w:space="0"/>
        <w:left w:val="none" w:sz="0" w:space="0"/>
        <w:bottom w:val="none" w:sz="0" w:space="0"/>
        <w:right w:val="none" w:sz="0" w:space="0"/>
      </w:pgBorders>
      <w:pgNumType w:fmt="decimal"/>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modern"/>
    <w:pitch w:val="default"/>
    <w:sig w:usb0="E0002EFF" w:usb1="C000785B" w:usb2="00000009" w:usb3="00000000" w:csb0="400001FF" w:csb1="FFFF0000"/>
  </w:font>
  <w:font w:name="宋体">
    <w:panose1 w:val="02010600030101010101"/>
    <w:charset w:val="63"/>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serif">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44BFB">
    <w:pPr>
      <w:pStyle w:val="17"/>
      <w:ind w:right="360"/>
      <w:jc w:val="right"/>
      <w:rPr>
        <w:rStyle w:val="34"/>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F05711">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F05711">
                    <w:pPr>
                      <w:pStyle w:val="17"/>
                    </w:pPr>
                    <w:r>
                      <w:fldChar w:fldCharType="begin"/>
                    </w:r>
                    <w:r>
                      <w:instrText xml:space="preserve"> PAGE  \* MERGEFORMAT </w:instrText>
                    </w:r>
                    <w:r>
                      <w:fldChar w:fldCharType="separate"/>
                    </w:r>
                    <w:r>
                      <w:t>1</w:t>
                    </w:r>
                    <w:r>
                      <w:fldChar w:fldCharType="end"/>
                    </w:r>
                  </w:p>
                </w:txbxContent>
              </v:textbox>
            </v:shape>
          </w:pict>
        </mc:Fallback>
      </mc:AlternateContent>
    </w:r>
  </w:p>
  <w:p w14:paraId="76F58B08">
    <w:pPr>
      <w:pStyle w:val="17"/>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79306">
    <w:pPr>
      <w:pStyle w:val="17"/>
      <w:framePr w:wrap="around" w:vAnchor="text" w:hAnchor="margin" w:xAlign="center" w:y="1"/>
      <w:rPr>
        <w:rStyle w:val="34"/>
      </w:rPr>
    </w:pPr>
    <w:r>
      <w:fldChar w:fldCharType="begin"/>
    </w:r>
    <w:r>
      <w:rPr>
        <w:rStyle w:val="34"/>
      </w:rPr>
      <w:instrText xml:space="preserve">PAGE  </w:instrText>
    </w:r>
    <w:r>
      <w:fldChar w:fldCharType="separate"/>
    </w:r>
    <w:r>
      <w:rPr>
        <w:rStyle w:val="34"/>
      </w:rPr>
      <w:t>62</w:t>
    </w:r>
    <w:r>
      <w:fldChar w:fldCharType="end"/>
    </w:r>
  </w:p>
  <w:p w14:paraId="43135483">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79D25">
    <w:pPr>
      <w:pStyle w:val="17"/>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2611D">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BA2611D">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3F55">
    <w:pPr>
      <w:pStyle w:val="1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79B297">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479B297">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2B42">
    <w:pPr>
      <w:pStyle w:val="1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F62A8D">
                          <w:pPr>
                            <w:pStyle w:val="1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0F62A8D">
                    <w:pPr>
                      <w:pStyle w:val="1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F573">
    <w:pPr>
      <w:pStyle w:val="17"/>
      <w:tabs>
        <w:tab w:val="right" w:pos="8640"/>
        <w:tab w:val="clear" w:pos="4153"/>
        <w:tab w:val="clear" w:pos="8306"/>
      </w:tabs>
      <w:ind w:right="360"/>
      <w:jc w:val="center"/>
      <w:rPr>
        <w:rFonts w:ascii="仿宋_GB2312" w:hAnsi="宋体" w:eastAsia="仿宋_GB2312"/>
        <w:sz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CFDE3C1">
                          <w:pPr>
                            <w:pStyle w:val="17"/>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MWZA4AgAAcA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aMxZkDgCAABwBAAADgAAAAAAAAABACAAAAAfAQAAZHJzL2Uyb0RvYy54&#10;bWxQSwUGAAAAAAYABgBZAQAAyQUAAAAA&#10;">
              <v:fill on="f" focussize="0,0"/>
              <v:stroke on="f" weight="0.5pt"/>
              <v:imagedata o:title=""/>
              <o:lock v:ext="edit" aspectratio="f"/>
              <v:textbox inset="0mm,0mm,0mm,0mm" style="mso-fit-shape-to-text:t;">
                <w:txbxContent>
                  <w:p w14:paraId="3CFDE3C1">
                    <w:pPr>
                      <w:pStyle w:val="17"/>
                    </w:pPr>
                    <w:r>
                      <w:fldChar w:fldCharType="begin"/>
                    </w:r>
                    <w:r>
                      <w:instrText xml:space="preserve"> PAGE  \* MERGEFORMAT </w:instrText>
                    </w:r>
                    <w:r>
                      <w:fldChar w:fldCharType="separate"/>
                    </w:r>
                    <w:r>
                      <w:t>41</w:t>
                    </w:r>
                    <w:r>
                      <w:fldChar w:fldCharType="end"/>
                    </w:r>
                  </w:p>
                </w:txbxContent>
              </v:textbox>
            </v:shape>
          </w:pict>
        </mc:Fallback>
      </mc:AlternateContent>
    </w:r>
  </w:p>
  <w:p w14:paraId="497A0005">
    <w:pPr>
      <w:pStyle w:val="1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59163">
    <w:pPr>
      <w:pStyle w:val="17"/>
      <w:tabs>
        <w:tab w:val="right" w:pos="8640"/>
        <w:tab w:val="clear" w:pos="4153"/>
        <w:tab w:val="clear" w:pos="8306"/>
      </w:tabs>
      <w:ind w:right="360"/>
      <w:jc w:val="center"/>
      <w:rPr>
        <w:rFonts w:ascii="仿宋_GB2312" w:hAnsi="宋体" w:eastAsia="仿宋_GB2312"/>
        <w:sz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1DC755A">
                          <w:pPr>
                            <w:pStyle w:val="1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PGDZW85AgAAcAQAAA4AAAAAAAAAAQAgAAAAHwEAAGRycy9lMm9Eb2Mu&#10;eG1sUEsFBgAAAAAGAAYAWQEAAMoFAAAAAA==&#10;">
              <v:fill on="f" focussize="0,0"/>
              <v:stroke on="f" weight="0.5pt"/>
              <v:imagedata o:title=""/>
              <o:lock v:ext="edit" aspectratio="f"/>
              <v:textbox inset="0mm,0mm,0mm,0mm" style="mso-fit-shape-to-text:t;">
                <w:txbxContent>
                  <w:p w14:paraId="11DC755A">
                    <w:pPr>
                      <w:pStyle w:val="17"/>
                    </w:pPr>
                    <w:r>
                      <w:fldChar w:fldCharType="begin"/>
                    </w:r>
                    <w:r>
                      <w:instrText xml:space="preserve"> PAGE  \* MERGEFORMAT </w:instrText>
                    </w:r>
                    <w:r>
                      <w:fldChar w:fldCharType="separate"/>
                    </w:r>
                    <w:r>
                      <w:t>59</w:t>
                    </w:r>
                    <w:r>
                      <w:fldChar w:fldCharType="end"/>
                    </w:r>
                  </w:p>
                </w:txbxContent>
              </v:textbox>
            </v:shape>
          </w:pict>
        </mc:Fallback>
      </mc:AlternateContent>
    </w:r>
  </w:p>
  <w:p w14:paraId="0D98729F">
    <w:pPr>
      <w:pStyle w:val="1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FECA6">
    <w:pPr>
      <w:pStyle w:val="17"/>
      <w:tabs>
        <w:tab w:val="right" w:pos="8640"/>
        <w:tab w:val="clear" w:pos="4153"/>
        <w:tab w:val="clear" w:pos="8306"/>
      </w:tabs>
      <w:ind w:right="360"/>
      <w:jc w:val="center"/>
      <w:rPr>
        <w:rFonts w:ascii="仿宋_GB2312" w:hAnsi="宋体" w:eastAsia="仿宋_GB2312"/>
        <w:sz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E39B6E0">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dqjU4AgAAcA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F12qNTgCAABwBAAADgAAAAAAAAABACAAAAAfAQAAZHJzL2Uyb0RvYy54&#10;bWxQSwUGAAAAAAYABgBZAQAAyQUAAAAA&#10;">
              <v:fill on="f" focussize="0,0"/>
              <v:stroke on="f" weight="0.5pt"/>
              <v:imagedata o:title=""/>
              <o:lock v:ext="edit" aspectratio="f"/>
              <v:textbox inset="0mm,0mm,0mm,0mm" style="mso-fit-shape-to-text:t;">
                <w:txbxContent>
                  <w:p w14:paraId="1E39B6E0">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E8D3A">
    <w:pPr>
      <w:pStyle w:val="17"/>
      <w:tabs>
        <w:tab w:val="center" w:pos="4320"/>
        <w:tab w:val="right" w:pos="8640"/>
        <w:tab w:val="clear" w:pos="4153"/>
        <w:tab w:val="clear"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53A1766">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Utpw5AgAAc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OUtpw5AgAAcQQAAA4AAAAAAAAAAQAgAAAAHwEAAGRycy9lMm9Eb2Mu&#10;eG1sUEsFBgAAAAAGAAYAWQEAAMoFAAAAAA==&#10;">
              <v:fill on="f" focussize="0,0"/>
              <v:stroke on="f" weight="0.5pt"/>
              <v:imagedata o:title=""/>
              <o:lock v:ext="edit" aspectratio="f"/>
              <v:textbox inset="0mm,0mm,0mm,0mm" style="mso-fit-shape-to-text:t;">
                <w:txbxContent>
                  <w:p w14:paraId="653A1766">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25451">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8B172">
    <w:pPr>
      <w:pStyle w:val="18"/>
      <w:pBdr>
        <w:bottom w:val="none" w:color="auto" w:sz="0" w:space="1"/>
      </w:pBdr>
      <w:jc w:val="both"/>
      <w:rPr>
        <w:rFonts w:hint="default" w:eastAsia="宋体"/>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1AE61">
    <w:pPr>
      <w:pStyle w:val="18"/>
      <w:pBdr>
        <w:bottom w:val="none" w:color="auto" w:sz="0" w:space="1"/>
      </w:pBdr>
      <w:jc w:val="left"/>
      <w:rPr>
        <w:rFonts w:hint="eastAsia" w:eastAsia="宋体"/>
        <w:lang w:val="en-US" w:eastAsia="zh-CN"/>
      </w:rPr>
    </w:pPr>
    <w:r>
      <w:rPr>
        <w:rFonts w:hint="eastAsia"/>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98C09">
    <w:pPr>
      <w:pStyle w:val="18"/>
      <w:jc w:val="left"/>
    </w:pPr>
    <w:r>
      <w:rPr>
        <w:rFonts w:hint="eastAsia"/>
      </w:rPr>
      <w:t xml:space="preserve">北京银行项目技术服务合同V13.0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568A">
    <w:pPr>
      <w:pStyle w:val="18"/>
      <w:pBdr>
        <w:bottom w:val="none" w:color="auto" w:sz="0" w:space="1"/>
      </w:pBdr>
      <w:jc w:val="left"/>
      <w:rPr>
        <w:rFonts w:hint="eastAsia" w:eastAsia="宋体"/>
        <w:lang w:val="en-US" w:eastAsia="zh-CN"/>
      </w:rPr>
    </w:pPr>
    <w:r>
      <w:rPr>
        <w:rFonts w:hint="eastAsia"/>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B566E">
    <w:pPr>
      <w:pStyle w:val="18"/>
      <w:pBdr>
        <w:bottom w:val="none" w:color="auto" w:sz="0" w:space="1"/>
      </w:pBdr>
      <w:jc w:val="left"/>
    </w:pPr>
    <w:r>
      <w:rPr>
        <w:rFonts w:hint="eastAsia"/>
        <w:lang w:val="en-US" w:eastAsia="zh-CN"/>
      </w:rPr>
      <w:t xml:space="preserve"> </w:t>
    </w:r>
    <w:r>
      <w:rPr>
        <w:rFonts w:hint="eastAsia"/>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DF9CE">
    <w:pPr>
      <w:pStyle w:val="18"/>
      <w:pBdr>
        <w:bottom w:val="none" w:color="auto" w:sz="0" w:space="1"/>
      </w:pBdr>
      <w:tabs>
        <w:tab w:val="center" w:pos="4320"/>
        <w:tab w:val="right" w:pos="8640"/>
        <w:tab w:val="clear" w:pos="4153"/>
        <w:tab w:val="clear" w:pos="8306"/>
      </w:tabs>
      <w:rPr>
        <w:rFonts w:hint="eastAsia" w:eastAsia="宋体"/>
        <w:sz w:val="22"/>
        <w:szCs w:val="22"/>
        <w:u w:val="single"/>
        <w:lang w:val="en-US" w:eastAsia="zh-CN"/>
      </w:rPr>
    </w:pPr>
    <w:r>
      <w:rPr>
        <w:rFonts w:hint="eastAsia"/>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5BB79">
    <w:pPr>
      <w:pStyle w:val="18"/>
      <w:pBdr>
        <w:bottom w:val="none" w:color="auto" w:sz="0" w:space="1"/>
      </w:pBdr>
      <w:tabs>
        <w:tab w:val="center" w:pos="4320"/>
        <w:tab w:val="right" w:pos="8640"/>
        <w:tab w:val="clear" w:pos="4153"/>
        <w:tab w:val="clear" w:pos="8306"/>
      </w:tabs>
      <w:rPr>
        <w:rFonts w:hint="eastAsia" w:eastAsia="宋体"/>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56B9C2"/>
    <w:multiLevelType w:val="singleLevel"/>
    <w:tmpl w:val="F956B9C2"/>
    <w:lvl w:ilvl="0" w:tentative="0">
      <w:start w:val="6"/>
      <w:numFmt w:val="decimal"/>
      <w:suff w:val="nothing"/>
      <w:lvlText w:val="%1、"/>
      <w:lvlJc w:val="left"/>
    </w:lvl>
  </w:abstractNum>
  <w:abstractNum w:abstractNumId="1">
    <w:nsid w:val="FDBB7A52"/>
    <w:multiLevelType w:val="singleLevel"/>
    <w:tmpl w:val="FDBB7A52"/>
    <w:lvl w:ilvl="0" w:tentative="0">
      <w:start w:val="4"/>
      <w:numFmt w:val="chineseCounting"/>
      <w:suff w:val="nothing"/>
      <w:lvlText w:val="%1、"/>
      <w:lvlJc w:val="left"/>
      <w:rPr>
        <w:rFonts w:hint="eastAsia"/>
      </w:rPr>
    </w:lvl>
  </w:abstractNum>
  <w:abstractNum w:abstractNumId="2">
    <w:nsid w:val="00000010"/>
    <w:multiLevelType w:val="multilevel"/>
    <w:tmpl w:val="0000001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F8E6556"/>
    <w:multiLevelType w:val="multilevel"/>
    <w:tmpl w:val="0F8E6556"/>
    <w:lvl w:ilvl="0" w:tentative="0">
      <w:start w:val="1"/>
      <w:numFmt w:val="decimal"/>
      <w:lvlText w:val="(%1)"/>
      <w:lvlJc w:val="left"/>
      <w:pPr>
        <w:ind w:left="420" w:hanging="420"/>
      </w:pPr>
      <w:rPr>
        <w:rFonts w:hint="eastAsia"/>
        <w:b/>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926AB9"/>
    <w:multiLevelType w:val="singleLevel"/>
    <w:tmpl w:val="2C926AB9"/>
    <w:lvl w:ilvl="0" w:tentative="0">
      <w:start w:val="1"/>
      <w:numFmt w:val="decimal"/>
      <w:suff w:val="nothing"/>
      <w:lvlText w:val="%1、"/>
      <w:lvlJc w:val="left"/>
    </w:lvl>
  </w:abstractNum>
  <w:abstractNum w:abstractNumId="5">
    <w:nsid w:val="385F4FA2"/>
    <w:multiLevelType w:val="multilevel"/>
    <w:tmpl w:val="385F4FA2"/>
    <w:lvl w:ilvl="0" w:tentative="0">
      <w:start w:val="1"/>
      <w:numFmt w:val="decimal"/>
      <w:pStyle w:val="59"/>
      <w:lvlText w:val="（%1）"/>
      <w:lvlJc w:val="left"/>
      <w:pPr>
        <w:ind w:left="420" w:hanging="420"/>
      </w:pPr>
      <w:rPr>
        <w:rFonts w:hint="default"/>
        <w:b w:val="0"/>
        <w:color w:val="auto"/>
        <w:sz w:val="24"/>
        <w:szCs w:val="24"/>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4F529821"/>
    <w:multiLevelType w:val="singleLevel"/>
    <w:tmpl w:val="4F529821"/>
    <w:lvl w:ilvl="0" w:tentative="0">
      <w:start w:val="8"/>
      <w:numFmt w:val="decimal"/>
      <w:lvlText w:val="%1."/>
      <w:lvlJc w:val="left"/>
      <w:pPr>
        <w:tabs>
          <w:tab w:val="left" w:pos="420"/>
        </w:tabs>
        <w:ind w:left="425" w:hanging="425"/>
      </w:pPr>
      <w:rPr>
        <w:rFonts w:hint="default"/>
      </w:rPr>
    </w:lvl>
  </w:abstractNum>
  <w:abstractNum w:abstractNumId="7">
    <w:nsid w:val="4FE7133B"/>
    <w:multiLevelType w:val="singleLevel"/>
    <w:tmpl w:val="4FE7133B"/>
    <w:lvl w:ilvl="0" w:tentative="0">
      <w:start w:val="1"/>
      <w:numFmt w:val="decimal"/>
      <w:lvlText w:val="(%1)"/>
      <w:lvlJc w:val="left"/>
      <w:pPr>
        <w:tabs>
          <w:tab w:val="left" w:pos="714"/>
        </w:tabs>
        <w:ind w:left="0" w:firstLine="370"/>
      </w:pPr>
      <w:rPr>
        <w:rFonts w:hint="default"/>
      </w:rPr>
    </w:lvl>
  </w:abstractNum>
  <w:abstractNum w:abstractNumId="8">
    <w:nsid w:val="66CC48C0"/>
    <w:multiLevelType w:val="singleLevel"/>
    <w:tmpl w:val="66CC48C0"/>
    <w:lvl w:ilvl="0" w:tentative="0">
      <w:start w:val="4"/>
      <w:numFmt w:val="decimal"/>
      <w:suff w:val="nothing"/>
      <w:lvlText w:val="%1、"/>
      <w:lvlJc w:val="left"/>
    </w:lvl>
  </w:abstractNum>
  <w:abstractNum w:abstractNumId="9">
    <w:nsid w:val="6FEF60BF"/>
    <w:multiLevelType w:val="multilevel"/>
    <w:tmpl w:val="6FEF60BF"/>
    <w:lvl w:ilvl="0" w:tentative="0">
      <w:start w:val="1"/>
      <w:numFmt w:val="decimal"/>
      <w:pStyle w:val="58"/>
      <w:lvlText w:val="1-%1、"/>
      <w:lvlJc w:val="left"/>
      <w:pPr>
        <w:ind w:left="-289" w:hanging="420"/>
      </w:pPr>
      <w:rPr>
        <w:rFonts w:hint="eastAsia" w:eastAsia="宋体" w:asciiTheme="minorEastAsia" w:hAnsiTheme="minorEastAsia"/>
      </w:rPr>
    </w:lvl>
    <w:lvl w:ilvl="1" w:tentative="0">
      <w:start w:val="1"/>
      <w:numFmt w:val="lowerLetter"/>
      <w:lvlText w:val="%2)"/>
      <w:lvlJc w:val="left"/>
      <w:pPr>
        <w:ind w:left="131" w:hanging="420"/>
      </w:pPr>
    </w:lvl>
    <w:lvl w:ilvl="2" w:tentative="0">
      <w:start w:val="1"/>
      <w:numFmt w:val="lowerRoman"/>
      <w:lvlText w:val="%3."/>
      <w:lvlJc w:val="right"/>
      <w:pPr>
        <w:ind w:left="551" w:hanging="420"/>
      </w:pPr>
    </w:lvl>
    <w:lvl w:ilvl="3" w:tentative="0">
      <w:start w:val="1"/>
      <w:numFmt w:val="decimal"/>
      <w:lvlText w:val="%4."/>
      <w:lvlJc w:val="left"/>
      <w:pPr>
        <w:ind w:left="971" w:hanging="420"/>
      </w:pPr>
    </w:lvl>
    <w:lvl w:ilvl="4" w:tentative="0">
      <w:start w:val="1"/>
      <w:numFmt w:val="lowerLetter"/>
      <w:lvlText w:val="%5)"/>
      <w:lvlJc w:val="left"/>
      <w:pPr>
        <w:ind w:left="1391" w:hanging="420"/>
      </w:pPr>
    </w:lvl>
    <w:lvl w:ilvl="5" w:tentative="0">
      <w:start w:val="1"/>
      <w:numFmt w:val="lowerRoman"/>
      <w:lvlText w:val="%6."/>
      <w:lvlJc w:val="right"/>
      <w:pPr>
        <w:ind w:left="1811" w:hanging="420"/>
      </w:pPr>
    </w:lvl>
    <w:lvl w:ilvl="6" w:tentative="0">
      <w:start w:val="1"/>
      <w:numFmt w:val="decimal"/>
      <w:lvlText w:val="%7."/>
      <w:lvlJc w:val="left"/>
      <w:pPr>
        <w:ind w:left="2231" w:hanging="420"/>
      </w:pPr>
    </w:lvl>
    <w:lvl w:ilvl="7" w:tentative="0">
      <w:start w:val="1"/>
      <w:numFmt w:val="lowerLetter"/>
      <w:lvlText w:val="%8)"/>
      <w:lvlJc w:val="left"/>
      <w:pPr>
        <w:ind w:left="2651" w:hanging="420"/>
      </w:pPr>
    </w:lvl>
    <w:lvl w:ilvl="8" w:tentative="0">
      <w:start w:val="1"/>
      <w:numFmt w:val="lowerRoman"/>
      <w:lvlText w:val="%9."/>
      <w:lvlJc w:val="right"/>
      <w:pPr>
        <w:ind w:left="3071" w:hanging="420"/>
      </w:pPr>
    </w:lvl>
  </w:abstractNum>
  <w:abstractNum w:abstractNumId="10">
    <w:nsid w:val="75895E16"/>
    <w:multiLevelType w:val="multilevel"/>
    <w:tmpl w:val="75895E16"/>
    <w:lvl w:ilvl="0" w:tentative="0">
      <w:start w:val="1"/>
      <w:numFmt w:val="decimal"/>
      <w:pStyle w:val="84"/>
      <w:lvlText w:val="*%1."/>
      <w:lvlJc w:val="left"/>
      <w:pPr>
        <w:ind w:left="420" w:hanging="420"/>
      </w:pPr>
      <w:rPr>
        <w:rFonts w:hint="eastAsia"/>
        <w:b w:val="0"/>
        <w:color w:val="auto"/>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
    <w:nsid w:val="75FD2AD3"/>
    <w:multiLevelType w:val="multilevel"/>
    <w:tmpl w:val="75FD2AD3"/>
    <w:lvl w:ilvl="0" w:tentative="0">
      <w:start w:val="1"/>
      <w:numFmt w:val="decimal"/>
      <w:pStyle w:val="85"/>
      <w:lvlText w:val="%1"/>
      <w:lvlJc w:val="left"/>
      <w:pPr>
        <w:ind w:left="0" w:firstLine="0"/>
      </w:pPr>
      <w:rPr>
        <w:rFonts w:hint="eastAsia"/>
      </w:rPr>
    </w:lvl>
    <w:lvl w:ilvl="1" w:tentative="0">
      <w:start w:val="1"/>
      <w:numFmt w:val="decimal"/>
      <w:pStyle w:val="52"/>
      <w:lvlText w:val="%1.%2"/>
      <w:lvlJc w:val="left"/>
      <w:pPr>
        <w:ind w:left="6380" w:firstLine="0"/>
      </w:pPr>
      <w:rPr>
        <w:rFonts w:hint="eastAsia"/>
        <w:color w:val="auto"/>
      </w:rPr>
    </w:lvl>
    <w:lvl w:ilvl="2" w:tentative="0">
      <w:start w:val="1"/>
      <w:numFmt w:val="decimal"/>
      <w:pStyle w:val="53"/>
      <w:lvlText w:val="%1.%2.%3"/>
      <w:lvlJc w:val="left"/>
      <w:pPr>
        <w:ind w:left="7797"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2">
    <w:nsid w:val="76D3462B"/>
    <w:multiLevelType w:val="multilevel"/>
    <w:tmpl w:val="76D3462B"/>
    <w:lvl w:ilvl="0" w:tentative="0">
      <w:start w:val="1"/>
      <w:numFmt w:val="chineseCountingThousand"/>
      <w:pStyle w:val="42"/>
      <w:lvlText w:val="%1、"/>
      <w:lvlJc w:val="left"/>
      <w:pPr>
        <w:ind w:left="425" w:hanging="425"/>
      </w:pPr>
      <w:rPr>
        <w:rFonts w:hint="eastAsia"/>
        <w:lang w:val="en-US"/>
      </w:rPr>
    </w:lvl>
    <w:lvl w:ilvl="1" w:tentative="0">
      <w:start w:val="1"/>
      <w:numFmt w:val="decimal"/>
      <w:pStyle w:val="40"/>
      <w:isLgl/>
      <w:lvlText w:val="%1.%2"/>
      <w:lvlJc w:val="left"/>
      <w:pPr>
        <w:ind w:left="992" w:hanging="567"/>
      </w:pPr>
      <w:rPr>
        <w:rFonts w:hint="eastAsia"/>
      </w:rPr>
    </w:lvl>
    <w:lvl w:ilvl="2" w:tentative="0">
      <w:start w:val="1"/>
      <w:numFmt w:val="decimal"/>
      <w:pStyle w:val="44"/>
      <w:isLgl/>
      <w:lvlText w:val="%1.%2.%3"/>
      <w:lvlJc w:val="left"/>
      <w:pPr>
        <w:ind w:left="1418" w:hanging="567"/>
      </w:pPr>
      <w:rPr>
        <w:rFonts w:hint="eastAsia"/>
      </w:rPr>
    </w:lvl>
    <w:lvl w:ilvl="3" w:tentative="0">
      <w:start w:val="1"/>
      <w:numFmt w:val="decimal"/>
      <w:pStyle w:val="43"/>
      <w:isLgl/>
      <w:lvlText w:val="%1.%2.%3.%4"/>
      <w:lvlJc w:val="left"/>
      <w:pPr>
        <w:ind w:left="1984" w:hanging="708"/>
      </w:pPr>
      <w:rPr>
        <w:rFonts w:hint="eastAsia" w:ascii="宋体" w:eastAsia="宋体"/>
        <w:b/>
        <w:i w:val="0"/>
        <w:sz w:val="24"/>
      </w:rPr>
    </w:lvl>
    <w:lvl w:ilvl="4" w:tentative="0">
      <w:start w:val="1"/>
      <w:numFmt w:val="decimal"/>
      <w:pStyle w:val="41"/>
      <w:isLgl/>
      <w:lvlText w:val="%1.%2.%3.%4.%5"/>
      <w:lvlJc w:val="left"/>
      <w:pPr>
        <w:ind w:left="2551" w:hanging="850"/>
      </w:pPr>
      <w:rPr>
        <w:rFonts w:hint="default" w:ascii="宋体" w:eastAsia="宋体"/>
        <w:b/>
        <w:i w:val="0"/>
        <w:sz w:val="24"/>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3">
    <w:nsid w:val="76FA6D8E"/>
    <w:multiLevelType w:val="singleLevel"/>
    <w:tmpl w:val="76FA6D8E"/>
    <w:lvl w:ilvl="0" w:tentative="0">
      <w:start w:val="6"/>
      <w:numFmt w:val="decimal"/>
      <w:suff w:val="nothing"/>
      <w:lvlText w:val="%1、"/>
      <w:lvlJc w:val="left"/>
    </w:lvl>
  </w:abstractNum>
  <w:abstractNum w:abstractNumId="14">
    <w:nsid w:val="7B843E43"/>
    <w:multiLevelType w:val="singleLevel"/>
    <w:tmpl w:val="7B843E43"/>
    <w:lvl w:ilvl="0" w:tentative="0">
      <w:start w:val="1"/>
      <w:numFmt w:val="decimal"/>
      <w:pStyle w:val="81"/>
      <w:lvlText w:val="%1."/>
      <w:lvlJc w:val="left"/>
      <w:pPr>
        <w:tabs>
          <w:tab w:val="left" w:pos="482"/>
        </w:tabs>
        <w:ind w:left="510" w:hanging="510"/>
      </w:pPr>
      <w:rPr>
        <w:rFonts w:hint="default" w:ascii="Arial" w:hAnsi="Arial"/>
        <w:b w:val="0"/>
        <w:i w:val="0"/>
        <w:sz w:val="24"/>
        <w:szCs w:val="24"/>
      </w:rPr>
    </w:lvl>
  </w:abstractNum>
  <w:abstractNum w:abstractNumId="15">
    <w:nsid w:val="7F4F5380"/>
    <w:multiLevelType w:val="multilevel"/>
    <w:tmpl w:val="7F4F5380"/>
    <w:lvl w:ilvl="0" w:tentative="0">
      <w:start w:val="1"/>
      <w:numFmt w:val="decimal"/>
      <w:lvlText w:val="%1."/>
      <w:lvlJc w:val="left"/>
      <w:pPr>
        <w:tabs>
          <w:tab w:val="left" w:pos="720"/>
        </w:tabs>
        <w:ind w:left="720" w:hanging="720"/>
      </w:pPr>
    </w:lvl>
    <w:lvl w:ilvl="1" w:tentative="0">
      <w:start w:val="1"/>
      <w:numFmt w:val="decimal"/>
      <w:pStyle w:val="88"/>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12"/>
  </w:num>
  <w:num w:numId="2">
    <w:abstractNumId w:val="11"/>
  </w:num>
  <w:num w:numId="3">
    <w:abstractNumId w:val="9"/>
  </w:num>
  <w:num w:numId="4">
    <w:abstractNumId w:val="5"/>
  </w:num>
  <w:num w:numId="5">
    <w:abstractNumId w:val="14"/>
  </w:num>
  <w:num w:numId="6">
    <w:abstractNumId w:val="10"/>
  </w:num>
  <w:num w:numId="7">
    <w:abstractNumId w:val="15"/>
  </w:num>
  <w:num w:numId="8">
    <w:abstractNumId w:val="2"/>
  </w:num>
  <w:num w:numId="9">
    <w:abstractNumId w:val="7"/>
  </w:num>
  <w:num w:numId="10">
    <w:abstractNumId w:val="6"/>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0"/>
  </w:num>
  <w:num w:numId="14">
    <w:abstractNumId w:val="1"/>
  </w:num>
  <w:num w:numId="15">
    <w:abstractNumId w:val="3"/>
  </w:num>
  <w:num w:numId="16">
    <w:abstractNumId w:val="8"/>
  </w:num>
  <w:num w:numId="1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用户">
    <w15:presenceInfo w15:providerId="None" w15:userId="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NjVhZTM0ZmZjMWUxODIzYmMxNzM0MjI1ZTYwMTEifQ=="/>
  </w:docVars>
  <w:rsids>
    <w:rsidRoot w:val="3DAE3EFB"/>
    <w:rsid w:val="00000F3C"/>
    <w:rsid w:val="000018F2"/>
    <w:rsid w:val="000025BC"/>
    <w:rsid w:val="000035CC"/>
    <w:rsid w:val="0000399E"/>
    <w:rsid w:val="00003C3A"/>
    <w:rsid w:val="00003E19"/>
    <w:rsid w:val="000047E4"/>
    <w:rsid w:val="00011124"/>
    <w:rsid w:val="0001353C"/>
    <w:rsid w:val="00014189"/>
    <w:rsid w:val="00017628"/>
    <w:rsid w:val="000204A8"/>
    <w:rsid w:val="00020DF0"/>
    <w:rsid w:val="00021216"/>
    <w:rsid w:val="00021CB4"/>
    <w:rsid w:val="00021ED8"/>
    <w:rsid w:val="00022251"/>
    <w:rsid w:val="00022B59"/>
    <w:rsid w:val="00022CAF"/>
    <w:rsid w:val="000233D3"/>
    <w:rsid w:val="000235AD"/>
    <w:rsid w:val="0002387C"/>
    <w:rsid w:val="0002398C"/>
    <w:rsid w:val="00026D1C"/>
    <w:rsid w:val="00027FFA"/>
    <w:rsid w:val="000304B0"/>
    <w:rsid w:val="00031633"/>
    <w:rsid w:val="000328B1"/>
    <w:rsid w:val="00033173"/>
    <w:rsid w:val="00034119"/>
    <w:rsid w:val="00034769"/>
    <w:rsid w:val="00034EF5"/>
    <w:rsid w:val="000353AD"/>
    <w:rsid w:val="00040D7F"/>
    <w:rsid w:val="000415BF"/>
    <w:rsid w:val="00041FE6"/>
    <w:rsid w:val="00042036"/>
    <w:rsid w:val="00042292"/>
    <w:rsid w:val="0004356E"/>
    <w:rsid w:val="00043B93"/>
    <w:rsid w:val="000445F0"/>
    <w:rsid w:val="00044DEA"/>
    <w:rsid w:val="00045385"/>
    <w:rsid w:val="00046998"/>
    <w:rsid w:val="00047B6C"/>
    <w:rsid w:val="000512F6"/>
    <w:rsid w:val="000527B9"/>
    <w:rsid w:val="00053382"/>
    <w:rsid w:val="00053426"/>
    <w:rsid w:val="00053881"/>
    <w:rsid w:val="0005583E"/>
    <w:rsid w:val="00055878"/>
    <w:rsid w:val="0005596B"/>
    <w:rsid w:val="00055A4C"/>
    <w:rsid w:val="00056CF9"/>
    <w:rsid w:val="000570A8"/>
    <w:rsid w:val="000606BD"/>
    <w:rsid w:val="0006074E"/>
    <w:rsid w:val="00060C61"/>
    <w:rsid w:val="00061D6F"/>
    <w:rsid w:val="00062CAA"/>
    <w:rsid w:val="000635A5"/>
    <w:rsid w:val="00063ECF"/>
    <w:rsid w:val="000649D4"/>
    <w:rsid w:val="00065608"/>
    <w:rsid w:val="0006628A"/>
    <w:rsid w:val="00066377"/>
    <w:rsid w:val="000663A6"/>
    <w:rsid w:val="00070365"/>
    <w:rsid w:val="00070A75"/>
    <w:rsid w:val="00070B2B"/>
    <w:rsid w:val="00071106"/>
    <w:rsid w:val="00071E3C"/>
    <w:rsid w:val="00072D45"/>
    <w:rsid w:val="00073A17"/>
    <w:rsid w:val="00073DD2"/>
    <w:rsid w:val="00073F6B"/>
    <w:rsid w:val="00074480"/>
    <w:rsid w:val="0008317E"/>
    <w:rsid w:val="00084AE9"/>
    <w:rsid w:val="000856E2"/>
    <w:rsid w:val="0008586F"/>
    <w:rsid w:val="000858F1"/>
    <w:rsid w:val="00086D01"/>
    <w:rsid w:val="00086E20"/>
    <w:rsid w:val="00086F0E"/>
    <w:rsid w:val="000928B2"/>
    <w:rsid w:val="00093D06"/>
    <w:rsid w:val="00093DA6"/>
    <w:rsid w:val="000940FE"/>
    <w:rsid w:val="00094823"/>
    <w:rsid w:val="00095380"/>
    <w:rsid w:val="0009765C"/>
    <w:rsid w:val="000977E6"/>
    <w:rsid w:val="000979BB"/>
    <w:rsid w:val="000A0C26"/>
    <w:rsid w:val="000A1140"/>
    <w:rsid w:val="000A256E"/>
    <w:rsid w:val="000A26C9"/>
    <w:rsid w:val="000A401F"/>
    <w:rsid w:val="000A4088"/>
    <w:rsid w:val="000A47AB"/>
    <w:rsid w:val="000A586A"/>
    <w:rsid w:val="000A632E"/>
    <w:rsid w:val="000A67CC"/>
    <w:rsid w:val="000A6D2F"/>
    <w:rsid w:val="000A796B"/>
    <w:rsid w:val="000B04CA"/>
    <w:rsid w:val="000B2E09"/>
    <w:rsid w:val="000B5035"/>
    <w:rsid w:val="000B588A"/>
    <w:rsid w:val="000B643A"/>
    <w:rsid w:val="000B70AD"/>
    <w:rsid w:val="000C08C2"/>
    <w:rsid w:val="000C1A55"/>
    <w:rsid w:val="000C3489"/>
    <w:rsid w:val="000C3A02"/>
    <w:rsid w:val="000C636D"/>
    <w:rsid w:val="000C7061"/>
    <w:rsid w:val="000D0353"/>
    <w:rsid w:val="000D1887"/>
    <w:rsid w:val="000D26F0"/>
    <w:rsid w:val="000D3D02"/>
    <w:rsid w:val="000D3E6E"/>
    <w:rsid w:val="000D5FF1"/>
    <w:rsid w:val="000D612C"/>
    <w:rsid w:val="000D6A00"/>
    <w:rsid w:val="000E046A"/>
    <w:rsid w:val="000E1689"/>
    <w:rsid w:val="000E192A"/>
    <w:rsid w:val="000E3175"/>
    <w:rsid w:val="000E3B7A"/>
    <w:rsid w:val="000E3BB0"/>
    <w:rsid w:val="000E5286"/>
    <w:rsid w:val="000E58B2"/>
    <w:rsid w:val="000F040D"/>
    <w:rsid w:val="000F0DD7"/>
    <w:rsid w:val="000F1D8B"/>
    <w:rsid w:val="000F27B9"/>
    <w:rsid w:val="000F2A52"/>
    <w:rsid w:val="000F463B"/>
    <w:rsid w:val="000F522B"/>
    <w:rsid w:val="000F5AE1"/>
    <w:rsid w:val="000F6404"/>
    <w:rsid w:val="000F6619"/>
    <w:rsid w:val="000F7292"/>
    <w:rsid w:val="000F734F"/>
    <w:rsid w:val="000F7CDA"/>
    <w:rsid w:val="00101462"/>
    <w:rsid w:val="001017C1"/>
    <w:rsid w:val="00102894"/>
    <w:rsid w:val="00103D30"/>
    <w:rsid w:val="00104330"/>
    <w:rsid w:val="001044E6"/>
    <w:rsid w:val="001066B6"/>
    <w:rsid w:val="00112044"/>
    <w:rsid w:val="00112456"/>
    <w:rsid w:val="00112492"/>
    <w:rsid w:val="001125F9"/>
    <w:rsid w:val="00113B22"/>
    <w:rsid w:val="00114F7E"/>
    <w:rsid w:val="00116030"/>
    <w:rsid w:val="0011791A"/>
    <w:rsid w:val="00121E7B"/>
    <w:rsid w:val="001224FA"/>
    <w:rsid w:val="001225C1"/>
    <w:rsid w:val="00124A49"/>
    <w:rsid w:val="00125D76"/>
    <w:rsid w:val="00126A80"/>
    <w:rsid w:val="00126CB2"/>
    <w:rsid w:val="00126E7D"/>
    <w:rsid w:val="001300F3"/>
    <w:rsid w:val="00130CE8"/>
    <w:rsid w:val="00130ECB"/>
    <w:rsid w:val="0013208E"/>
    <w:rsid w:val="001325B2"/>
    <w:rsid w:val="0013446B"/>
    <w:rsid w:val="00135845"/>
    <w:rsid w:val="00135E12"/>
    <w:rsid w:val="001378E5"/>
    <w:rsid w:val="0013794D"/>
    <w:rsid w:val="00140161"/>
    <w:rsid w:val="00140515"/>
    <w:rsid w:val="00140746"/>
    <w:rsid w:val="00140F48"/>
    <w:rsid w:val="00142162"/>
    <w:rsid w:val="001426A7"/>
    <w:rsid w:val="00143568"/>
    <w:rsid w:val="00144CB3"/>
    <w:rsid w:val="001459F7"/>
    <w:rsid w:val="00145C72"/>
    <w:rsid w:val="0014700D"/>
    <w:rsid w:val="00147311"/>
    <w:rsid w:val="00147380"/>
    <w:rsid w:val="001511F3"/>
    <w:rsid w:val="0015217F"/>
    <w:rsid w:val="0015319A"/>
    <w:rsid w:val="0015524E"/>
    <w:rsid w:val="00155514"/>
    <w:rsid w:val="0016017E"/>
    <w:rsid w:val="001602FD"/>
    <w:rsid w:val="00160B80"/>
    <w:rsid w:val="00162160"/>
    <w:rsid w:val="00164063"/>
    <w:rsid w:val="001653D1"/>
    <w:rsid w:val="00166781"/>
    <w:rsid w:val="00166F43"/>
    <w:rsid w:val="00171360"/>
    <w:rsid w:val="00171CAA"/>
    <w:rsid w:val="00173F3E"/>
    <w:rsid w:val="00177777"/>
    <w:rsid w:val="00177AF3"/>
    <w:rsid w:val="001802E5"/>
    <w:rsid w:val="00180801"/>
    <w:rsid w:val="00180F58"/>
    <w:rsid w:val="00181AF1"/>
    <w:rsid w:val="0018297E"/>
    <w:rsid w:val="00182EF1"/>
    <w:rsid w:val="00184DB1"/>
    <w:rsid w:val="00185199"/>
    <w:rsid w:val="00190070"/>
    <w:rsid w:val="001902EB"/>
    <w:rsid w:val="00193AE1"/>
    <w:rsid w:val="00193D2B"/>
    <w:rsid w:val="00194820"/>
    <w:rsid w:val="00196E6C"/>
    <w:rsid w:val="001A0761"/>
    <w:rsid w:val="001A077A"/>
    <w:rsid w:val="001A0882"/>
    <w:rsid w:val="001A0BFA"/>
    <w:rsid w:val="001A1027"/>
    <w:rsid w:val="001A2B7F"/>
    <w:rsid w:val="001A4BBD"/>
    <w:rsid w:val="001A7A6D"/>
    <w:rsid w:val="001B084B"/>
    <w:rsid w:val="001B0C9E"/>
    <w:rsid w:val="001B1806"/>
    <w:rsid w:val="001B2141"/>
    <w:rsid w:val="001B2EED"/>
    <w:rsid w:val="001B3A2B"/>
    <w:rsid w:val="001B3A47"/>
    <w:rsid w:val="001B3EDC"/>
    <w:rsid w:val="001B6150"/>
    <w:rsid w:val="001B63CC"/>
    <w:rsid w:val="001B7890"/>
    <w:rsid w:val="001C1BD1"/>
    <w:rsid w:val="001C29D6"/>
    <w:rsid w:val="001C2A22"/>
    <w:rsid w:val="001C3207"/>
    <w:rsid w:val="001C329A"/>
    <w:rsid w:val="001C33E1"/>
    <w:rsid w:val="001C45A6"/>
    <w:rsid w:val="001C5099"/>
    <w:rsid w:val="001C60E0"/>
    <w:rsid w:val="001C61D4"/>
    <w:rsid w:val="001C63D7"/>
    <w:rsid w:val="001C671C"/>
    <w:rsid w:val="001C7031"/>
    <w:rsid w:val="001C7A46"/>
    <w:rsid w:val="001D05DE"/>
    <w:rsid w:val="001D0D9E"/>
    <w:rsid w:val="001D0FE4"/>
    <w:rsid w:val="001D18C9"/>
    <w:rsid w:val="001D20B3"/>
    <w:rsid w:val="001D2832"/>
    <w:rsid w:val="001D2A6B"/>
    <w:rsid w:val="001D5401"/>
    <w:rsid w:val="001D58EB"/>
    <w:rsid w:val="001D64AB"/>
    <w:rsid w:val="001D67C4"/>
    <w:rsid w:val="001D6EC1"/>
    <w:rsid w:val="001D7E54"/>
    <w:rsid w:val="001E034C"/>
    <w:rsid w:val="001E1CE2"/>
    <w:rsid w:val="001E1DF0"/>
    <w:rsid w:val="001E2661"/>
    <w:rsid w:val="001E5429"/>
    <w:rsid w:val="001E7768"/>
    <w:rsid w:val="001E7C59"/>
    <w:rsid w:val="001F04EF"/>
    <w:rsid w:val="001F2625"/>
    <w:rsid w:val="001F39EF"/>
    <w:rsid w:val="001F4743"/>
    <w:rsid w:val="001F554E"/>
    <w:rsid w:val="001F6BC0"/>
    <w:rsid w:val="001F6CDA"/>
    <w:rsid w:val="00200564"/>
    <w:rsid w:val="0020086F"/>
    <w:rsid w:val="00200BED"/>
    <w:rsid w:val="00201420"/>
    <w:rsid w:val="00201954"/>
    <w:rsid w:val="002025B2"/>
    <w:rsid w:val="002036CE"/>
    <w:rsid w:val="0020385E"/>
    <w:rsid w:val="00204545"/>
    <w:rsid w:val="002045F4"/>
    <w:rsid w:val="00205EF4"/>
    <w:rsid w:val="00206085"/>
    <w:rsid w:val="002104C4"/>
    <w:rsid w:val="00211537"/>
    <w:rsid w:val="002119BE"/>
    <w:rsid w:val="002123D8"/>
    <w:rsid w:val="00213078"/>
    <w:rsid w:val="00213364"/>
    <w:rsid w:val="0021387C"/>
    <w:rsid w:val="00214082"/>
    <w:rsid w:val="0021424B"/>
    <w:rsid w:val="002145EB"/>
    <w:rsid w:val="002148DA"/>
    <w:rsid w:val="00217857"/>
    <w:rsid w:val="00217DEE"/>
    <w:rsid w:val="0022102F"/>
    <w:rsid w:val="00223D60"/>
    <w:rsid w:val="002247A2"/>
    <w:rsid w:val="0022516C"/>
    <w:rsid w:val="002313CC"/>
    <w:rsid w:val="00233965"/>
    <w:rsid w:val="002339F4"/>
    <w:rsid w:val="0023421D"/>
    <w:rsid w:val="002349E8"/>
    <w:rsid w:val="0023568A"/>
    <w:rsid w:val="00237215"/>
    <w:rsid w:val="00240185"/>
    <w:rsid w:val="0024024D"/>
    <w:rsid w:val="002408DF"/>
    <w:rsid w:val="002414AB"/>
    <w:rsid w:val="00241E70"/>
    <w:rsid w:val="002424A8"/>
    <w:rsid w:val="00243D18"/>
    <w:rsid w:val="00244536"/>
    <w:rsid w:val="002449A9"/>
    <w:rsid w:val="002452EB"/>
    <w:rsid w:val="0024781E"/>
    <w:rsid w:val="0025048E"/>
    <w:rsid w:val="00250903"/>
    <w:rsid w:val="00251984"/>
    <w:rsid w:val="00251AE2"/>
    <w:rsid w:val="00252AA7"/>
    <w:rsid w:val="002535B2"/>
    <w:rsid w:val="0025521A"/>
    <w:rsid w:val="00255C9B"/>
    <w:rsid w:val="00255E6F"/>
    <w:rsid w:val="002567ED"/>
    <w:rsid w:val="00257DB9"/>
    <w:rsid w:val="00260223"/>
    <w:rsid w:val="002605F4"/>
    <w:rsid w:val="00261399"/>
    <w:rsid w:val="0026170B"/>
    <w:rsid w:val="00261D13"/>
    <w:rsid w:val="002633CA"/>
    <w:rsid w:val="00264605"/>
    <w:rsid w:val="0026575F"/>
    <w:rsid w:val="00265C27"/>
    <w:rsid w:val="00266B94"/>
    <w:rsid w:val="00267786"/>
    <w:rsid w:val="002706EA"/>
    <w:rsid w:val="00270E0C"/>
    <w:rsid w:val="002714A5"/>
    <w:rsid w:val="00271BFB"/>
    <w:rsid w:val="002720B1"/>
    <w:rsid w:val="002734CD"/>
    <w:rsid w:val="00273B20"/>
    <w:rsid w:val="00275C0E"/>
    <w:rsid w:val="00276681"/>
    <w:rsid w:val="0027688E"/>
    <w:rsid w:val="00277339"/>
    <w:rsid w:val="0028194D"/>
    <w:rsid w:val="002856B6"/>
    <w:rsid w:val="00285CBA"/>
    <w:rsid w:val="002870D6"/>
    <w:rsid w:val="0028710F"/>
    <w:rsid w:val="00287F89"/>
    <w:rsid w:val="00290296"/>
    <w:rsid w:val="002908B6"/>
    <w:rsid w:val="002920A6"/>
    <w:rsid w:val="00292290"/>
    <w:rsid w:val="002934E6"/>
    <w:rsid w:val="00293EA2"/>
    <w:rsid w:val="00294873"/>
    <w:rsid w:val="00294E06"/>
    <w:rsid w:val="00295861"/>
    <w:rsid w:val="002A1A69"/>
    <w:rsid w:val="002A2C82"/>
    <w:rsid w:val="002A43EE"/>
    <w:rsid w:val="002A73D7"/>
    <w:rsid w:val="002B203D"/>
    <w:rsid w:val="002B44E3"/>
    <w:rsid w:val="002B4F3B"/>
    <w:rsid w:val="002B5CD2"/>
    <w:rsid w:val="002B6036"/>
    <w:rsid w:val="002B6772"/>
    <w:rsid w:val="002B766F"/>
    <w:rsid w:val="002B7F14"/>
    <w:rsid w:val="002C1482"/>
    <w:rsid w:val="002C1658"/>
    <w:rsid w:val="002C2038"/>
    <w:rsid w:val="002C2BA6"/>
    <w:rsid w:val="002C45E8"/>
    <w:rsid w:val="002C57BE"/>
    <w:rsid w:val="002C6C2C"/>
    <w:rsid w:val="002C736B"/>
    <w:rsid w:val="002D0A07"/>
    <w:rsid w:val="002D19FD"/>
    <w:rsid w:val="002D1E17"/>
    <w:rsid w:val="002D31F1"/>
    <w:rsid w:val="002D321B"/>
    <w:rsid w:val="002D7B2C"/>
    <w:rsid w:val="002E0999"/>
    <w:rsid w:val="002E173E"/>
    <w:rsid w:val="002E20B6"/>
    <w:rsid w:val="002E2730"/>
    <w:rsid w:val="002E4A02"/>
    <w:rsid w:val="002E5707"/>
    <w:rsid w:val="002E6E54"/>
    <w:rsid w:val="002E7BC4"/>
    <w:rsid w:val="002F1EC5"/>
    <w:rsid w:val="002F26E9"/>
    <w:rsid w:val="002F31B7"/>
    <w:rsid w:val="00300207"/>
    <w:rsid w:val="00300E2B"/>
    <w:rsid w:val="00302BDB"/>
    <w:rsid w:val="003030AD"/>
    <w:rsid w:val="003033F9"/>
    <w:rsid w:val="0030353C"/>
    <w:rsid w:val="003039DF"/>
    <w:rsid w:val="00310687"/>
    <w:rsid w:val="00310743"/>
    <w:rsid w:val="0031085C"/>
    <w:rsid w:val="00310BB1"/>
    <w:rsid w:val="00313181"/>
    <w:rsid w:val="00314458"/>
    <w:rsid w:val="003158E6"/>
    <w:rsid w:val="00320875"/>
    <w:rsid w:val="00323CB4"/>
    <w:rsid w:val="0032458E"/>
    <w:rsid w:val="003257A1"/>
    <w:rsid w:val="00325B9D"/>
    <w:rsid w:val="003261A5"/>
    <w:rsid w:val="00326BB1"/>
    <w:rsid w:val="00327E13"/>
    <w:rsid w:val="003302C8"/>
    <w:rsid w:val="00330F97"/>
    <w:rsid w:val="00331594"/>
    <w:rsid w:val="0033332A"/>
    <w:rsid w:val="00335879"/>
    <w:rsid w:val="00335E3A"/>
    <w:rsid w:val="00342999"/>
    <w:rsid w:val="00342C77"/>
    <w:rsid w:val="00342EA7"/>
    <w:rsid w:val="00343521"/>
    <w:rsid w:val="0034352A"/>
    <w:rsid w:val="00343B37"/>
    <w:rsid w:val="003446E5"/>
    <w:rsid w:val="00345761"/>
    <w:rsid w:val="003457DB"/>
    <w:rsid w:val="0034643F"/>
    <w:rsid w:val="003470D4"/>
    <w:rsid w:val="00350A3B"/>
    <w:rsid w:val="00351830"/>
    <w:rsid w:val="003522A3"/>
    <w:rsid w:val="00353850"/>
    <w:rsid w:val="00354969"/>
    <w:rsid w:val="00355200"/>
    <w:rsid w:val="0036174F"/>
    <w:rsid w:val="003619B0"/>
    <w:rsid w:val="00362E57"/>
    <w:rsid w:val="0036328A"/>
    <w:rsid w:val="0036336B"/>
    <w:rsid w:val="00364656"/>
    <w:rsid w:val="00365C3E"/>
    <w:rsid w:val="00366617"/>
    <w:rsid w:val="003670B0"/>
    <w:rsid w:val="00367B36"/>
    <w:rsid w:val="0037117D"/>
    <w:rsid w:val="003717E4"/>
    <w:rsid w:val="00371E35"/>
    <w:rsid w:val="0037351C"/>
    <w:rsid w:val="003749A4"/>
    <w:rsid w:val="003764A4"/>
    <w:rsid w:val="00376A83"/>
    <w:rsid w:val="00380987"/>
    <w:rsid w:val="0038185F"/>
    <w:rsid w:val="003822AF"/>
    <w:rsid w:val="00382330"/>
    <w:rsid w:val="00382512"/>
    <w:rsid w:val="003835FC"/>
    <w:rsid w:val="00384C75"/>
    <w:rsid w:val="00385F71"/>
    <w:rsid w:val="00386463"/>
    <w:rsid w:val="00386B95"/>
    <w:rsid w:val="0038728C"/>
    <w:rsid w:val="00390C7E"/>
    <w:rsid w:val="00391C02"/>
    <w:rsid w:val="00392658"/>
    <w:rsid w:val="00393705"/>
    <w:rsid w:val="00394712"/>
    <w:rsid w:val="00395D1B"/>
    <w:rsid w:val="00396DF4"/>
    <w:rsid w:val="00397639"/>
    <w:rsid w:val="00397C28"/>
    <w:rsid w:val="003A14E7"/>
    <w:rsid w:val="003A29FD"/>
    <w:rsid w:val="003A2D1F"/>
    <w:rsid w:val="003A3183"/>
    <w:rsid w:val="003A390D"/>
    <w:rsid w:val="003A3F1C"/>
    <w:rsid w:val="003A485E"/>
    <w:rsid w:val="003A568E"/>
    <w:rsid w:val="003A57D1"/>
    <w:rsid w:val="003A5B73"/>
    <w:rsid w:val="003B03A2"/>
    <w:rsid w:val="003B1E0D"/>
    <w:rsid w:val="003B3FE2"/>
    <w:rsid w:val="003B78D2"/>
    <w:rsid w:val="003C0BC2"/>
    <w:rsid w:val="003C0CED"/>
    <w:rsid w:val="003C11D2"/>
    <w:rsid w:val="003C2AE6"/>
    <w:rsid w:val="003C32BF"/>
    <w:rsid w:val="003C54E5"/>
    <w:rsid w:val="003C6857"/>
    <w:rsid w:val="003C6896"/>
    <w:rsid w:val="003C7D5D"/>
    <w:rsid w:val="003D1127"/>
    <w:rsid w:val="003D1D3A"/>
    <w:rsid w:val="003D2E94"/>
    <w:rsid w:val="003D50B0"/>
    <w:rsid w:val="003D6087"/>
    <w:rsid w:val="003D79EE"/>
    <w:rsid w:val="003E0662"/>
    <w:rsid w:val="003E0DE4"/>
    <w:rsid w:val="003E4898"/>
    <w:rsid w:val="003E4BC2"/>
    <w:rsid w:val="003E6093"/>
    <w:rsid w:val="003E73FC"/>
    <w:rsid w:val="003E787F"/>
    <w:rsid w:val="003E79D4"/>
    <w:rsid w:val="003E7A74"/>
    <w:rsid w:val="003F11F8"/>
    <w:rsid w:val="003F2553"/>
    <w:rsid w:val="003F2CBE"/>
    <w:rsid w:val="003F35F1"/>
    <w:rsid w:val="003F36B9"/>
    <w:rsid w:val="00400FCC"/>
    <w:rsid w:val="004032B2"/>
    <w:rsid w:val="004032F2"/>
    <w:rsid w:val="00403C1F"/>
    <w:rsid w:val="00403D40"/>
    <w:rsid w:val="004061F0"/>
    <w:rsid w:val="0041046B"/>
    <w:rsid w:val="00412E87"/>
    <w:rsid w:val="004147B3"/>
    <w:rsid w:val="00414AB3"/>
    <w:rsid w:val="00415011"/>
    <w:rsid w:val="0041544B"/>
    <w:rsid w:val="00417A54"/>
    <w:rsid w:val="00420261"/>
    <w:rsid w:val="00421D7C"/>
    <w:rsid w:val="004228BF"/>
    <w:rsid w:val="0042329F"/>
    <w:rsid w:val="004238E9"/>
    <w:rsid w:val="004243D4"/>
    <w:rsid w:val="004258EA"/>
    <w:rsid w:val="004259BE"/>
    <w:rsid w:val="00425A6F"/>
    <w:rsid w:val="00425AF3"/>
    <w:rsid w:val="00425B23"/>
    <w:rsid w:val="00425EEB"/>
    <w:rsid w:val="004263D5"/>
    <w:rsid w:val="004264E8"/>
    <w:rsid w:val="00426710"/>
    <w:rsid w:val="00426D36"/>
    <w:rsid w:val="00430675"/>
    <w:rsid w:val="00432A14"/>
    <w:rsid w:val="00432EDD"/>
    <w:rsid w:val="004338E0"/>
    <w:rsid w:val="00434083"/>
    <w:rsid w:val="004340FC"/>
    <w:rsid w:val="004350ED"/>
    <w:rsid w:val="00435EAC"/>
    <w:rsid w:val="00435EC5"/>
    <w:rsid w:val="00436F13"/>
    <w:rsid w:val="00440BB6"/>
    <w:rsid w:val="00441B1C"/>
    <w:rsid w:val="00442E62"/>
    <w:rsid w:val="004438A3"/>
    <w:rsid w:val="00443CBA"/>
    <w:rsid w:val="004444AE"/>
    <w:rsid w:val="00444D17"/>
    <w:rsid w:val="00446667"/>
    <w:rsid w:val="00446DD1"/>
    <w:rsid w:val="004473A9"/>
    <w:rsid w:val="00447817"/>
    <w:rsid w:val="00447B55"/>
    <w:rsid w:val="0045019D"/>
    <w:rsid w:val="00450617"/>
    <w:rsid w:val="00453596"/>
    <w:rsid w:val="00455434"/>
    <w:rsid w:val="0045611E"/>
    <w:rsid w:val="004570DB"/>
    <w:rsid w:val="00457530"/>
    <w:rsid w:val="00457A33"/>
    <w:rsid w:val="00457CF7"/>
    <w:rsid w:val="00457E7F"/>
    <w:rsid w:val="00460050"/>
    <w:rsid w:val="0046147E"/>
    <w:rsid w:val="00461596"/>
    <w:rsid w:val="004616EB"/>
    <w:rsid w:val="004618AA"/>
    <w:rsid w:val="0046272B"/>
    <w:rsid w:val="004628A5"/>
    <w:rsid w:val="004630D7"/>
    <w:rsid w:val="00464E4D"/>
    <w:rsid w:val="00464F67"/>
    <w:rsid w:val="004678F7"/>
    <w:rsid w:val="00467AA2"/>
    <w:rsid w:val="00467BF5"/>
    <w:rsid w:val="00470921"/>
    <w:rsid w:val="0047101B"/>
    <w:rsid w:val="004714AB"/>
    <w:rsid w:val="00473D89"/>
    <w:rsid w:val="004747C0"/>
    <w:rsid w:val="00474C49"/>
    <w:rsid w:val="004751C3"/>
    <w:rsid w:val="00475856"/>
    <w:rsid w:val="00477E83"/>
    <w:rsid w:val="00480A22"/>
    <w:rsid w:val="00481192"/>
    <w:rsid w:val="00481EB1"/>
    <w:rsid w:val="004824AF"/>
    <w:rsid w:val="004827EB"/>
    <w:rsid w:val="004833FC"/>
    <w:rsid w:val="004843ED"/>
    <w:rsid w:val="004858BF"/>
    <w:rsid w:val="00485EDB"/>
    <w:rsid w:val="00486E09"/>
    <w:rsid w:val="0048761C"/>
    <w:rsid w:val="00487F56"/>
    <w:rsid w:val="00490236"/>
    <w:rsid w:val="004913E5"/>
    <w:rsid w:val="00493F1C"/>
    <w:rsid w:val="004952BF"/>
    <w:rsid w:val="004954AB"/>
    <w:rsid w:val="004956D9"/>
    <w:rsid w:val="004958E3"/>
    <w:rsid w:val="0049634C"/>
    <w:rsid w:val="00496926"/>
    <w:rsid w:val="004A0898"/>
    <w:rsid w:val="004A13EF"/>
    <w:rsid w:val="004A2360"/>
    <w:rsid w:val="004A3526"/>
    <w:rsid w:val="004A46CA"/>
    <w:rsid w:val="004A5CD0"/>
    <w:rsid w:val="004A6AA9"/>
    <w:rsid w:val="004A6FF1"/>
    <w:rsid w:val="004A73F6"/>
    <w:rsid w:val="004B0348"/>
    <w:rsid w:val="004B042B"/>
    <w:rsid w:val="004B1341"/>
    <w:rsid w:val="004B2BF0"/>
    <w:rsid w:val="004B2F53"/>
    <w:rsid w:val="004B39EC"/>
    <w:rsid w:val="004B3BDF"/>
    <w:rsid w:val="004B44CA"/>
    <w:rsid w:val="004B47AF"/>
    <w:rsid w:val="004B632C"/>
    <w:rsid w:val="004B652E"/>
    <w:rsid w:val="004C12C0"/>
    <w:rsid w:val="004C150B"/>
    <w:rsid w:val="004C1E74"/>
    <w:rsid w:val="004C2B56"/>
    <w:rsid w:val="004C3C72"/>
    <w:rsid w:val="004C4CE0"/>
    <w:rsid w:val="004C5586"/>
    <w:rsid w:val="004C5B53"/>
    <w:rsid w:val="004C64CC"/>
    <w:rsid w:val="004C6FF2"/>
    <w:rsid w:val="004C73C4"/>
    <w:rsid w:val="004D017B"/>
    <w:rsid w:val="004D1D80"/>
    <w:rsid w:val="004D39BD"/>
    <w:rsid w:val="004D635D"/>
    <w:rsid w:val="004D6EF1"/>
    <w:rsid w:val="004D7A09"/>
    <w:rsid w:val="004E070E"/>
    <w:rsid w:val="004E1505"/>
    <w:rsid w:val="004E1516"/>
    <w:rsid w:val="004E15C1"/>
    <w:rsid w:val="004E17FA"/>
    <w:rsid w:val="004E2A2D"/>
    <w:rsid w:val="004E4009"/>
    <w:rsid w:val="004E4E4F"/>
    <w:rsid w:val="004E5A9B"/>
    <w:rsid w:val="004E682A"/>
    <w:rsid w:val="004E687A"/>
    <w:rsid w:val="004E7107"/>
    <w:rsid w:val="004E7E51"/>
    <w:rsid w:val="004F0089"/>
    <w:rsid w:val="004F02E7"/>
    <w:rsid w:val="004F0782"/>
    <w:rsid w:val="004F1672"/>
    <w:rsid w:val="004F1747"/>
    <w:rsid w:val="004F177A"/>
    <w:rsid w:val="004F1AA0"/>
    <w:rsid w:val="004F4661"/>
    <w:rsid w:val="004F4735"/>
    <w:rsid w:val="005000EA"/>
    <w:rsid w:val="00501668"/>
    <w:rsid w:val="0050301E"/>
    <w:rsid w:val="0050418D"/>
    <w:rsid w:val="00504659"/>
    <w:rsid w:val="0050473D"/>
    <w:rsid w:val="00504CCC"/>
    <w:rsid w:val="00506AE6"/>
    <w:rsid w:val="005075D8"/>
    <w:rsid w:val="005076EB"/>
    <w:rsid w:val="00507CBD"/>
    <w:rsid w:val="00511319"/>
    <w:rsid w:val="0051184B"/>
    <w:rsid w:val="005152C3"/>
    <w:rsid w:val="0051578F"/>
    <w:rsid w:val="005172C1"/>
    <w:rsid w:val="00521D8D"/>
    <w:rsid w:val="00521DB7"/>
    <w:rsid w:val="0052467C"/>
    <w:rsid w:val="005247BC"/>
    <w:rsid w:val="00526034"/>
    <w:rsid w:val="005300A3"/>
    <w:rsid w:val="005300F7"/>
    <w:rsid w:val="0053012F"/>
    <w:rsid w:val="005303E7"/>
    <w:rsid w:val="0053083F"/>
    <w:rsid w:val="00530B0F"/>
    <w:rsid w:val="00532A30"/>
    <w:rsid w:val="0053300A"/>
    <w:rsid w:val="00533342"/>
    <w:rsid w:val="00533770"/>
    <w:rsid w:val="00533989"/>
    <w:rsid w:val="005339FE"/>
    <w:rsid w:val="00535DAB"/>
    <w:rsid w:val="005362E4"/>
    <w:rsid w:val="00537766"/>
    <w:rsid w:val="00540C05"/>
    <w:rsid w:val="00540DBA"/>
    <w:rsid w:val="00541BB9"/>
    <w:rsid w:val="0054266D"/>
    <w:rsid w:val="00542832"/>
    <w:rsid w:val="00545438"/>
    <w:rsid w:val="00547420"/>
    <w:rsid w:val="00550CEF"/>
    <w:rsid w:val="005529CB"/>
    <w:rsid w:val="0055571F"/>
    <w:rsid w:val="00555B76"/>
    <w:rsid w:val="00556E31"/>
    <w:rsid w:val="00557993"/>
    <w:rsid w:val="00557B41"/>
    <w:rsid w:val="00562076"/>
    <w:rsid w:val="00563CBB"/>
    <w:rsid w:val="005649A3"/>
    <w:rsid w:val="00564B25"/>
    <w:rsid w:val="005657C8"/>
    <w:rsid w:val="00565E2F"/>
    <w:rsid w:val="00566302"/>
    <w:rsid w:val="00566585"/>
    <w:rsid w:val="0056779A"/>
    <w:rsid w:val="00567E22"/>
    <w:rsid w:val="00570296"/>
    <w:rsid w:val="005710AE"/>
    <w:rsid w:val="005719EF"/>
    <w:rsid w:val="00571C19"/>
    <w:rsid w:val="00571F80"/>
    <w:rsid w:val="00572BE5"/>
    <w:rsid w:val="0057314E"/>
    <w:rsid w:val="00573FE6"/>
    <w:rsid w:val="005740C1"/>
    <w:rsid w:val="00574671"/>
    <w:rsid w:val="00575A59"/>
    <w:rsid w:val="00581C6A"/>
    <w:rsid w:val="00581D2B"/>
    <w:rsid w:val="005833C2"/>
    <w:rsid w:val="00583891"/>
    <w:rsid w:val="00587962"/>
    <w:rsid w:val="00587E4D"/>
    <w:rsid w:val="0059034C"/>
    <w:rsid w:val="0059079B"/>
    <w:rsid w:val="005914A9"/>
    <w:rsid w:val="0059229D"/>
    <w:rsid w:val="00593274"/>
    <w:rsid w:val="005A0D34"/>
    <w:rsid w:val="005A299F"/>
    <w:rsid w:val="005A59B7"/>
    <w:rsid w:val="005A5D20"/>
    <w:rsid w:val="005A5DD1"/>
    <w:rsid w:val="005B03F5"/>
    <w:rsid w:val="005B0E9A"/>
    <w:rsid w:val="005B1CB6"/>
    <w:rsid w:val="005B2AAE"/>
    <w:rsid w:val="005B3D12"/>
    <w:rsid w:val="005B4EE1"/>
    <w:rsid w:val="005B5C9A"/>
    <w:rsid w:val="005B5F6F"/>
    <w:rsid w:val="005B6D3F"/>
    <w:rsid w:val="005C2346"/>
    <w:rsid w:val="005C2512"/>
    <w:rsid w:val="005C4DB9"/>
    <w:rsid w:val="005C5766"/>
    <w:rsid w:val="005C6849"/>
    <w:rsid w:val="005C6D9C"/>
    <w:rsid w:val="005C70C9"/>
    <w:rsid w:val="005C79B0"/>
    <w:rsid w:val="005D0F6F"/>
    <w:rsid w:val="005D365A"/>
    <w:rsid w:val="005D3706"/>
    <w:rsid w:val="005D46FA"/>
    <w:rsid w:val="005E1323"/>
    <w:rsid w:val="005E21BC"/>
    <w:rsid w:val="005E270C"/>
    <w:rsid w:val="005E282E"/>
    <w:rsid w:val="005E2CF1"/>
    <w:rsid w:val="005E3002"/>
    <w:rsid w:val="005E4A5C"/>
    <w:rsid w:val="005E4BFD"/>
    <w:rsid w:val="005E5E8C"/>
    <w:rsid w:val="005E7AA4"/>
    <w:rsid w:val="005F0EE1"/>
    <w:rsid w:val="005F60F3"/>
    <w:rsid w:val="005F6A45"/>
    <w:rsid w:val="005F75B3"/>
    <w:rsid w:val="005F7A94"/>
    <w:rsid w:val="005F7B7A"/>
    <w:rsid w:val="005F7E68"/>
    <w:rsid w:val="00601019"/>
    <w:rsid w:val="006022BA"/>
    <w:rsid w:val="00605F52"/>
    <w:rsid w:val="0060679E"/>
    <w:rsid w:val="00606A50"/>
    <w:rsid w:val="006106CE"/>
    <w:rsid w:val="00610C83"/>
    <w:rsid w:val="006116CA"/>
    <w:rsid w:val="00613837"/>
    <w:rsid w:val="00613DB5"/>
    <w:rsid w:val="00614898"/>
    <w:rsid w:val="0061550D"/>
    <w:rsid w:val="00615CFC"/>
    <w:rsid w:val="00617112"/>
    <w:rsid w:val="00617E51"/>
    <w:rsid w:val="00621EF4"/>
    <w:rsid w:val="00623196"/>
    <w:rsid w:val="0062347C"/>
    <w:rsid w:val="006261AA"/>
    <w:rsid w:val="00626EE7"/>
    <w:rsid w:val="0062709E"/>
    <w:rsid w:val="00630710"/>
    <w:rsid w:val="0063075D"/>
    <w:rsid w:val="006328EE"/>
    <w:rsid w:val="006337C5"/>
    <w:rsid w:val="00634174"/>
    <w:rsid w:val="006346BB"/>
    <w:rsid w:val="00634D14"/>
    <w:rsid w:val="00634FD5"/>
    <w:rsid w:val="00636527"/>
    <w:rsid w:val="006368FB"/>
    <w:rsid w:val="00636F9C"/>
    <w:rsid w:val="006371CC"/>
    <w:rsid w:val="0064080E"/>
    <w:rsid w:val="00641311"/>
    <w:rsid w:val="00642057"/>
    <w:rsid w:val="006432B2"/>
    <w:rsid w:val="00643679"/>
    <w:rsid w:val="006438F7"/>
    <w:rsid w:val="006447B6"/>
    <w:rsid w:val="00645FA8"/>
    <w:rsid w:val="00646139"/>
    <w:rsid w:val="006470C7"/>
    <w:rsid w:val="00647DCD"/>
    <w:rsid w:val="00650026"/>
    <w:rsid w:val="00651087"/>
    <w:rsid w:val="00654E95"/>
    <w:rsid w:val="006567DD"/>
    <w:rsid w:val="0065736A"/>
    <w:rsid w:val="00657A41"/>
    <w:rsid w:val="00657E82"/>
    <w:rsid w:val="006614B6"/>
    <w:rsid w:val="00662C3F"/>
    <w:rsid w:val="006634FF"/>
    <w:rsid w:val="0066364E"/>
    <w:rsid w:val="00663F7A"/>
    <w:rsid w:val="006659A7"/>
    <w:rsid w:val="00666494"/>
    <w:rsid w:val="006665AE"/>
    <w:rsid w:val="00666BBC"/>
    <w:rsid w:val="00667C69"/>
    <w:rsid w:val="00670977"/>
    <w:rsid w:val="006715EB"/>
    <w:rsid w:val="006719A0"/>
    <w:rsid w:val="00672606"/>
    <w:rsid w:val="00674808"/>
    <w:rsid w:val="00674FA4"/>
    <w:rsid w:val="00675348"/>
    <w:rsid w:val="00675BDB"/>
    <w:rsid w:val="00676527"/>
    <w:rsid w:val="00677658"/>
    <w:rsid w:val="00677BD0"/>
    <w:rsid w:val="00682999"/>
    <w:rsid w:val="0068340A"/>
    <w:rsid w:val="006837AA"/>
    <w:rsid w:val="00687CB8"/>
    <w:rsid w:val="006919CF"/>
    <w:rsid w:val="006923C3"/>
    <w:rsid w:val="00692C3E"/>
    <w:rsid w:val="006935D4"/>
    <w:rsid w:val="00693B55"/>
    <w:rsid w:val="0069500D"/>
    <w:rsid w:val="00695208"/>
    <w:rsid w:val="00696813"/>
    <w:rsid w:val="00697815"/>
    <w:rsid w:val="00697A52"/>
    <w:rsid w:val="006A211A"/>
    <w:rsid w:val="006A38CD"/>
    <w:rsid w:val="006A39C0"/>
    <w:rsid w:val="006A486B"/>
    <w:rsid w:val="006A6F1B"/>
    <w:rsid w:val="006A72E8"/>
    <w:rsid w:val="006B0110"/>
    <w:rsid w:val="006B0740"/>
    <w:rsid w:val="006B0DC3"/>
    <w:rsid w:val="006B1C72"/>
    <w:rsid w:val="006B27AB"/>
    <w:rsid w:val="006B3366"/>
    <w:rsid w:val="006B47E2"/>
    <w:rsid w:val="006B6A51"/>
    <w:rsid w:val="006B7F2D"/>
    <w:rsid w:val="006C0AC4"/>
    <w:rsid w:val="006C2730"/>
    <w:rsid w:val="006C4584"/>
    <w:rsid w:val="006C6FEB"/>
    <w:rsid w:val="006C71C6"/>
    <w:rsid w:val="006C78AA"/>
    <w:rsid w:val="006D07A1"/>
    <w:rsid w:val="006D11EE"/>
    <w:rsid w:val="006D284D"/>
    <w:rsid w:val="006D2E17"/>
    <w:rsid w:val="006D3FC4"/>
    <w:rsid w:val="006D40AC"/>
    <w:rsid w:val="006D4F11"/>
    <w:rsid w:val="006D5513"/>
    <w:rsid w:val="006D694A"/>
    <w:rsid w:val="006D71C7"/>
    <w:rsid w:val="006D77CE"/>
    <w:rsid w:val="006E0862"/>
    <w:rsid w:val="006E1ACD"/>
    <w:rsid w:val="006E55A6"/>
    <w:rsid w:val="006E5D7D"/>
    <w:rsid w:val="006E64D3"/>
    <w:rsid w:val="006F16E9"/>
    <w:rsid w:val="006F23AC"/>
    <w:rsid w:val="006F23C3"/>
    <w:rsid w:val="006F2C3F"/>
    <w:rsid w:val="006F3D45"/>
    <w:rsid w:val="006F6F17"/>
    <w:rsid w:val="006F733B"/>
    <w:rsid w:val="006F781D"/>
    <w:rsid w:val="00700358"/>
    <w:rsid w:val="00700CFC"/>
    <w:rsid w:val="007048E9"/>
    <w:rsid w:val="0070774F"/>
    <w:rsid w:val="00707F80"/>
    <w:rsid w:val="0071013D"/>
    <w:rsid w:val="00710231"/>
    <w:rsid w:val="0071114E"/>
    <w:rsid w:val="0071126B"/>
    <w:rsid w:val="00711347"/>
    <w:rsid w:val="00711670"/>
    <w:rsid w:val="00712155"/>
    <w:rsid w:val="00712450"/>
    <w:rsid w:val="0071265D"/>
    <w:rsid w:val="007139C3"/>
    <w:rsid w:val="00713E67"/>
    <w:rsid w:val="00714279"/>
    <w:rsid w:val="00714CD0"/>
    <w:rsid w:val="007154BB"/>
    <w:rsid w:val="007168CC"/>
    <w:rsid w:val="0071763B"/>
    <w:rsid w:val="00720301"/>
    <w:rsid w:val="00721488"/>
    <w:rsid w:val="007237CF"/>
    <w:rsid w:val="007244AE"/>
    <w:rsid w:val="00724B3D"/>
    <w:rsid w:val="007251FA"/>
    <w:rsid w:val="00725809"/>
    <w:rsid w:val="00725903"/>
    <w:rsid w:val="0072613D"/>
    <w:rsid w:val="007265BA"/>
    <w:rsid w:val="007266BD"/>
    <w:rsid w:val="00727C04"/>
    <w:rsid w:val="00730D9D"/>
    <w:rsid w:val="00731B48"/>
    <w:rsid w:val="00732A58"/>
    <w:rsid w:val="00733496"/>
    <w:rsid w:val="007357CA"/>
    <w:rsid w:val="007368B3"/>
    <w:rsid w:val="0073786F"/>
    <w:rsid w:val="00737AFA"/>
    <w:rsid w:val="0074003F"/>
    <w:rsid w:val="00740446"/>
    <w:rsid w:val="00740C6E"/>
    <w:rsid w:val="007414DE"/>
    <w:rsid w:val="00742949"/>
    <w:rsid w:val="0074336F"/>
    <w:rsid w:val="007440AA"/>
    <w:rsid w:val="00744829"/>
    <w:rsid w:val="00744CEF"/>
    <w:rsid w:val="00745A01"/>
    <w:rsid w:val="007478A8"/>
    <w:rsid w:val="007478E4"/>
    <w:rsid w:val="007507FC"/>
    <w:rsid w:val="00750F3A"/>
    <w:rsid w:val="00752419"/>
    <w:rsid w:val="007532BA"/>
    <w:rsid w:val="00754C25"/>
    <w:rsid w:val="0075557C"/>
    <w:rsid w:val="00756445"/>
    <w:rsid w:val="00756CEB"/>
    <w:rsid w:val="00756D9A"/>
    <w:rsid w:val="00756EA4"/>
    <w:rsid w:val="007604CE"/>
    <w:rsid w:val="00760B2D"/>
    <w:rsid w:val="007617F0"/>
    <w:rsid w:val="00761D56"/>
    <w:rsid w:val="00761D95"/>
    <w:rsid w:val="00762081"/>
    <w:rsid w:val="007625A7"/>
    <w:rsid w:val="00762763"/>
    <w:rsid w:val="00762C44"/>
    <w:rsid w:val="00763F10"/>
    <w:rsid w:val="00764A8D"/>
    <w:rsid w:val="007675BB"/>
    <w:rsid w:val="00767D29"/>
    <w:rsid w:val="00770190"/>
    <w:rsid w:val="00772DAF"/>
    <w:rsid w:val="00775D6A"/>
    <w:rsid w:val="007763BE"/>
    <w:rsid w:val="0077691E"/>
    <w:rsid w:val="00776E62"/>
    <w:rsid w:val="00777AA0"/>
    <w:rsid w:val="00780021"/>
    <w:rsid w:val="007825CE"/>
    <w:rsid w:val="00783068"/>
    <w:rsid w:val="007833C3"/>
    <w:rsid w:val="0078414F"/>
    <w:rsid w:val="007859F8"/>
    <w:rsid w:val="00786CA7"/>
    <w:rsid w:val="007879D5"/>
    <w:rsid w:val="00787C69"/>
    <w:rsid w:val="00790243"/>
    <w:rsid w:val="007907F9"/>
    <w:rsid w:val="00790805"/>
    <w:rsid w:val="00790922"/>
    <w:rsid w:val="00791B6D"/>
    <w:rsid w:val="00792CF1"/>
    <w:rsid w:val="00792D4C"/>
    <w:rsid w:val="00792E56"/>
    <w:rsid w:val="00792E7D"/>
    <w:rsid w:val="007943D1"/>
    <w:rsid w:val="007945C2"/>
    <w:rsid w:val="00794C26"/>
    <w:rsid w:val="007958D6"/>
    <w:rsid w:val="00795D4C"/>
    <w:rsid w:val="00795F88"/>
    <w:rsid w:val="007962CF"/>
    <w:rsid w:val="00796C49"/>
    <w:rsid w:val="0079766C"/>
    <w:rsid w:val="007A07FB"/>
    <w:rsid w:val="007A18DB"/>
    <w:rsid w:val="007A47D3"/>
    <w:rsid w:val="007A72F5"/>
    <w:rsid w:val="007B06F5"/>
    <w:rsid w:val="007B0F35"/>
    <w:rsid w:val="007B1061"/>
    <w:rsid w:val="007B1201"/>
    <w:rsid w:val="007B1205"/>
    <w:rsid w:val="007B368E"/>
    <w:rsid w:val="007B4E86"/>
    <w:rsid w:val="007B5054"/>
    <w:rsid w:val="007B5744"/>
    <w:rsid w:val="007B5CF8"/>
    <w:rsid w:val="007B6880"/>
    <w:rsid w:val="007B77E0"/>
    <w:rsid w:val="007B7B88"/>
    <w:rsid w:val="007C136A"/>
    <w:rsid w:val="007C1DFF"/>
    <w:rsid w:val="007C2D7B"/>
    <w:rsid w:val="007C354B"/>
    <w:rsid w:val="007C3616"/>
    <w:rsid w:val="007C4A08"/>
    <w:rsid w:val="007C57EB"/>
    <w:rsid w:val="007D344B"/>
    <w:rsid w:val="007D405E"/>
    <w:rsid w:val="007D419A"/>
    <w:rsid w:val="007D659A"/>
    <w:rsid w:val="007D6CA5"/>
    <w:rsid w:val="007E33A9"/>
    <w:rsid w:val="007E410D"/>
    <w:rsid w:val="007E4791"/>
    <w:rsid w:val="007E4F1B"/>
    <w:rsid w:val="007E5569"/>
    <w:rsid w:val="007E5628"/>
    <w:rsid w:val="007E7A4A"/>
    <w:rsid w:val="007F07DD"/>
    <w:rsid w:val="007F0863"/>
    <w:rsid w:val="007F0DF9"/>
    <w:rsid w:val="007F0E68"/>
    <w:rsid w:val="007F0FCF"/>
    <w:rsid w:val="007F16C1"/>
    <w:rsid w:val="007F36C2"/>
    <w:rsid w:val="007F46F6"/>
    <w:rsid w:val="007F4D4A"/>
    <w:rsid w:val="007F4E13"/>
    <w:rsid w:val="007F5024"/>
    <w:rsid w:val="007F567A"/>
    <w:rsid w:val="007F5CD1"/>
    <w:rsid w:val="007F6FEF"/>
    <w:rsid w:val="007F7763"/>
    <w:rsid w:val="008016FD"/>
    <w:rsid w:val="00801E46"/>
    <w:rsid w:val="00801F20"/>
    <w:rsid w:val="00801FC5"/>
    <w:rsid w:val="0080226F"/>
    <w:rsid w:val="00802286"/>
    <w:rsid w:val="008053E7"/>
    <w:rsid w:val="00806E65"/>
    <w:rsid w:val="00810105"/>
    <w:rsid w:val="00810359"/>
    <w:rsid w:val="00810BA8"/>
    <w:rsid w:val="00812A5D"/>
    <w:rsid w:val="00813EC4"/>
    <w:rsid w:val="008142B7"/>
    <w:rsid w:val="00814362"/>
    <w:rsid w:val="0081451A"/>
    <w:rsid w:val="0081468C"/>
    <w:rsid w:val="008146DB"/>
    <w:rsid w:val="008151AD"/>
    <w:rsid w:val="00815A33"/>
    <w:rsid w:val="008168D0"/>
    <w:rsid w:val="00817BC3"/>
    <w:rsid w:val="008205F6"/>
    <w:rsid w:val="00821FDC"/>
    <w:rsid w:val="00823B9D"/>
    <w:rsid w:val="0082404E"/>
    <w:rsid w:val="00824B45"/>
    <w:rsid w:val="00825050"/>
    <w:rsid w:val="00825070"/>
    <w:rsid w:val="00826112"/>
    <w:rsid w:val="008268F1"/>
    <w:rsid w:val="008269E1"/>
    <w:rsid w:val="00827A6B"/>
    <w:rsid w:val="0083061F"/>
    <w:rsid w:val="008313C9"/>
    <w:rsid w:val="0083222D"/>
    <w:rsid w:val="00832FFB"/>
    <w:rsid w:val="00833AC7"/>
    <w:rsid w:val="008342FD"/>
    <w:rsid w:val="00835879"/>
    <w:rsid w:val="008366F3"/>
    <w:rsid w:val="00837BD2"/>
    <w:rsid w:val="00840C29"/>
    <w:rsid w:val="00840C75"/>
    <w:rsid w:val="00840D88"/>
    <w:rsid w:val="00842EFF"/>
    <w:rsid w:val="00843B93"/>
    <w:rsid w:val="008448E3"/>
    <w:rsid w:val="008451B4"/>
    <w:rsid w:val="008466F4"/>
    <w:rsid w:val="00847299"/>
    <w:rsid w:val="008507F4"/>
    <w:rsid w:val="0085152A"/>
    <w:rsid w:val="00853630"/>
    <w:rsid w:val="00853860"/>
    <w:rsid w:val="00857318"/>
    <w:rsid w:val="00857BB9"/>
    <w:rsid w:val="0086008F"/>
    <w:rsid w:val="008602F3"/>
    <w:rsid w:val="00860618"/>
    <w:rsid w:val="008607BD"/>
    <w:rsid w:val="00860E3A"/>
    <w:rsid w:val="008611F1"/>
    <w:rsid w:val="00861777"/>
    <w:rsid w:val="008618CC"/>
    <w:rsid w:val="00862CC5"/>
    <w:rsid w:val="008635AB"/>
    <w:rsid w:val="00863A94"/>
    <w:rsid w:val="00864A3E"/>
    <w:rsid w:val="00864EA2"/>
    <w:rsid w:val="00866B9E"/>
    <w:rsid w:val="0086763D"/>
    <w:rsid w:val="00867B72"/>
    <w:rsid w:val="00870BCE"/>
    <w:rsid w:val="0087167A"/>
    <w:rsid w:val="0087222B"/>
    <w:rsid w:val="00872B23"/>
    <w:rsid w:val="00874AFF"/>
    <w:rsid w:val="008754C3"/>
    <w:rsid w:val="00875F88"/>
    <w:rsid w:val="0087638C"/>
    <w:rsid w:val="00876A0B"/>
    <w:rsid w:val="0087704F"/>
    <w:rsid w:val="00877943"/>
    <w:rsid w:val="00877EF8"/>
    <w:rsid w:val="008802BB"/>
    <w:rsid w:val="00881010"/>
    <w:rsid w:val="00881EDF"/>
    <w:rsid w:val="00882197"/>
    <w:rsid w:val="00882915"/>
    <w:rsid w:val="00882F62"/>
    <w:rsid w:val="00883351"/>
    <w:rsid w:val="0088415C"/>
    <w:rsid w:val="008849B1"/>
    <w:rsid w:val="00885F93"/>
    <w:rsid w:val="00886A8F"/>
    <w:rsid w:val="00887D06"/>
    <w:rsid w:val="0089029A"/>
    <w:rsid w:val="00890390"/>
    <w:rsid w:val="00890C88"/>
    <w:rsid w:val="00891428"/>
    <w:rsid w:val="00891C88"/>
    <w:rsid w:val="00893375"/>
    <w:rsid w:val="00894211"/>
    <w:rsid w:val="00895944"/>
    <w:rsid w:val="00897F4A"/>
    <w:rsid w:val="008A1BEA"/>
    <w:rsid w:val="008A286B"/>
    <w:rsid w:val="008A3868"/>
    <w:rsid w:val="008A3893"/>
    <w:rsid w:val="008A3A6D"/>
    <w:rsid w:val="008A3CD5"/>
    <w:rsid w:val="008A3ED0"/>
    <w:rsid w:val="008A427C"/>
    <w:rsid w:val="008A472C"/>
    <w:rsid w:val="008A5A07"/>
    <w:rsid w:val="008A7402"/>
    <w:rsid w:val="008A75FB"/>
    <w:rsid w:val="008A7DAA"/>
    <w:rsid w:val="008B0805"/>
    <w:rsid w:val="008B18DF"/>
    <w:rsid w:val="008B1AC1"/>
    <w:rsid w:val="008B1EF6"/>
    <w:rsid w:val="008B220F"/>
    <w:rsid w:val="008B27DA"/>
    <w:rsid w:val="008B3F7C"/>
    <w:rsid w:val="008B4E29"/>
    <w:rsid w:val="008B68E1"/>
    <w:rsid w:val="008C0940"/>
    <w:rsid w:val="008C0D41"/>
    <w:rsid w:val="008C25A9"/>
    <w:rsid w:val="008C29B4"/>
    <w:rsid w:val="008C4498"/>
    <w:rsid w:val="008C4AEA"/>
    <w:rsid w:val="008C5511"/>
    <w:rsid w:val="008C614B"/>
    <w:rsid w:val="008C64E0"/>
    <w:rsid w:val="008C64E7"/>
    <w:rsid w:val="008C7E49"/>
    <w:rsid w:val="008D036B"/>
    <w:rsid w:val="008D1E09"/>
    <w:rsid w:val="008D324C"/>
    <w:rsid w:val="008D5B8D"/>
    <w:rsid w:val="008D65DE"/>
    <w:rsid w:val="008E1D8B"/>
    <w:rsid w:val="008E2A0E"/>
    <w:rsid w:val="008E37A2"/>
    <w:rsid w:val="008E3A36"/>
    <w:rsid w:val="008E5116"/>
    <w:rsid w:val="008E5264"/>
    <w:rsid w:val="008E6576"/>
    <w:rsid w:val="008E742B"/>
    <w:rsid w:val="008F06A9"/>
    <w:rsid w:val="008F0AF2"/>
    <w:rsid w:val="008F1739"/>
    <w:rsid w:val="008F282A"/>
    <w:rsid w:val="008F329F"/>
    <w:rsid w:val="008F6E81"/>
    <w:rsid w:val="008F7315"/>
    <w:rsid w:val="008F7669"/>
    <w:rsid w:val="008F78EA"/>
    <w:rsid w:val="009012EC"/>
    <w:rsid w:val="00901668"/>
    <w:rsid w:val="009018E1"/>
    <w:rsid w:val="00902953"/>
    <w:rsid w:val="00902B11"/>
    <w:rsid w:val="00903040"/>
    <w:rsid w:val="009036FC"/>
    <w:rsid w:val="00903915"/>
    <w:rsid w:val="0090423C"/>
    <w:rsid w:val="00906E51"/>
    <w:rsid w:val="0091135A"/>
    <w:rsid w:val="009121FC"/>
    <w:rsid w:val="009123A7"/>
    <w:rsid w:val="00912471"/>
    <w:rsid w:val="00912B49"/>
    <w:rsid w:val="00916CDF"/>
    <w:rsid w:val="00920036"/>
    <w:rsid w:val="00921314"/>
    <w:rsid w:val="00922A01"/>
    <w:rsid w:val="00924C3C"/>
    <w:rsid w:val="00924E99"/>
    <w:rsid w:val="00925FD5"/>
    <w:rsid w:val="00926DC0"/>
    <w:rsid w:val="00930224"/>
    <w:rsid w:val="00931CCE"/>
    <w:rsid w:val="00933873"/>
    <w:rsid w:val="0093466B"/>
    <w:rsid w:val="00936384"/>
    <w:rsid w:val="00940F1A"/>
    <w:rsid w:val="00940F8B"/>
    <w:rsid w:val="00941483"/>
    <w:rsid w:val="0094475D"/>
    <w:rsid w:val="009456B5"/>
    <w:rsid w:val="00947A4F"/>
    <w:rsid w:val="0095037D"/>
    <w:rsid w:val="009509CA"/>
    <w:rsid w:val="00952E2B"/>
    <w:rsid w:val="00953023"/>
    <w:rsid w:val="00953D38"/>
    <w:rsid w:val="00954E3B"/>
    <w:rsid w:val="0095696F"/>
    <w:rsid w:val="00956ECE"/>
    <w:rsid w:val="00960567"/>
    <w:rsid w:val="00961BC0"/>
    <w:rsid w:val="009626EA"/>
    <w:rsid w:val="00965112"/>
    <w:rsid w:val="00965CC5"/>
    <w:rsid w:val="00965E69"/>
    <w:rsid w:val="009677B2"/>
    <w:rsid w:val="00967886"/>
    <w:rsid w:val="00967DFD"/>
    <w:rsid w:val="00971099"/>
    <w:rsid w:val="0097133C"/>
    <w:rsid w:val="009734CA"/>
    <w:rsid w:val="00973682"/>
    <w:rsid w:val="0097403B"/>
    <w:rsid w:val="009749CE"/>
    <w:rsid w:val="00974A33"/>
    <w:rsid w:val="00974DCB"/>
    <w:rsid w:val="00975EC8"/>
    <w:rsid w:val="009804AC"/>
    <w:rsid w:val="0098124E"/>
    <w:rsid w:val="009812C6"/>
    <w:rsid w:val="00982854"/>
    <w:rsid w:val="00984406"/>
    <w:rsid w:val="00984C25"/>
    <w:rsid w:val="00985160"/>
    <w:rsid w:val="00985839"/>
    <w:rsid w:val="009859D1"/>
    <w:rsid w:val="00985B5E"/>
    <w:rsid w:val="00985BD3"/>
    <w:rsid w:val="009861C4"/>
    <w:rsid w:val="00987510"/>
    <w:rsid w:val="0099040A"/>
    <w:rsid w:val="00990CEF"/>
    <w:rsid w:val="00991226"/>
    <w:rsid w:val="00991558"/>
    <w:rsid w:val="00991DF0"/>
    <w:rsid w:val="00992076"/>
    <w:rsid w:val="00992365"/>
    <w:rsid w:val="00992451"/>
    <w:rsid w:val="009924C5"/>
    <w:rsid w:val="00992D44"/>
    <w:rsid w:val="00993082"/>
    <w:rsid w:val="00993730"/>
    <w:rsid w:val="00995F06"/>
    <w:rsid w:val="00996E53"/>
    <w:rsid w:val="00997172"/>
    <w:rsid w:val="009A3131"/>
    <w:rsid w:val="009A3AA3"/>
    <w:rsid w:val="009A4B71"/>
    <w:rsid w:val="009A5212"/>
    <w:rsid w:val="009A598E"/>
    <w:rsid w:val="009A5F0B"/>
    <w:rsid w:val="009A6AB2"/>
    <w:rsid w:val="009A6ED9"/>
    <w:rsid w:val="009A7605"/>
    <w:rsid w:val="009B0604"/>
    <w:rsid w:val="009B090B"/>
    <w:rsid w:val="009B1053"/>
    <w:rsid w:val="009B4119"/>
    <w:rsid w:val="009B4A8F"/>
    <w:rsid w:val="009B60D2"/>
    <w:rsid w:val="009B6D0C"/>
    <w:rsid w:val="009B779C"/>
    <w:rsid w:val="009B7A5D"/>
    <w:rsid w:val="009C04E3"/>
    <w:rsid w:val="009C19B0"/>
    <w:rsid w:val="009C1CCB"/>
    <w:rsid w:val="009C3915"/>
    <w:rsid w:val="009C3AFB"/>
    <w:rsid w:val="009C3EDF"/>
    <w:rsid w:val="009C5C0A"/>
    <w:rsid w:val="009C5CDE"/>
    <w:rsid w:val="009C6385"/>
    <w:rsid w:val="009C7BEC"/>
    <w:rsid w:val="009D0328"/>
    <w:rsid w:val="009D250B"/>
    <w:rsid w:val="009D2780"/>
    <w:rsid w:val="009D27E6"/>
    <w:rsid w:val="009D540A"/>
    <w:rsid w:val="009D545B"/>
    <w:rsid w:val="009D599B"/>
    <w:rsid w:val="009D5CE2"/>
    <w:rsid w:val="009D71C4"/>
    <w:rsid w:val="009D74B9"/>
    <w:rsid w:val="009E020B"/>
    <w:rsid w:val="009E2162"/>
    <w:rsid w:val="009E2CF0"/>
    <w:rsid w:val="009E35ED"/>
    <w:rsid w:val="009E5AF4"/>
    <w:rsid w:val="009E63EA"/>
    <w:rsid w:val="009E762A"/>
    <w:rsid w:val="009F0928"/>
    <w:rsid w:val="009F15EE"/>
    <w:rsid w:val="009F1EC5"/>
    <w:rsid w:val="009F2F66"/>
    <w:rsid w:val="009F38EC"/>
    <w:rsid w:val="009F55EB"/>
    <w:rsid w:val="009F6269"/>
    <w:rsid w:val="009F736D"/>
    <w:rsid w:val="009F76B6"/>
    <w:rsid w:val="00A00597"/>
    <w:rsid w:val="00A00AE9"/>
    <w:rsid w:val="00A01B6C"/>
    <w:rsid w:val="00A01FF5"/>
    <w:rsid w:val="00A03B1B"/>
    <w:rsid w:val="00A04C49"/>
    <w:rsid w:val="00A10A25"/>
    <w:rsid w:val="00A11D6F"/>
    <w:rsid w:val="00A12285"/>
    <w:rsid w:val="00A1242B"/>
    <w:rsid w:val="00A139EF"/>
    <w:rsid w:val="00A14513"/>
    <w:rsid w:val="00A1465D"/>
    <w:rsid w:val="00A14CAA"/>
    <w:rsid w:val="00A150A2"/>
    <w:rsid w:val="00A15882"/>
    <w:rsid w:val="00A165C4"/>
    <w:rsid w:val="00A16945"/>
    <w:rsid w:val="00A1785C"/>
    <w:rsid w:val="00A20004"/>
    <w:rsid w:val="00A20D0D"/>
    <w:rsid w:val="00A20DAD"/>
    <w:rsid w:val="00A20F81"/>
    <w:rsid w:val="00A2201C"/>
    <w:rsid w:val="00A22151"/>
    <w:rsid w:val="00A2223B"/>
    <w:rsid w:val="00A22CB6"/>
    <w:rsid w:val="00A246E3"/>
    <w:rsid w:val="00A255DC"/>
    <w:rsid w:val="00A25F98"/>
    <w:rsid w:val="00A26275"/>
    <w:rsid w:val="00A2657D"/>
    <w:rsid w:val="00A26EBA"/>
    <w:rsid w:val="00A26F04"/>
    <w:rsid w:val="00A274F8"/>
    <w:rsid w:val="00A27FF0"/>
    <w:rsid w:val="00A308B5"/>
    <w:rsid w:val="00A30E00"/>
    <w:rsid w:val="00A33777"/>
    <w:rsid w:val="00A33CC3"/>
    <w:rsid w:val="00A3443E"/>
    <w:rsid w:val="00A348CD"/>
    <w:rsid w:val="00A34DE5"/>
    <w:rsid w:val="00A35296"/>
    <w:rsid w:val="00A415ED"/>
    <w:rsid w:val="00A416BD"/>
    <w:rsid w:val="00A41A30"/>
    <w:rsid w:val="00A42681"/>
    <w:rsid w:val="00A447A7"/>
    <w:rsid w:val="00A44A30"/>
    <w:rsid w:val="00A44C20"/>
    <w:rsid w:val="00A452EA"/>
    <w:rsid w:val="00A46CC5"/>
    <w:rsid w:val="00A51B14"/>
    <w:rsid w:val="00A51C68"/>
    <w:rsid w:val="00A526BF"/>
    <w:rsid w:val="00A538D1"/>
    <w:rsid w:val="00A53A8B"/>
    <w:rsid w:val="00A5434B"/>
    <w:rsid w:val="00A5462B"/>
    <w:rsid w:val="00A5586A"/>
    <w:rsid w:val="00A56085"/>
    <w:rsid w:val="00A568AF"/>
    <w:rsid w:val="00A601FE"/>
    <w:rsid w:val="00A619F2"/>
    <w:rsid w:val="00A62250"/>
    <w:rsid w:val="00A64677"/>
    <w:rsid w:val="00A64F7C"/>
    <w:rsid w:val="00A651ED"/>
    <w:rsid w:val="00A65A26"/>
    <w:rsid w:val="00A67A4B"/>
    <w:rsid w:val="00A70D1E"/>
    <w:rsid w:val="00A71FA7"/>
    <w:rsid w:val="00A7208A"/>
    <w:rsid w:val="00A72B93"/>
    <w:rsid w:val="00A730F5"/>
    <w:rsid w:val="00A74234"/>
    <w:rsid w:val="00A776B3"/>
    <w:rsid w:val="00A77A8C"/>
    <w:rsid w:val="00A77BD6"/>
    <w:rsid w:val="00A8084C"/>
    <w:rsid w:val="00A80D47"/>
    <w:rsid w:val="00A8209E"/>
    <w:rsid w:val="00A8283F"/>
    <w:rsid w:val="00A83BD6"/>
    <w:rsid w:val="00A83C4A"/>
    <w:rsid w:val="00A8412D"/>
    <w:rsid w:val="00A8458D"/>
    <w:rsid w:val="00A86411"/>
    <w:rsid w:val="00A90F50"/>
    <w:rsid w:val="00A9250B"/>
    <w:rsid w:val="00A9301B"/>
    <w:rsid w:val="00A93118"/>
    <w:rsid w:val="00A932E0"/>
    <w:rsid w:val="00A94355"/>
    <w:rsid w:val="00A94AC0"/>
    <w:rsid w:val="00A950DF"/>
    <w:rsid w:val="00A96C7E"/>
    <w:rsid w:val="00A96CEE"/>
    <w:rsid w:val="00AA0496"/>
    <w:rsid w:val="00AA0A05"/>
    <w:rsid w:val="00AA17F9"/>
    <w:rsid w:val="00AA210B"/>
    <w:rsid w:val="00AA21C6"/>
    <w:rsid w:val="00AA273C"/>
    <w:rsid w:val="00AA411E"/>
    <w:rsid w:val="00AA4AC4"/>
    <w:rsid w:val="00AA698B"/>
    <w:rsid w:val="00AA742F"/>
    <w:rsid w:val="00AA793A"/>
    <w:rsid w:val="00AB0589"/>
    <w:rsid w:val="00AB08C7"/>
    <w:rsid w:val="00AB0F72"/>
    <w:rsid w:val="00AB11B4"/>
    <w:rsid w:val="00AB12AF"/>
    <w:rsid w:val="00AB158E"/>
    <w:rsid w:val="00AB2395"/>
    <w:rsid w:val="00AB3184"/>
    <w:rsid w:val="00AB4603"/>
    <w:rsid w:val="00AB4D1B"/>
    <w:rsid w:val="00AB60E1"/>
    <w:rsid w:val="00AB645D"/>
    <w:rsid w:val="00AB6CAB"/>
    <w:rsid w:val="00AB6EFB"/>
    <w:rsid w:val="00AB7BE9"/>
    <w:rsid w:val="00AB7FC7"/>
    <w:rsid w:val="00AC0A77"/>
    <w:rsid w:val="00AC13B7"/>
    <w:rsid w:val="00AC2C4B"/>
    <w:rsid w:val="00AC3BD1"/>
    <w:rsid w:val="00AC3D19"/>
    <w:rsid w:val="00AC49A4"/>
    <w:rsid w:val="00AC4E13"/>
    <w:rsid w:val="00AC534F"/>
    <w:rsid w:val="00AC5D2C"/>
    <w:rsid w:val="00AC6418"/>
    <w:rsid w:val="00AC6E18"/>
    <w:rsid w:val="00AD01AF"/>
    <w:rsid w:val="00AD03B0"/>
    <w:rsid w:val="00AD052B"/>
    <w:rsid w:val="00AD0F75"/>
    <w:rsid w:val="00AD20A3"/>
    <w:rsid w:val="00AD3FC8"/>
    <w:rsid w:val="00AD493C"/>
    <w:rsid w:val="00AD5260"/>
    <w:rsid w:val="00AD575B"/>
    <w:rsid w:val="00AD7832"/>
    <w:rsid w:val="00AD7FB5"/>
    <w:rsid w:val="00AE057D"/>
    <w:rsid w:val="00AE0E2A"/>
    <w:rsid w:val="00AE1FC1"/>
    <w:rsid w:val="00AE273D"/>
    <w:rsid w:val="00AE56F4"/>
    <w:rsid w:val="00AE7687"/>
    <w:rsid w:val="00AF01D6"/>
    <w:rsid w:val="00AF0447"/>
    <w:rsid w:val="00AF3373"/>
    <w:rsid w:val="00AF47C2"/>
    <w:rsid w:val="00AF4841"/>
    <w:rsid w:val="00AF544B"/>
    <w:rsid w:val="00AF5492"/>
    <w:rsid w:val="00AF694F"/>
    <w:rsid w:val="00AF6B32"/>
    <w:rsid w:val="00AF7072"/>
    <w:rsid w:val="00B00346"/>
    <w:rsid w:val="00B02B1B"/>
    <w:rsid w:val="00B02F07"/>
    <w:rsid w:val="00B0319E"/>
    <w:rsid w:val="00B05F58"/>
    <w:rsid w:val="00B05FE2"/>
    <w:rsid w:val="00B07C46"/>
    <w:rsid w:val="00B106DC"/>
    <w:rsid w:val="00B10C5C"/>
    <w:rsid w:val="00B11BD4"/>
    <w:rsid w:val="00B12334"/>
    <w:rsid w:val="00B13308"/>
    <w:rsid w:val="00B14264"/>
    <w:rsid w:val="00B1493C"/>
    <w:rsid w:val="00B14C7C"/>
    <w:rsid w:val="00B20D98"/>
    <w:rsid w:val="00B216A6"/>
    <w:rsid w:val="00B22A61"/>
    <w:rsid w:val="00B22F73"/>
    <w:rsid w:val="00B22F7F"/>
    <w:rsid w:val="00B23ED8"/>
    <w:rsid w:val="00B24081"/>
    <w:rsid w:val="00B24576"/>
    <w:rsid w:val="00B26AB7"/>
    <w:rsid w:val="00B31B1A"/>
    <w:rsid w:val="00B321CE"/>
    <w:rsid w:val="00B32499"/>
    <w:rsid w:val="00B32588"/>
    <w:rsid w:val="00B35290"/>
    <w:rsid w:val="00B35294"/>
    <w:rsid w:val="00B357A9"/>
    <w:rsid w:val="00B35EDE"/>
    <w:rsid w:val="00B366DA"/>
    <w:rsid w:val="00B366E1"/>
    <w:rsid w:val="00B36AAE"/>
    <w:rsid w:val="00B37745"/>
    <w:rsid w:val="00B40E7A"/>
    <w:rsid w:val="00B41253"/>
    <w:rsid w:val="00B4405A"/>
    <w:rsid w:val="00B456D2"/>
    <w:rsid w:val="00B45DEB"/>
    <w:rsid w:val="00B462DC"/>
    <w:rsid w:val="00B47B95"/>
    <w:rsid w:val="00B47CC4"/>
    <w:rsid w:val="00B5255B"/>
    <w:rsid w:val="00B531A8"/>
    <w:rsid w:val="00B536EB"/>
    <w:rsid w:val="00B54D1E"/>
    <w:rsid w:val="00B56880"/>
    <w:rsid w:val="00B60BFB"/>
    <w:rsid w:val="00B611D0"/>
    <w:rsid w:val="00B62411"/>
    <w:rsid w:val="00B63039"/>
    <w:rsid w:val="00B63244"/>
    <w:rsid w:val="00B6360E"/>
    <w:rsid w:val="00B63DDB"/>
    <w:rsid w:val="00B66EC3"/>
    <w:rsid w:val="00B6780C"/>
    <w:rsid w:val="00B67A8D"/>
    <w:rsid w:val="00B700B6"/>
    <w:rsid w:val="00B71D57"/>
    <w:rsid w:val="00B71FFB"/>
    <w:rsid w:val="00B7231D"/>
    <w:rsid w:val="00B723A4"/>
    <w:rsid w:val="00B73BD5"/>
    <w:rsid w:val="00B7552E"/>
    <w:rsid w:val="00B758F4"/>
    <w:rsid w:val="00B75D3F"/>
    <w:rsid w:val="00B7601B"/>
    <w:rsid w:val="00B7670E"/>
    <w:rsid w:val="00B7734A"/>
    <w:rsid w:val="00B77481"/>
    <w:rsid w:val="00B77E7A"/>
    <w:rsid w:val="00B80753"/>
    <w:rsid w:val="00B81EE2"/>
    <w:rsid w:val="00B83DB3"/>
    <w:rsid w:val="00B8629A"/>
    <w:rsid w:val="00B87527"/>
    <w:rsid w:val="00B90473"/>
    <w:rsid w:val="00B913AB"/>
    <w:rsid w:val="00B92479"/>
    <w:rsid w:val="00B9296C"/>
    <w:rsid w:val="00B9381F"/>
    <w:rsid w:val="00B93FCB"/>
    <w:rsid w:val="00B9521B"/>
    <w:rsid w:val="00B964A1"/>
    <w:rsid w:val="00B97A71"/>
    <w:rsid w:val="00BA02CF"/>
    <w:rsid w:val="00BA11AF"/>
    <w:rsid w:val="00BA11C2"/>
    <w:rsid w:val="00BA1DD9"/>
    <w:rsid w:val="00BA20D7"/>
    <w:rsid w:val="00BA24C7"/>
    <w:rsid w:val="00BA2AA2"/>
    <w:rsid w:val="00BA2DB4"/>
    <w:rsid w:val="00BA2DC3"/>
    <w:rsid w:val="00BA2DD9"/>
    <w:rsid w:val="00BA45BF"/>
    <w:rsid w:val="00BA5618"/>
    <w:rsid w:val="00BA5A25"/>
    <w:rsid w:val="00BA6561"/>
    <w:rsid w:val="00BA7A1F"/>
    <w:rsid w:val="00BB0559"/>
    <w:rsid w:val="00BB07A2"/>
    <w:rsid w:val="00BB12C5"/>
    <w:rsid w:val="00BB18FA"/>
    <w:rsid w:val="00BB27AD"/>
    <w:rsid w:val="00BB305B"/>
    <w:rsid w:val="00BB33E3"/>
    <w:rsid w:val="00BB37EE"/>
    <w:rsid w:val="00BB4C9C"/>
    <w:rsid w:val="00BB4F4F"/>
    <w:rsid w:val="00BB6726"/>
    <w:rsid w:val="00BC1D18"/>
    <w:rsid w:val="00BC271E"/>
    <w:rsid w:val="00BC288C"/>
    <w:rsid w:val="00BC3F0F"/>
    <w:rsid w:val="00BC4277"/>
    <w:rsid w:val="00BC46F9"/>
    <w:rsid w:val="00BC4A3A"/>
    <w:rsid w:val="00BC65EB"/>
    <w:rsid w:val="00BC6662"/>
    <w:rsid w:val="00BC7C12"/>
    <w:rsid w:val="00BC7CD5"/>
    <w:rsid w:val="00BD06CA"/>
    <w:rsid w:val="00BD0AC8"/>
    <w:rsid w:val="00BD0C53"/>
    <w:rsid w:val="00BD14DD"/>
    <w:rsid w:val="00BD1A35"/>
    <w:rsid w:val="00BD1D2E"/>
    <w:rsid w:val="00BD24CB"/>
    <w:rsid w:val="00BD2E8A"/>
    <w:rsid w:val="00BD3953"/>
    <w:rsid w:val="00BD3DCE"/>
    <w:rsid w:val="00BD6FB4"/>
    <w:rsid w:val="00BD7893"/>
    <w:rsid w:val="00BE13EA"/>
    <w:rsid w:val="00BE2408"/>
    <w:rsid w:val="00BE2879"/>
    <w:rsid w:val="00BE2937"/>
    <w:rsid w:val="00BE2D90"/>
    <w:rsid w:val="00BE421B"/>
    <w:rsid w:val="00BE4269"/>
    <w:rsid w:val="00BE46BA"/>
    <w:rsid w:val="00BE6741"/>
    <w:rsid w:val="00BF0864"/>
    <w:rsid w:val="00BF2B1C"/>
    <w:rsid w:val="00BF45FD"/>
    <w:rsid w:val="00BF57F3"/>
    <w:rsid w:val="00BF5E3B"/>
    <w:rsid w:val="00BF6EB6"/>
    <w:rsid w:val="00BF7AF0"/>
    <w:rsid w:val="00BF7B25"/>
    <w:rsid w:val="00C012ED"/>
    <w:rsid w:val="00C021E0"/>
    <w:rsid w:val="00C025FF"/>
    <w:rsid w:val="00C02AC5"/>
    <w:rsid w:val="00C02FB6"/>
    <w:rsid w:val="00C03142"/>
    <w:rsid w:val="00C031F0"/>
    <w:rsid w:val="00C03F05"/>
    <w:rsid w:val="00C071A9"/>
    <w:rsid w:val="00C0783F"/>
    <w:rsid w:val="00C10647"/>
    <w:rsid w:val="00C12174"/>
    <w:rsid w:val="00C13011"/>
    <w:rsid w:val="00C14AC0"/>
    <w:rsid w:val="00C15119"/>
    <w:rsid w:val="00C15263"/>
    <w:rsid w:val="00C15291"/>
    <w:rsid w:val="00C15812"/>
    <w:rsid w:val="00C16037"/>
    <w:rsid w:val="00C20149"/>
    <w:rsid w:val="00C20B21"/>
    <w:rsid w:val="00C23152"/>
    <w:rsid w:val="00C24004"/>
    <w:rsid w:val="00C24C64"/>
    <w:rsid w:val="00C319FB"/>
    <w:rsid w:val="00C32380"/>
    <w:rsid w:val="00C340A9"/>
    <w:rsid w:val="00C341B9"/>
    <w:rsid w:val="00C3497D"/>
    <w:rsid w:val="00C35318"/>
    <w:rsid w:val="00C35C25"/>
    <w:rsid w:val="00C3778D"/>
    <w:rsid w:val="00C377A9"/>
    <w:rsid w:val="00C37B4E"/>
    <w:rsid w:val="00C4005F"/>
    <w:rsid w:val="00C414BC"/>
    <w:rsid w:val="00C41624"/>
    <w:rsid w:val="00C416D6"/>
    <w:rsid w:val="00C418C2"/>
    <w:rsid w:val="00C41A44"/>
    <w:rsid w:val="00C41B5D"/>
    <w:rsid w:val="00C41D06"/>
    <w:rsid w:val="00C42069"/>
    <w:rsid w:val="00C42BDD"/>
    <w:rsid w:val="00C4408D"/>
    <w:rsid w:val="00C44522"/>
    <w:rsid w:val="00C44FF8"/>
    <w:rsid w:val="00C45B61"/>
    <w:rsid w:val="00C45DC0"/>
    <w:rsid w:val="00C45EC0"/>
    <w:rsid w:val="00C45F7B"/>
    <w:rsid w:val="00C47075"/>
    <w:rsid w:val="00C5051C"/>
    <w:rsid w:val="00C51950"/>
    <w:rsid w:val="00C53A6D"/>
    <w:rsid w:val="00C53BD6"/>
    <w:rsid w:val="00C53CD6"/>
    <w:rsid w:val="00C53D1A"/>
    <w:rsid w:val="00C5528D"/>
    <w:rsid w:val="00C55E90"/>
    <w:rsid w:val="00C57046"/>
    <w:rsid w:val="00C57242"/>
    <w:rsid w:val="00C572EA"/>
    <w:rsid w:val="00C5751B"/>
    <w:rsid w:val="00C61024"/>
    <w:rsid w:val="00C61597"/>
    <w:rsid w:val="00C6295D"/>
    <w:rsid w:val="00C62FC1"/>
    <w:rsid w:val="00C640D9"/>
    <w:rsid w:val="00C645CD"/>
    <w:rsid w:val="00C647D0"/>
    <w:rsid w:val="00C7217C"/>
    <w:rsid w:val="00C72723"/>
    <w:rsid w:val="00C72E51"/>
    <w:rsid w:val="00C72F16"/>
    <w:rsid w:val="00C74526"/>
    <w:rsid w:val="00C75143"/>
    <w:rsid w:val="00C75A06"/>
    <w:rsid w:val="00C777A7"/>
    <w:rsid w:val="00C77978"/>
    <w:rsid w:val="00C80ED1"/>
    <w:rsid w:val="00C8276E"/>
    <w:rsid w:val="00C827DB"/>
    <w:rsid w:val="00C8360D"/>
    <w:rsid w:val="00C83B79"/>
    <w:rsid w:val="00C859B9"/>
    <w:rsid w:val="00C86D0E"/>
    <w:rsid w:val="00C86EF9"/>
    <w:rsid w:val="00C906A3"/>
    <w:rsid w:val="00C90726"/>
    <w:rsid w:val="00C921DF"/>
    <w:rsid w:val="00C92B94"/>
    <w:rsid w:val="00C92D97"/>
    <w:rsid w:val="00C96CCA"/>
    <w:rsid w:val="00CA02D4"/>
    <w:rsid w:val="00CA30C2"/>
    <w:rsid w:val="00CA556F"/>
    <w:rsid w:val="00CA5EE2"/>
    <w:rsid w:val="00CA6009"/>
    <w:rsid w:val="00CA6698"/>
    <w:rsid w:val="00CB043A"/>
    <w:rsid w:val="00CB0527"/>
    <w:rsid w:val="00CB0AA9"/>
    <w:rsid w:val="00CB2B6B"/>
    <w:rsid w:val="00CB3DF5"/>
    <w:rsid w:val="00CB5120"/>
    <w:rsid w:val="00CB5C41"/>
    <w:rsid w:val="00CB7A4F"/>
    <w:rsid w:val="00CC08B2"/>
    <w:rsid w:val="00CC16AB"/>
    <w:rsid w:val="00CC19D0"/>
    <w:rsid w:val="00CC1C2C"/>
    <w:rsid w:val="00CC28BE"/>
    <w:rsid w:val="00CC2EF0"/>
    <w:rsid w:val="00CC49C6"/>
    <w:rsid w:val="00CC5472"/>
    <w:rsid w:val="00CC59DA"/>
    <w:rsid w:val="00CC7441"/>
    <w:rsid w:val="00CD0211"/>
    <w:rsid w:val="00CD4C73"/>
    <w:rsid w:val="00CD5EA7"/>
    <w:rsid w:val="00CD62B4"/>
    <w:rsid w:val="00CD66E6"/>
    <w:rsid w:val="00CE0266"/>
    <w:rsid w:val="00CE0982"/>
    <w:rsid w:val="00CE165C"/>
    <w:rsid w:val="00CE170A"/>
    <w:rsid w:val="00CE1AAA"/>
    <w:rsid w:val="00CE41C5"/>
    <w:rsid w:val="00CE5326"/>
    <w:rsid w:val="00CE5E07"/>
    <w:rsid w:val="00CE6023"/>
    <w:rsid w:val="00CE6390"/>
    <w:rsid w:val="00CE64EA"/>
    <w:rsid w:val="00CE66B8"/>
    <w:rsid w:val="00CF09EC"/>
    <w:rsid w:val="00CF0C98"/>
    <w:rsid w:val="00CF2D27"/>
    <w:rsid w:val="00CF345D"/>
    <w:rsid w:val="00CF4019"/>
    <w:rsid w:val="00CF427C"/>
    <w:rsid w:val="00CF49C7"/>
    <w:rsid w:val="00CF4B58"/>
    <w:rsid w:val="00CF630E"/>
    <w:rsid w:val="00CF674E"/>
    <w:rsid w:val="00CF6BEA"/>
    <w:rsid w:val="00D001F7"/>
    <w:rsid w:val="00D00414"/>
    <w:rsid w:val="00D005BB"/>
    <w:rsid w:val="00D010EB"/>
    <w:rsid w:val="00D01C93"/>
    <w:rsid w:val="00D01EE3"/>
    <w:rsid w:val="00D024CB"/>
    <w:rsid w:val="00D026D2"/>
    <w:rsid w:val="00D029B4"/>
    <w:rsid w:val="00D02BCB"/>
    <w:rsid w:val="00D02F9F"/>
    <w:rsid w:val="00D0511A"/>
    <w:rsid w:val="00D05499"/>
    <w:rsid w:val="00D06BAE"/>
    <w:rsid w:val="00D072B1"/>
    <w:rsid w:val="00D11E39"/>
    <w:rsid w:val="00D1316E"/>
    <w:rsid w:val="00D13DCF"/>
    <w:rsid w:val="00D152C1"/>
    <w:rsid w:val="00D16E09"/>
    <w:rsid w:val="00D16EE9"/>
    <w:rsid w:val="00D17781"/>
    <w:rsid w:val="00D17864"/>
    <w:rsid w:val="00D17AA1"/>
    <w:rsid w:val="00D218C0"/>
    <w:rsid w:val="00D21BAF"/>
    <w:rsid w:val="00D21CD7"/>
    <w:rsid w:val="00D24343"/>
    <w:rsid w:val="00D243D0"/>
    <w:rsid w:val="00D25C37"/>
    <w:rsid w:val="00D25FF7"/>
    <w:rsid w:val="00D262D4"/>
    <w:rsid w:val="00D308CB"/>
    <w:rsid w:val="00D30A67"/>
    <w:rsid w:val="00D30F63"/>
    <w:rsid w:val="00D313A8"/>
    <w:rsid w:val="00D3144A"/>
    <w:rsid w:val="00D31869"/>
    <w:rsid w:val="00D3193B"/>
    <w:rsid w:val="00D31A10"/>
    <w:rsid w:val="00D31B12"/>
    <w:rsid w:val="00D31B55"/>
    <w:rsid w:val="00D3466E"/>
    <w:rsid w:val="00D348F0"/>
    <w:rsid w:val="00D350B0"/>
    <w:rsid w:val="00D44333"/>
    <w:rsid w:val="00D44505"/>
    <w:rsid w:val="00D44F1E"/>
    <w:rsid w:val="00D46502"/>
    <w:rsid w:val="00D46F44"/>
    <w:rsid w:val="00D46F69"/>
    <w:rsid w:val="00D477D2"/>
    <w:rsid w:val="00D47FA1"/>
    <w:rsid w:val="00D50C13"/>
    <w:rsid w:val="00D51239"/>
    <w:rsid w:val="00D53C4B"/>
    <w:rsid w:val="00D53DAD"/>
    <w:rsid w:val="00D5415B"/>
    <w:rsid w:val="00D55337"/>
    <w:rsid w:val="00D55609"/>
    <w:rsid w:val="00D55B8C"/>
    <w:rsid w:val="00D55E56"/>
    <w:rsid w:val="00D57AEB"/>
    <w:rsid w:val="00D62F8A"/>
    <w:rsid w:val="00D642ED"/>
    <w:rsid w:val="00D6470B"/>
    <w:rsid w:val="00D70802"/>
    <w:rsid w:val="00D70BB9"/>
    <w:rsid w:val="00D71354"/>
    <w:rsid w:val="00D71E71"/>
    <w:rsid w:val="00D72C73"/>
    <w:rsid w:val="00D74655"/>
    <w:rsid w:val="00D764BF"/>
    <w:rsid w:val="00D7680D"/>
    <w:rsid w:val="00D77E91"/>
    <w:rsid w:val="00D80407"/>
    <w:rsid w:val="00D816E7"/>
    <w:rsid w:val="00D825DB"/>
    <w:rsid w:val="00D83479"/>
    <w:rsid w:val="00D84017"/>
    <w:rsid w:val="00D85C63"/>
    <w:rsid w:val="00D860B0"/>
    <w:rsid w:val="00D865EB"/>
    <w:rsid w:val="00D866DB"/>
    <w:rsid w:val="00D908FF"/>
    <w:rsid w:val="00D92849"/>
    <w:rsid w:val="00D92B3F"/>
    <w:rsid w:val="00D93E20"/>
    <w:rsid w:val="00D95D8C"/>
    <w:rsid w:val="00D960F4"/>
    <w:rsid w:val="00D96149"/>
    <w:rsid w:val="00D9788D"/>
    <w:rsid w:val="00DA1EC6"/>
    <w:rsid w:val="00DA2A2A"/>
    <w:rsid w:val="00DA2CEB"/>
    <w:rsid w:val="00DA3362"/>
    <w:rsid w:val="00DA342E"/>
    <w:rsid w:val="00DA40F7"/>
    <w:rsid w:val="00DA4573"/>
    <w:rsid w:val="00DA496E"/>
    <w:rsid w:val="00DA7367"/>
    <w:rsid w:val="00DA7370"/>
    <w:rsid w:val="00DB0284"/>
    <w:rsid w:val="00DB052C"/>
    <w:rsid w:val="00DB1B55"/>
    <w:rsid w:val="00DB25D6"/>
    <w:rsid w:val="00DB4B58"/>
    <w:rsid w:val="00DB4EEF"/>
    <w:rsid w:val="00DB4FFC"/>
    <w:rsid w:val="00DB5DCE"/>
    <w:rsid w:val="00DB6463"/>
    <w:rsid w:val="00DC0434"/>
    <w:rsid w:val="00DC121D"/>
    <w:rsid w:val="00DC1940"/>
    <w:rsid w:val="00DC21D0"/>
    <w:rsid w:val="00DC331F"/>
    <w:rsid w:val="00DC3CB6"/>
    <w:rsid w:val="00DC3DB5"/>
    <w:rsid w:val="00DC4633"/>
    <w:rsid w:val="00DC5DA4"/>
    <w:rsid w:val="00DC6AE1"/>
    <w:rsid w:val="00DC7485"/>
    <w:rsid w:val="00DD12FF"/>
    <w:rsid w:val="00DD3139"/>
    <w:rsid w:val="00DD38C2"/>
    <w:rsid w:val="00DD3C38"/>
    <w:rsid w:val="00DD445B"/>
    <w:rsid w:val="00DD4889"/>
    <w:rsid w:val="00DD5080"/>
    <w:rsid w:val="00DD54A9"/>
    <w:rsid w:val="00DD6301"/>
    <w:rsid w:val="00DE060C"/>
    <w:rsid w:val="00DE0B8A"/>
    <w:rsid w:val="00DE17A3"/>
    <w:rsid w:val="00DE35EF"/>
    <w:rsid w:val="00DE3B4E"/>
    <w:rsid w:val="00DE558F"/>
    <w:rsid w:val="00DE6935"/>
    <w:rsid w:val="00DE70F4"/>
    <w:rsid w:val="00DF0DE9"/>
    <w:rsid w:val="00DF0EAA"/>
    <w:rsid w:val="00DF1374"/>
    <w:rsid w:val="00DF1E71"/>
    <w:rsid w:val="00DF1FF2"/>
    <w:rsid w:val="00DF24B5"/>
    <w:rsid w:val="00DF26FF"/>
    <w:rsid w:val="00DF2AFC"/>
    <w:rsid w:val="00DF3795"/>
    <w:rsid w:val="00DF3CB1"/>
    <w:rsid w:val="00DF5121"/>
    <w:rsid w:val="00DF5192"/>
    <w:rsid w:val="00DF5EE5"/>
    <w:rsid w:val="00DF6149"/>
    <w:rsid w:val="00DF7596"/>
    <w:rsid w:val="00E014AE"/>
    <w:rsid w:val="00E060C4"/>
    <w:rsid w:val="00E06A8F"/>
    <w:rsid w:val="00E07027"/>
    <w:rsid w:val="00E07A99"/>
    <w:rsid w:val="00E10066"/>
    <w:rsid w:val="00E10829"/>
    <w:rsid w:val="00E10B67"/>
    <w:rsid w:val="00E10DA5"/>
    <w:rsid w:val="00E113A3"/>
    <w:rsid w:val="00E121A3"/>
    <w:rsid w:val="00E121BF"/>
    <w:rsid w:val="00E14069"/>
    <w:rsid w:val="00E1416A"/>
    <w:rsid w:val="00E15465"/>
    <w:rsid w:val="00E16B14"/>
    <w:rsid w:val="00E1767C"/>
    <w:rsid w:val="00E1778E"/>
    <w:rsid w:val="00E20536"/>
    <w:rsid w:val="00E20F50"/>
    <w:rsid w:val="00E21548"/>
    <w:rsid w:val="00E21755"/>
    <w:rsid w:val="00E2184C"/>
    <w:rsid w:val="00E2195F"/>
    <w:rsid w:val="00E23333"/>
    <w:rsid w:val="00E24F07"/>
    <w:rsid w:val="00E25727"/>
    <w:rsid w:val="00E25BCE"/>
    <w:rsid w:val="00E26EC3"/>
    <w:rsid w:val="00E27604"/>
    <w:rsid w:val="00E27DF8"/>
    <w:rsid w:val="00E31854"/>
    <w:rsid w:val="00E32089"/>
    <w:rsid w:val="00E33648"/>
    <w:rsid w:val="00E33ED7"/>
    <w:rsid w:val="00E3535B"/>
    <w:rsid w:val="00E35C01"/>
    <w:rsid w:val="00E36517"/>
    <w:rsid w:val="00E37F8C"/>
    <w:rsid w:val="00E40D5A"/>
    <w:rsid w:val="00E42646"/>
    <w:rsid w:val="00E42A7E"/>
    <w:rsid w:val="00E42B9B"/>
    <w:rsid w:val="00E44E0C"/>
    <w:rsid w:val="00E44F60"/>
    <w:rsid w:val="00E47644"/>
    <w:rsid w:val="00E50605"/>
    <w:rsid w:val="00E50E3A"/>
    <w:rsid w:val="00E51A79"/>
    <w:rsid w:val="00E51C7F"/>
    <w:rsid w:val="00E539F4"/>
    <w:rsid w:val="00E5473A"/>
    <w:rsid w:val="00E55B86"/>
    <w:rsid w:val="00E562B9"/>
    <w:rsid w:val="00E564D3"/>
    <w:rsid w:val="00E56DB0"/>
    <w:rsid w:val="00E578AF"/>
    <w:rsid w:val="00E6082E"/>
    <w:rsid w:val="00E609D0"/>
    <w:rsid w:val="00E610FE"/>
    <w:rsid w:val="00E61270"/>
    <w:rsid w:val="00E65EDE"/>
    <w:rsid w:val="00E67BB4"/>
    <w:rsid w:val="00E70991"/>
    <w:rsid w:val="00E71FB7"/>
    <w:rsid w:val="00E72179"/>
    <w:rsid w:val="00E74091"/>
    <w:rsid w:val="00E76454"/>
    <w:rsid w:val="00E76E3A"/>
    <w:rsid w:val="00E7783B"/>
    <w:rsid w:val="00E81A73"/>
    <w:rsid w:val="00E8353C"/>
    <w:rsid w:val="00E83ED2"/>
    <w:rsid w:val="00E84DB6"/>
    <w:rsid w:val="00E85A50"/>
    <w:rsid w:val="00E867D3"/>
    <w:rsid w:val="00E86E74"/>
    <w:rsid w:val="00E910DA"/>
    <w:rsid w:val="00E912F9"/>
    <w:rsid w:val="00E91388"/>
    <w:rsid w:val="00E94DF3"/>
    <w:rsid w:val="00E95360"/>
    <w:rsid w:val="00E9565A"/>
    <w:rsid w:val="00E96277"/>
    <w:rsid w:val="00EA2234"/>
    <w:rsid w:val="00EA538C"/>
    <w:rsid w:val="00EB0954"/>
    <w:rsid w:val="00EB0C78"/>
    <w:rsid w:val="00EB1CDB"/>
    <w:rsid w:val="00EB1FB9"/>
    <w:rsid w:val="00EB2CE1"/>
    <w:rsid w:val="00EB302B"/>
    <w:rsid w:val="00EB322B"/>
    <w:rsid w:val="00EB3481"/>
    <w:rsid w:val="00EB34E9"/>
    <w:rsid w:val="00EB5A99"/>
    <w:rsid w:val="00EB6B52"/>
    <w:rsid w:val="00EB7F37"/>
    <w:rsid w:val="00EC147C"/>
    <w:rsid w:val="00EC1805"/>
    <w:rsid w:val="00EC1AB6"/>
    <w:rsid w:val="00EC4CE1"/>
    <w:rsid w:val="00EC6AF4"/>
    <w:rsid w:val="00EC6FBC"/>
    <w:rsid w:val="00EC75DE"/>
    <w:rsid w:val="00ED00FA"/>
    <w:rsid w:val="00ED01B9"/>
    <w:rsid w:val="00ED08D1"/>
    <w:rsid w:val="00ED1B12"/>
    <w:rsid w:val="00ED5072"/>
    <w:rsid w:val="00ED5E45"/>
    <w:rsid w:val="00ED7765"/>
    <w:rsid w:val="00ED7A32"/>
    <w:rsid w:val="00EE0615"/>
    <w:rsid w:val="00EE1312"/>
    <w:rsid w:val="00EE1F88"/>
    <w:rsid w:val="00EE2487"/>
    <w:rsid w:val="00EE31FF"/>
    <w:rsid w:val="00EE4155"/>
    <w:rsid w:val="00EE479B"/>
    <w:rsid w:val="00EE5FFA"/>
    <w:rsid w:val="00EE6F29"/>
    <w:rsid w:val="00EF0960"/>
    <w:rsid w:val="00EF2CC3"/>
    <w:rsid w:val="00EF3DCC"/>
    <w:rsid w:val="00EF3E14"/>
    <w:rsid w:val="00EF4999"/>
    <w:rsid w:val="00EF4B56"/>
    <w:rsid w:val="00EF6BCA"/>
    <w:rsid w:val="00F002E6"/>
    <w:rsid w:val="00F0277F"/>
    <w:rsid w:val="00F0341F"/>
    <w:rsid w:val="00F04305"/>
    <w:rsid w:val="00F04B30"/>
    <w:rsid w:val="00F052D1"/>
    <w:rsid w:val="00F05E9A"/>
    <w:rsid w:val="00F05ECE"/>
    <w:rsid w:val="00F07C3C"/>
    <w:rsid w:val="00F10D8D"/>
    <w:rsid w:val="00F12779"/>
    <w:rsid w:val="00F12BCC"/>
    <w:rsid w:val="00F14478"/>
    <w:rsid w:val="00F14A5E"/>
    <w:rsid w:val="00F15421"/>
    <w:rsid w:val="00F15705"/>
    <w:rsid w:val="00F15A50"/>
    <w:rsid w:val="00F162A8"/>
    <w:rsid w:val="00F16FA7"/>
    <w:rsid w:val="00F178E3"/>
    <w:rsid w:val="00F17D01"/>
    <w:rsid w:val="00F17F36"/>
    <w:rsid w:val="00F207D4"/>
    <w:rsid w:val="00F209BD"/>
    <w:rsid w:val="00F20CB4"/>
    <w:rsid w:val="00F23AE6"/>
    <w:rsid w:val="00F2540C"/>
    <w:rsid w:val="00F25DFE"/>
    <w:rsid w:val="00F26CE1"/>
    <w:rsid w:val="00F2747A"/>
    <w:rsid w:val="00F304D2"/>
    <w:rsid w:val="00F3070F"/>
    <w:rsid w:val="00F34E16"/>
    <w:rsid w:val="00F35E75"/>
    <w:rsid w:val="00F3663D"/>
    <w:rsid w:val="00F36BA7"/>
    <w:rsid w:val="00F4131A"/>
    <w:rsid w:val="00F4179F"/>
    <w:rsid w:val="00F4183C"/>
    <w:rsid w:val="00F423CB"/>
    <w:rsid w:val="00F42ABD"/>
    <w:rsid w:val="00F43BB8"/>
    <w:rsid w:val="00F45C0A"/>
    <w:rsid w:val="00F473BB"/>
    <w:rsid w:val="00F47E72"/>
    <w:rsid w:val="00F50E0E"/>
    <w:rsid w:val="00F52482"/>
    <w:rsid w:val="00F528B3"/>
    <w:rsid w:val="00F538A6"/>
    <w:rsid w:val="00F53A01"/>
    <w:rsid w:val="00F53B46"/>
    <w:rsid w:val="00F55029"/>
    <w:rsid w:val="00F553E3"/>
    <w:rsid w:val="00F5597B"/>
    <w:rsid w:val="00F55C29"/>
    <w:rsid w:val="00F55DBC"/>
    <w:rsid w:val="00F55F84"/>
    <w:rsid w:val="00F56E85"/>
    <w:rsid w:val="00F60A19"/>
    <w:rsid w:val="00F60A66"/>
    <w:rsid w:val="00F60ECB"/>
    <w:rsid w:val="00F625E7"/>
    <w:rsid w:val="00F63E1A"/>
    <w:rsid w:val="00F64087"/>
    <w:rsid w:val="00F646C2"/>
    <w:rsid w:val="00F651E6"/>
    <w:rsid w:val="00F66811"/>
    <w:rsid w:val="00F67E3C"/>
    <w:rsid w:val="00F70142"/>
    <w:rsid w:val="00F7033D"/>
    <w:rsid w:val="00F70550"/>
    <w:rsid w:val="00F72359"/>
    <w:rsid w:val="00F72A5D"/>
    <w:rsid w:val="00F72CFA"/>
    <w:rsid w:val="00F73C04"/>
    <w:rsid w:val="00F73C6E"/>
    <w:rsid w:val="00F73D39"/>
    <w:rsid w:val="00F74215"/>
    <w:rsid w:val="00F75E17"/>
    <w:rsid w:val="00F80318"/>
    <w:rsid w:val="00F811F2"/>
    <w:rsid w:val="00F82E9D"/>
    <w:rsid w:val="00F82FB5"/>
    <w:rsid w:val="00F83265"/>
    <w:rsid w:val="00F862E4"/>
    <w:rsid w:val="00F86978"/>
    <w:rsid w:val="00F8706A"/>
    <w:rsid w:val="00F874D2"/>
    <w:rsid w:val="00F87888"/>
    <w:rsid w:val="00F87C63"/>
    <w:rsid w:val="00F90CB7"/>
    <w:rsid w:val="00F92DD8"/>
    <w:rsid w:val="00F94E20"/>
    <w:rsid w:val="00F94E8A"/>
    <w:rsid w:val="00F9568C"/>
    <w:rsid w:val="00F9642B"/>
    <w:rsid w:val="00F9667F"/>
    <w:rsid w:val="00F9783E"/>
    <w:rsid w:val="00FA0006"/>
    <w:rsid w:val="00FA0903"/>
    <w:rsid w:val="00FA0D28"/>
    <w:rsid w:val="00FA1758"/>
    <w:rsid w:val="00FA21B7"/>
    <w:rsid w:val="00FA4396"/>
    <w:rsid w:val="00FA4CF0"/>
    <w:rsid w:val="00FA508A"/>
    <w:rsid w:val="00FA5394"/>
    <w:rsid w:val="00FA5FD2"/>
    <w:rsid w:val="00FA6093"/>
    <w:rsid w:val="00FA60C5"/>
    <w:rsid w:val="00FA61B7"/>
    <w:rsid w:val="00FA6589"/>
    <w:rsid w:val="00FA763C"/>
    <w:rsid w:val="00FB029E"/>
    <w:rsid w:val="00FB106E"/>
    <w:rsid w:val="00FB2367"/>
    <w:rsid w:val="00FB3684"/>
    <w:rsid w:val="00FB3E2D"/>
    <w:rsid w:val="00FB4921"/>
    <w:rsid w:val="00FB5505"/>
    <w:rsid w:val="00FB58D5"/>
    <w:rsid w:val="00FB74E1"/>
    <w:rsid w:val="00FB7A8C"/>
    <w:rsid w:val="00FC06BF"/>
    <w:rsid w:val="00FC2147"/>
    <w:rsid w:val="00FC3541"/>
    <w:rsid w:val="00FC3E91"/>
    <w:rsid w:val="00FC3FE5"/>
    <w:rsid w:val="00FC49FB"/>
    <w:rsid w:val="00FC60CF"/>
    <w:rsid w:val="00FC625A"/>
    <w:rsid w:val="00FC6E05"/>
    <w:rsid w:val="00FC7639"/>
    <w:rsid w:val="00FD17C2"/>
    <w:rsid w:val="00FD1A4E"/>
    <w:rsid w:val="00FD246B"/>
    <w:rsid w:val="00FD295D"/>
    <w:rsid w:val="00FD396D"/>
    <w:rsid w:val="00FD3A7F"/>
    <w:rsid w:val="00FD4654"/>
    <w:rsid w:val="00FD4901"/>
    <w:rsid w:val="00FD4E64"/>
    <w:rsid w:val="00FD4F83"/>
    <w:rsid w:val="00FD55B2"/>
    <w:rsid w:val="00FD662C"/>
    <w:rsid w:val="00FD68AA"/>
    <w:rsid w:val="00FD7CAA"/>
    <w:rsid w:val="00FE028B"/>
    <w:rsid w:val="00FE1368"/>
    <w:rsid w:val="00FE1F75"/>
    <w:rsid w:val="00FE2090"/>
    <w:rsid w:val="00FE2A80"/>
    <w:rsid w:val="00FE3538"/>
    <w:rsid w:val="00FE48B8"/>
    <w:rsid w:val="00FE58D3"/>
    <w:rsid w:val="00FE7325"/>
    <w:rsid w:val="00FE7520"/>
    <w:rsid w:val="00FE785F"/>
    <w:rsid w:val="00FF0CF7"/>
    <w:rsid w:val="00FF13D8"/>
    <w:rsid w:val="00FF1553"/>
    <w:rsid w:val="00FF3943"/>
    <w:rsid w:val="00FF39BD"/>
    <w:rsid w:val="00FF5316"/>
    <w:rsid w:val="00FF6403"/>
    <w:rsid w:val="00FF71C7"/>
    <w:rsid w:val="01C03609"/>
    <w:rsid w:val="02043EDD"/>
    <w:rsid w:val="02513DB2"/>
    <w:rsid w:val="03373C15"/>
    <w:rsid w:val="035D2013"/>
    <w:rsid w:val="03CE6524"/>
    <w:rsid w:val="040E19D2"/>
    <w:rsid w:val="04BE22F6"/>
    <w:rsid w:val="050014B3"/>
    <w:rsid w:val="05C27249"/>
    <w:rsid w:val="05DE4FD0"/>
    <w:rsid w:val="05EC0902"/>
    <w:rsid w:val="07EA2CF0"/>
    <w:rsid w:val="089142CC"/>
    <w:rsid w:val="08A2174C"/>
    <w:rsid w:val="09EF772F"/>
    <w:rsid w:val="09FE0C04"/>
    <w:rsid w:val="0B114E12"/>
    <w:rsid w:val="0BCE1542"/>
    <w:rsid w:val="0BE33A8E"/>
    <w:rsid w:val="0D6456CD"/>
    <w:rsid w:val="0D6F511F"/>
    <w:rsid w:val="0E770F85"/>
    <w:rsid w:val="0EEE6D04"/>
    <w:rsid w:val="0F046CBD"/>
    <w:rsid w:val="11504889"/>
    <w:rsid w:val="11655896"/>
    <w:rsid w:val="11ED44F6"/>
    <w:rsid w:val="12A76F8D"/>
    <w:rsid w:val="12DD0E55"/>
    <w:rsid w:val="132F7C82"/>
    <w:rsid w:val="134437DF"/>
    <w:rsid w:val="149B4829"/>
    <w:rsid w:val="14A800EA"/>
    <w:rsid w:val="15145780"/>
    <w:rsid w:val="16161084"/>
    <w:rsid w:val="16524783"/>
    <w:rsid w:val="166B323F"/>
    <w:rsid w:val="16736C36"/>
    <w:rsid w:val="168F390F"/>
    <w:rsid w:val="179320EF"/>
    <w:rsid w:val="1923136C"/>
    <w:rsid w:val="19D126B8"/>
    <w:rsid w:val="1AA83885"/>
    <w:rsid w:val="1B681B8C"/>
    <w:rsid w:val="1BB42683"/>
    <w:rsid w:val="1C1572E5"/>
    <w:rsid w:val="1C83646F"/>
    <w:rsid w:val="1C9A0C60"/>
    <w:rsid w:val="1CFD3BDE"/>
    <w:rsid w:val="1D3B0295"/>
    <w:rsid w:val="1D3B3278"/>
    <w:rsid w:val="1DD021B3"/>
    <w:rsid w:val="1E3B5525"/>
    <w:rsid w:val="1E5C19B5"/>
    <w:rsid w:val="1E640E24"/>
    <w:rsid w:val="1EAE27A1"/>
    <w:rsid w:val="1EF65DF7"/>
    <w:rsid w:val="1F4E6A7A"/>
    <w:rsid w:val="1F6F0182"/>
    <w:rsid w:val="215A0945"/>
    <w:rsid w:val="21966557"/>
    <w:rsid w:val="236C2D03"/>
    <w:rsid w:val="240D3EF8"/>
    <w:rsid w:val="24283062"/>
    <w:rsid w:val="25336B8A"/>
    <w:rsid w:val="2694026A"/>
    <w:rsid w:val="26B36B7A"/>
    <w:rsid w:val="27247AA4"/>
    <w:rsid w:val="272A498F"/>
    <w:rsid w:val="27B87043"/>
    <w:rsid w:val="27BC2BBD"/>
    <w:rsid w:val="27DC70E3"/>
    <w:rsid w:val="2901241A"/>
    <w:rsid w:val="290C78E8"/>
    <w:rsid w:val="29340F20"/>
    <w:rsid w:val="297971B4"/>
    <w:rsid w:val="2AF17759"/>
    <w:rsid w:val="2B320017"/>
    <w:rsid w:val="2B382728"/>
    <w:rsid w:val="2B512F31"/>
    <w:rsid w:val="2C617755"/>
    <w:rsid w:val="2CB6261C"/>
    <w:rsid w:val="2D534468"/>
    <w:rsid w:val="2DD5053B"/>
    <w:rsid w:val="2E4A5889"/>
    <w:rsid w:val="2E67267D"/>
    <w:rsid w:val="30586C02"/>
    <w:rsid w:val="305C5BE4"/>
    <w:rsid w:val="30A85B40"/>
    <w:rsid w:val="323F5637"/>
    <w:rsid w:val="32A17CAE"/>
    <w:rsid w:val="330762BB"/>
    <w:rsid w:val="334130CD"/>
    <w:rsid w:val="336E17F0"/>
    <w:rsid w:val="34C816E8"/>
    <w:rsid w:val="36C959D2"/>
    <w:rsid w:val="3764300E"/>
    <w:rsid w:val="382C753D"/>
    <w:rsid w:val="383C04D2"/>
    <w:rsid w:val="384A30E3"/>
    <w:rsid w:val="384F4CFD"/>
    <w:rsid w:val="388A1731"/>
    <w:rsid w:val="38B33C7E"/>
    <w:rsid w:val="3A4627EB"/>
    <w:rsid w:val="3BAF0FC9"/>
    <w:rsid w:val="3BBF7944"/>
    <w:rsid w:val="3C99511C"/>
    <w:rsid w:val="3CF03B2D"/>
    <w:rsid w:val="3D393BB1"/>
    <w:rsid w:val="3D623F31"/>
    <w:rsid w:val="3DAE3EFB"/>
    <w:rsid w:val="3E667536"/>
    <w:rsid w:val="3F0A39A3"/>
    <w:rsid w:val="3F5524D7"/>
    <w:rsid w:val="3F7F4114"/>
    <w:rsid w:val="404F0D42"/>
    <w:rsid w:val="41A5233F"/>
    <w:rsid w:val="42846520"/>
    <w:rsid w:val="42C615B8"/>
    <w:rsid w:val="4304398C"/>
    <w:rsid w:val="433560EC"/>
    <w:rsid w:val="43E77B6E"/>
    <w:rsid w:val="440C749E"/>
    <w:rsid w:val="449012B3"/>
    <w:rsid w:val="44A3070D"/>
    <w:rsid w:val="45246A6A"/>
    <w:rsid w:val="45E700B6"/>
    <w:rsid w:val="46001224"/>
    <w:rsid w:val="461F3D68"/>
    <w:rsid w:val="46592743"/>
    <w:rsid w:val="46F30EE7"/>
    <w:rsid w:val="470A46FB"/>
    <w:rsid w:val="47B10B97"/>
    <w:rsid w:val="47EE3A1A"/>
    <w:rsid w:val="485D4FC6"/>
    <w:rsid w:val="48611E6F"/>
    <w:rsid w:val="487334FF"/>
    <w:rsid w:val="48E308ED"/>
    <w:rsid w:val="4AE41370"/>
    <w:rsid w:val="4BB368DF"/>
    <w:rsid w:val="4BC523DA"/>
    <w:rsid w:val="4BF137F8"/>
    <w:rsid w:val="4C6932D6"/>
    <w:rsid w:val="4C7509BA"/>
    <w:rsid w:val="4EC16EC2"/>
    <w:rsid w:val="4F4F00C8"/>
    <w:rsid w:val="50721B6A"/>
    <w:rsid w:val="50E44018"/>
    <w:rsid w:val="51136310"/>
    <w:rsid w:val="51145710"/>
    <w:rsid w:val="51B549B9"/>
    <w:rsid w:val="52996503"/>
    <w:rsid w:val="536C30EB"/>
    <w:rsid w:val="53DC644C"/>
    <w:rsid w:val="54054621"/>
    <w:rsid w:val="54B9670E"/>
    <w:rsid w:val="56822FF4"/>
    <w:rsid w:val="56EB22F7"/>
    <w:rsid w:val="5987458E"/>
    <w:rsid w:val="59E37596"/>
    <w:rsid w:val="5AAF68B3"/>
    <w:rsid w:val="5B185D41"/>
    <w:rsid w:val="5BBF1D5B"/>
    <w:rsid w:val="5C280AD4"/>
    <w:rsid w:val="5D3E51B2"/>
    <w:rsid w:val="5D707B28"/>
    <w:rsid w:val="5D8A2050"/>
    <w:rsid w:val="5F0D0843"/>
    <w:rsid w:val="5F270031"/>
    <w:rsid w:val="5F3D75FF"/>
    <w:rsid w:val="5F5A7B4E"/>
    <w:rsid w:val="5FA06082"/>
    <w:rsid w:val="6072534C"/>
    <w:rsid w:val="610D1DA5"/>
    <w:rsid w:val="61DD5DB6"/>
    <w:rsid w:val="651313E3"/>
    <w:rsid w:val="65AB4A16"/>
    <w:rsid w:val="668A09CB"/>
    <w:rsid w:val="67BC36C8"/>
    <w:rsid w:val="687545B8"/>
    <w:rsid w:val="68E1427D"/>
    <w:rsid w:val="69BE0E33"/>
    <w:rsid w:val="6B81059D"/>
    <w:rsid w:val="6B850073"/>
    <w:rsid w:val="6BB14CA7"/>
    <w:rsid w:val="6BE9207F"/>
    <w:rsid w:val="6D295120"/>
    <w:rsid w:val="6D340851"/>
    <w:rsid w:val="6D7E290C"/>
    <w:rsid w:val="6E360122"/>
    <w:rsid w:val="6E8A570E"/>
    <w:rsid w:val="6F7D04F7"/>
    <w:rsid w:val="70492600"/>
    <w:rsid w:val="718D43DB"/>
    <w:rsid w:val="72440F72"/>
    <w:rsid w:val="73647E54"/>
    <w:rsid w:val="73E67832"/>
    <w:rsid w:val="74964724"/>
    <w:rsid w:val="74FA7D59"/>
    <w:rsid w:val="74FC3932"/>
    <w:rsid w:val="751708B8"/>
    <w:rsid w:val="766E6444"/>
    <w:rsid w:val="7687645A"/>
    <w:rsid w:val="76D95A63"/>
    <w:rsid w:val="77122DFA"/>
    <w:rsid w:val="773015B6"/>
    <w:rsid w:val="784A4DA3"/>
    <w:rsid w:val="78576DD9"/>
    <w:rsid w:val="78A60467"/>
    <w:rsid w:val="79797A08"/>
    <w:rsid w:val="7A061746"/>
    <w:rsid w:val="7A5073DE"/>
    <w:rsid w:val="7A8772A3"/>
    <w:rsid w:val="7A9F3BF4"/>
    <w:rsid w:val="7B7A3121"/>
    <w:rsid w:val="7B814F5A"/>
    <w:rsid w:val="7C095396"/>
    <w:rsid w:val="7C582B10"/>
    <w:rsid w:val="7C956D2E"/>
    <w:rsid w:val="7D6B0415"/>
    <w:rsid w:val="7D822824"/>
    <w:rsid w:val="7D8542CE"/>
    <w:rsid w:val="7DAF05D9"/>
    <w:rsid w:val="7E0344EA"/>
    <w:rsid w:val="7E470D2E"/>
    <w:rsid w:val="7EE50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00" w:lineRule="auto"/>
      <w:jc w:val="both"/>
    </w:pPr>
    <w:rPr>
      <w:rFonts w:asciiTheme="minorEastAsia" w:hAnsiTheme="minorHAnsi" w:eastAsiaTheme="minorEastAsia" w:cstheme="minorBidi"/>
      <w:kern w:val="2"/>
      <w:sz w:val="24"/>
      <w:szCs w:val="21"/>
      <w:lang w:val="en-US" w:eastAsia="zh-CN" w:bidi="ar-SA"/>
    </w:rPr>
  </w:style>
  <w:style w:type="paragraph" w:styleId="3">
    <w:name w:val="heading 1"/>
    <w:basedOn w:val="1"/>
    <w:next w:val="1"/>
    <w:link w:val="50"/>
    <w:qFormat/>
    <w:uiPriority w:val="9"/>
    <w:pPr>
      <w:keepNext/>
      <w:keepLines/>
      <w:spacing w:line="360" w:lineRule="auto"/>
      <w:ind w:left="1325" w:hanging="1325"/>
      <w:jc w:val="center"/>
      <w:outlineLvl w:val="0"/>
    </w:pPr>
    <w:rPr>
      <w:rFonts w:hAnsi="Calibri" w:eastAsia="黑体" w:cs="Times New Roman"/>
      <w:b/>
      <w:bCs/>
      <w:w w:val="80"/>
      <w:kern w:val="44"/>
      <w:sz w:val="36"/>
      <w:szCs w:val="44"/>
    </w:rPr>
  </w:style>
  <w:style w:type="paragraph" w:styleId="4">
    <w:name w:val="heading 2"/>
    <w:basedOn w:val="1"/>
    <w:next w:val="1"/>
    <w:link w:val="47"/>
    <w:unhideWhenUsed/>
    <w:qFormat/>
    <w:uiPriority w:val="9"/>
    <w:pPr>
      <w:keepNext/>
      <w:keepLines/>
      <w:spacing w:line="360" w:lineRule="auto"/>
      <w:jc w:val="center"/>
      <w:outlineLvl w:val="1"/>
    </w:pPr>
    <w:rPr>
      <w:rFonts w:hAnsi="Cambria" w:eastAsia="黑体" w:cs="Times New Roman"/>
      <w:b/>
      <w:bCs/>
      <w:kern w:val="0"/>
      <w:sz w:val="32"/>
      <w:szCs w:val="32"/>
    </w:rPr>
  </w:style>
  <w:style w:type="paragraph" w:styleId="5">
    <w:name w:val="heading 3"/>
    <w:basedOn w:val="1"/>
    <w:next w:val="1"/>
    <w:link w:val="45"/>
    <w:unhideWhenUsed/>
    <w:qFormat/>
    <w:uiPriority w:val="9"/>
    <w:pPr>
      <w:keepNext/>
      <w:keepLines/>
      <w:outlineLvl w:val="2"/>
    </w:pPr>
    <w:rPr>
      <w:b/>
      <w:bCs/>
      <w:szCs w:val="32"/>
    </w:rPr>
  </w:style>
  <w:style w:type="paragraph" w:styleId="6">
    <w:name w:val="heading 4"/>
    <w:basedOn w:val="1"/>
    <w:next w:val="1"/>
    <w:link w:val="4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48"/>
    <w:semiHidden/>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87"/>
    <w:qFormat/>
    <w:uiPriority w:val="1"/>
    <w:pPr>
      <w:adjustRightInd/>
      <w:snapToGrid/>
      <w:spacing w:line="240" w:lineRule="auto"/>
      <w:ind w:left="100"/>
      <w:jc w:val="left"/>
    </w:pPr>
    <w:rPr>
      <w:rFonts w:ascii="宋体" w:hAnsi="宋体" w:eastAsia="宋体"/>
      <w:kern w:val="0"/>
      <w:sz w:val="21"/>
      <w:lang w:eastAsia="en-US"/>
    </w:rPr>
  </w:style>
  <w:style w:type="paragraph" w:styleId="9">
    <w:name w:val="toc 7"/>
    <w:basedOn w:val="1"/>
    <w:next w:val="1"/>
    <w:semiHidden/>
    <w:unhideWhenUsed/>
    <w:qFormat/>
    <w:uiPriority w:val="39"/>
    <w:pPr>
      <w:ind w:left="2520" w:leftChars="1200"/>
    </w:pPr>
  </w:style>
  <w:style w:type="paragraph" w:styleId="10">
    <w:name w:val="Normal Indent"/>
    <w:basedOn w:val="1"/>
    <w:qFormat/>
    <w:uiPriority w:val="0"/>
    <w:pPr>
      <w:ind w:firstLine="420" w:firstLineChars="200"/>
    </w:pPr>
    <w:rPr>
      <w:sz w:val="28"/>
      <w:szCs w:val="24"/>
    </w:rPr>
  </w:style>
  <w:style w:type="paragraph" w:styleId="11">
    <w:name w:val="annotation text"/>
    <w:basedOn w:val="1"/>
    <w:link w:val="75"/>
    <w:unhideWhenUsed/>
    <w:qFormat/>
    <w:uiPriority w:val="0"/>
    <w:pPr>
      <w:jc w:val="left"/>
    </w:pPr>
  </w:style>
  <w:style w:type="paragraph" w:styleId="12">
    <w:name w:val="Body Text Indent"/>
    <w:basedOn w:val="1"/>
    <w:qFormat/>
    <w:uiPriority w:val="0"/>
    <w:pPr>
      <w:ind w:firstLine="795"/>
    </w:pPr>
    <w:rPr>
      <w:sz w:val="32"/>
    </w:rPr>
  </w:style>
  <w:style w:type="paragraph" w:styleId="13">
    <w:name w:val="Block Text"/>
    <w:basedOn w:val="1"/>
    <w:qFormat/>
    <w:uiPriority w:val="99"/>
    <w:pPr>
      <w:snapToGrid w:val="0"/>
      <w:ind w:left="-15" w:right="103" w:firstLine="447"/>
    </w:pPr>
    <w:rPr>
      <w:rFonts w:ascii="宋体" w:hAnsi="宋体"/>
      <w:spacing w:val="-2"/>
    </w:rPr>
  </w:style>
  <w:style w:type="paragraph" w:styleId="14">
    <w:name w:val="toc 3"/>
    <w:basedOn w:val="1"/>
    <w:next w:val="1"/>
    <w:unhideWhenUsed/>
    <w:qFormat/>
    <w:uiPriority w:val="39"/>
    <w:pPr>
      <w:ind w:left="840" w:leftChars="400"/>
    </w:pPr>
  </w:style>
  <w:style w:type="paragraph" w:styleId="15">
    <w:name w:val="Plain Text"/>
    <w:basedOn w:val="1"/>
    <w:qFormat/>
    <w:uiPriority w:val="99"/>
    <w:rPr>
      <w:rFonts w:ascii="宋体" w:hAnsi="Courier New" w:cs="Courier New"/>
      <w:szCs w:val="21"/>
    </w:rPr>
  </w:style>
  <w:style w:type="paragraph" w:styleId="16">
    <w:name w:val="Balloon Text"/>
    <w:basedOn w:val="1"/>
    <w:link w:val="76"/>
    <w:semiHidden/>
    <w:unhideWhenUsed/>
    <w:qFormat/>
    <w:uiPriority w:val="99"/>
    <w:pPr>
      <w:spacing w:line="240" w:lineRule="auto"/>
    </w:pPr>
    <w:rPr>
      <w:sz w:val="18"/>
      <w:szCs w:val="18"/>
    </w:rPr>
  </w:style>
  <w:style w:type="paragraph" w:styleId="17">
    <w:name w:val="footer"/>
    <w:basedOn w:val="1"/>
    <w:link w:val="55"/>
    <w:unhideWhenUsed/>
    <w:qFormat/>
    <w:uiPriority w:val="99"/>
    <w:pPr>
      <w:tabs>
        <w:tab w:val="center" w:pos="4153"/>
        <w:tab w:val="right" w:pos="8306"/>
      </w:tabs>
      <w:spacing w:line="240" w:lineRule="auto"/>
      <w:jc w:val="left"/>
    </w:pPr>
    <w:rPr>
      <w:sz w:val="18"/>
      <w:szCs w:val="18"/>
    </w:rPr>
  </w:style>
  <w:style w:type="paragraph" w:styleId="18">
    <w:name w:val="header"/>
    <w:basedOn w:val="1"/>
    <w:link w:val="54"/>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19">
    <w:name w:val="toc 1"/>
    <w:basedOn w:val="1"/>
    <w:next w:val="1"/>
    <w:unhideWhenUsed/>
    <w:qFormat/>
    <w:uiPriority w:val="39"/>
  </w:style>
  <w:style w:type="paragraph" w:styleId="20">
    <w:name w:val="Subtitle"/>
    <w:basedOn w:val="1"/>
    <w:next w:val="1"/>
    <w:link w:val="65"/>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21">
    <w:name w:val="Body Text Indent 3"/>
    <w:basedOn w:val="1"/>
    <w:qFormat/>
    <w:uiPriority w:val="0"/>
    <w:pPr>
      <w:ind w:left="420" w:leftChars="200"/>
    </w:pPr>
    <w:rPr>
      <w:sz w:val="16"/>
      <w:szCs w:val="16"/>
    </w:rPr>
  </w:style>
  <w:style w:type="paragraph" w:styleId="22">
    <w:name w:val="toc 2"/>
    <w:basedOn w:val="1"/>
    <w:next w:val="1"/>
    <w:unhideWhenUsed/>
    <w:qFormat/>
    <w:uiPriority w:val="39"/>
    <w:pPr>
      <w:tabs>
        <w:tab w:val="left" w:pos="840"/>
        <w:tab w:val="right" w:leader="dot" w:pos="8919"/>
      </w:tabs>
      <w:ind w:left="480" w:leftChars="200"/>
    </w:pPr>
  </w:style>
  <w:style w:type="paragraph" w:styleId="23">
    <w:name w:val="Body Text 2"/>
    <w:basedOn w:val="1"/>
    <w:qFormat/>
    <w:uiPriority w:val="0"/>
    <w:pPr>
      <w:widowControl/>
      <w:tabs>
        <w:tab w:val="left" w:pos="6742"/>
        <w:tab w:val="left" w:pos="7234"/>
        <w:tab w:val="left" w:leader="hyphen" w:pos="8431"/>
      </w:tabs>
      <w:spacing w:before="60" w:after="60"/>
    </w:pPr>
    <w:rPr>
      <w:i/>
      <w:kern w:val="0"/>
    </w:rPr>
  </w:style>
  <w:style w:type="paragraph" w:styleId="24">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5">
    <w:name w:val="Normal (Web)"/>
    <w:basedOn w:val="1"/>
    <w:semiHidden/>
    <w:unhideWhenUsed/>
    <w:qFormat/>
    <w:uiPriority w:val="99"/>
    <w:pPr>
      <w:widowControl/>
      <w:spacing w:beforeAutospacing="1" w:afterAutospacing="1"/>
      <w:jc w:val="left"/>
    </w:pPr>
    <w:rPr>
      <w:rFonts w:ascii="宋体" w:hAnsi="宋体" w:eastAsia="宋体" w:cs="Times New Roman"/>
      <w:kern w:val="0"/>
      <w:sz w:val="24"/>
      <w:szCs w:val="24"/>
    </w:rPr>
  </w:style>
  <w:style w:type="paragraph" w:styleId="26">
    <w:name w:val="Title"/>
    <w:basedOn w:val="1"/>
    <w:next w:val="1"/>
    <w:link w:val="64"/>
    <w:qFormat/>
    <w:uiPriority w:val="10"/>
    <w:pPr>
      <w:spacing w:before="240" w:after="60"/>
      <w:jc w:val="center"/>
      <w:outlineLvl w:val="0"/>
    </w:pPr>
    <w:rPr>
      <w:rFonts w:asciiTheme="majorHAnsi" w:hAnsiTheme="majorHAnsi" w:cstheme="majorBidi"/>
      <w:b/>
      <w:bCs/>
      <w:sz w:val="32"/>
      <w:szCs w:val="32"/>
    </w:rPr>
  </w:style>
  <w:style w:type="paragraph" w:styleId="27">
    <w:name w:val="annotation subject"/>
    <w:basedOn w:val="11"/>
    <w:next w:val="11"/>
    <w:link w:val="77"/>
    <w:semiHidden/>
    <w:unhideWhenUsed/>
    <w:qFormat/>
    <w:uiPriority w:val="99"/>
    <w:rPr>
      <w:b/>
      <w:bCs/>
    </w:rPr>
  </w:style>
  <w:style w:type="paragraph" w:styleId="28">
    <w:name w:val="Body Text First Indent"/>
    <w:basedOn w:val="2"/>
    <w:unhideWhenUsed/>
    <w:qFormat/>
    <w:uiPriority w:val="99"/>
    <w:pPr>
      <w:ind w:firstLine="420" w:firstLineChars="100"/>
    </w:pPr>
  </w:style>
  <w:style w:type="paragraph" w:styleId="29">
    <w:name w:val="Body Text First Indent 2"/>
    <w:basedOn w:val="1"/>
    <w:unhideWhenUsed/>
    <w:qFormat/>
    <w:uiPriority w:val="99"/>
    <w:pPr>
      <w:spacing w:after="120" w:line="240" w:lineRule="auto"/>
      <w:ind w:left="420" w:leftChars="200" w:firstLine="420" w:firstLineChars="200"/>
    </w:pPr>
    <w:rPr>
      <w:sz w:val="21"/>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page number"/>
    <w:basedOn w:val="32"/>
    <w:qFormat/>
    <w:uiPriority w:val="0"/>
  </w:style>
  <w:style w:type="character" w:styleId="35">
    <w:name w:val="FollowedHyperlink"/>
    <w:basedOn w:val="32"/>
    <w:semiHidden/>
    <w:unhideWhenUsed/>
    <w:qFormat/>
    <w:uiPriority w:val="99"/>
    <w:rPr>
      <w:color w:val="800080" w:themeColor="followedHyperlink"/>
      <w:u w:val="single"/>
      <w14:textFill>
        <w14:solidFill>
          <w14:schemeClr w14:val="folHlink"/>
        </w14:solidFill>
      </w14:textFill>
    </w:rPr>
  </w:style>
  <w:style w:type="character" w:styleId="36">
    <w:name w:val="Emphasis"/>
    <w:basedOn w:val="32"/>
    <w:qFormat/>
    <w:uiPriority w:val="20"/>
    <w:rPr>
      <w:i/>
      <w:iCs/>
    </w:rPr>
  </w:style>
  <w:style w:type="character" w:styleId="37">
    <w:name w:val="Hyperlink"/>
    <w:basedOn w:val="32"/>
    <w:unhideWhenUsed/>
    <w:qFormat/>
    <w:uiPriority w:val="99"/>
    <w:rPr>
      <w:color w:val="0000FF" w:themeColor="hyperlink"/>
      <w:u w:val="single"/>
      <w14:textFill>
        <w14:solidFill>
          <w14:schemeClr w14:val="hlink"/>
        </w14:solidFill>
      </w14:textFill>
    </w:rPr>
  </w:style>
  <w:style w:type="character" w:styleId="38">
    <w:name w:val="annotation reference"/>
    <w:basedOn w:val="32"/>
    <w:unhideWhenUsed/>
    <w:qFormat/>
    <w:uiPriority w:val="0"/>
    <w:rPr>
      <w:sz w:val="21"/>
      <w:szCs w:val="21"/>
    </w:rPr>
  </w:style>
  <w:style w:type="paragraph" w:styleId="39">
    <w:name w:val="List Paragraph"/>
    <w:basedOn w:val="1"/>
    <w:link w:val="79"/>
    <w:qFormat/>
    <w:uiPriority w:val="34"/>
    <w:pPr>
      <w:ind w:firstLine="420" w:firstLineChars="200"/>
    </w:pPr>
  </w:style>
  <w:style w:type="paragraph" w:customStyle="1" w:styleId="40">
    <w:name w:val="标题3-技术需求"/>
    <w:basedOn w:val="5"/>
    <w:qFormat/>
    <w:uiPriority w:val="0"/>
    <w:pPr>
      <w:numPr>
        <w:ilvl w:val="1"/>
        <w:numId w:val="1"/>
      </w:numPr>
      <w:spacing w:line="360" w:lineRule="auto"/>
    </w:pPr>
    <w:rPr>
      <w:rFonts w:hAnsi="宋体" w:cs="宋体"/>
      <w:kern w:val="0"/>
      <w:szCs w:val="24"/>
    </w:rPr>
  </w:style>
  <w:style w:type="paragraph" w:customStyle="1" w:styleId="41">
    <w:name w:val="标题6-技术需求"/>
    <w:basedOn w:val="8"/>
    <w:qFormat/>
    <w:uiPriority w:val="0"/>
    <w:pPr>
      <w:numPr>
        <w:ilvl w:val="4"/>
        <w:numId w:val="1"/>
      </w:numPr>
      <w:spacing w:before="0" w:after="0" w:line="360" w:lineRule="auto"/>
    </w:pPr>
    <w:rPr>
      <w:rFonts w:ascii="Cambria" w:hAnsi="Cambria" w:eastAsia="宋体" w:cs="Times New Roman"/>
    </w:rPr>
  </w:style>
  <w:style w:type="paragraph" w:customStyle="1" w:styleId="42">
    <w:name w:val="标题2-技术需求"/>
    <w:basedOn w:val="4"/>
    <w:qFormat/>
    <w:uiPriority w:val="0"/>
    <w:pPr>
      <w:numPr>
        <w:ilvl w:val="0"/>
        <w:numId w:val="1"/>
      </w:numPr>
    </w:pPr>
    <w:rPr>
      <w:rFonts w:hAnsi="宋体" w:cs="宋体"/>
    </w:rPr>
  </w:style>
  <w:style w:type="paragraph" w:customStyle="1" w:styleId="43">
    <w:name w:val="标题5-技术需求"/>
    <w:basedOn w:val="7"/>
    <w:qFormat/>
    <w:uiPriority w:val="0"/>
    <w:pPr>
      <w:numPr>
        <w:ilvl w:val="3"/>
        <w:numId w:val="1"/>
      </w:numPr>
      <w:spacing w:before="0" w:after="0" w:line="360" w:lineRule="auto"/>
    </w:pPr>
    <w:rPr>
      <w:rFonts w:hAnsi="Calibri" w:cs="Times New Roman"/>
      <w:sz w:val="24"/>
    </w:rPr>
  </w:style>
  <w:style w:type="paragraph" w:customStyle="1" w:styleId="44">
    <w:name w:val="标题4-技术需求"/>
    <w:basedOn w:val="6"/>
    <w:qFormat/>
    <w:uiPriority w:val="0"/>
    <w:pPr>
      <w:numPr>
        <w:ilvl w:val="2"/>
        <w:numId w:val="1"/>
      </w:numPr>
      <w:spacing w:before="0" w:after="0" w:line="360" w:lineRule="auto"/>
    </w:pPr>
    <w:rPr>
      <w:rFonts w:ascii="宋体" w:hAnsi="宋体" w:eastAsia="宋体" w:cs="宋体"/>
      <w:sz w:val="24"/>
      <w:szCs w:val="24"/>
    </w:rPr>
  </w:style>
  <w:style w:type="character" w:customStyle="1" w:styleId="45">
    <w:name w:val="标题 3 Char"/>
    <w:basedOn w:val="32"/>
    <w:link w:val="5"/>
    <w:qFormat/>
    <w:uiPriority w:val="9"/>
    <w:rPr>
      <w:rFonts w:asciiTheme="minorEastAsia"/>
      <w:b/>
      <w:bCs/>
      <w:sz w:val="24"/>
      <w:szCs w:val="32"/>
    </w:rPr>
  </w:style>
  <w:style w:type="character" w:customStyle="1" w:styleId="46">
    <w:name w:val="标题 6 Char"/>
    <w:basedOn w:val="32"/>
    <w:link w:val="8"/>
    <w:semiHidden/>
    <w:qFormat/>
    <w:uiPriority w:val="9"/>
    <w:rPr>
      <w:rFonts w:asciiTheme="majorHAnsi" w:hAnsiTheme="majorHAnsi" w:eastAsiaTheme="majorEastAsia" w:cstheme="majorBidi"/>
      <w:b/>
      <w:bCs/>
      <w:sz w:val="24"/>
      <w:szCs w:val="24"/>
    </w:rPr>
  </w:style>
  <w:style w:type="character" w:customStyle="1" w:styleId="47">
    <w:name w:val="标题 2 Char"/>
    <w:basedOn w:val="32"/>
    <w:link w:val="4"/>
    <w:qFormat/>
    <w:uiPriority w:val="9"/>
    <w:rPr>
      <w:rFonts w:hAnsi="Cambria" w:eastAsia="黑体" w:cs="Times New Roman" w:asciiTheme="minorEastAsia"/>
      <w:b/>
      <w:bCs/>
      <w:kern w:val="0"/>
      <w:sz w:val="32"/>
      <w:szCs w:val="32"/>
    </w:rPr>
  </w:style>
  <w:style w:type="character" w:customStyle="1" w:styleId="48">
    <w:name w:val="标题 5 Char"/>
    <w:basedOn w:val="32"/>
    <w:link w:val="7"/>
    <w:semiHidden/>
    <w:qFormat/>
    <w:uiPriority w:val="9"/>
    <w:rPr>
      <w:b/>
      <w:bCs/>
      <w:sz w:val="28"/>
      <w:szCs w:val="28"/>
    </w:rPr>
  </w:style>
  <w:style w:type="character" w:customStyle="1" w:styleId="49">
    <w:name w:val="标题 4 Char"/>
    <w:basedOn w:val="32"/>
    <w:link w:val="6"/>
    <w:semiHidden/>
    <w:qFormat/>
    <w:uiPriority w:val="9"/>
    <w:rPr>
      <w:rFonts w:asciiTheme="majorHAnsi" w:hAnsiTheme="majorHAnsi" w:eastAsiaTheme="majorEastAsia" w:cstheme="majorBidi"/>
      <w:b/>
      <w:bCs/>
      <w:sz w:val="28"/>
      <w:szCs w:val="28"/>
    </w:rPr>
  </w:style>
  <w:style w:type="character" w:customStyle="1" w:styleId="50">
    <w:name w:val="标题 1 Char"/>
    <w:basedOn w:val="32"/>
    <w:link w:val="3"/>
    <w:qFormat/>
    <w:uiPriority w:val="9"/>
    <w:rPr>
      <w:rFonts w:hAnsi="Calibri" w:eastAsia="黑体" w:cs="Times New Roman" w:asciiTheme="minorEastAsia"/>
      <w:b/>
      <w:bCs/>
      <w:w w:val="80"/>
      <w:kern w:val="44"/>
      <w:sz w:val="36"/>
      <w:szCs w:val="44"/>
    </w:rPr>
  </w:style>
  <w:style w:type="paragraph" w:customStyle="1" w:styleId="51">
    <w:name w:val="正文-投标邀请"/>
    <w:basedOn w:val="1"/>
    <w:qFormat/>
    <w:uiPriority w:val="0"/>
    <w:pPr>
      <w:spacing w:line="360" w:lineRule="auto"/>
    </w:pPr>
    <w:rPr>
      <w:sz w:val="28"/>
    </w:rPr>
  </w:style>
  <w:style w:type="paragraph" w:customStyle="1" w:styleId="52">
    <w:name w:val="正文须知-1级"/>
    <w:basedOn w:val="1"/>
    <w:next w:val="1"/>
    <w:qFormat/>
    <w:uiPriority w:val="0"/>
    <w:pPr>
      <w:numPr>
        <w:ilvl w:val="1"/>
        <w:numId w:val="2"/>
      </w:numPr>
      <w:ind w:left="720" w:hanging="720" w:hangingChars="300"/>
    </w:pPr>
    <w:rPr>
      <w:rFonts w:hAnsi="Calibri" w:cs="Times New Roman"/>
    </w:rPr>
  </w:style>
  <w:style w:type="paragraph" w:customStyle="1" w:styleId="53">
    <w:name w:val="正文须知-2级"/>
    <w:basedOn w:val="1"/>
    <w:qFormat/>
    <w:uiPriority w:val="0"/>
    <w:pPr>
      <w:numPr>
        <w:ilvl w:val="2"/>
        <w:numId w:val="2"/>
      </w:numPr>
      <w:ind w:left="1259" w:hanging="777"/>
    </w:pPr>
  </w:style>
  <w:style w:type="character" w:customStyle="1" w:styleId="54">
    <w:name w:val="页眉 Char"/>
    <w:basedOn w:val="32"/>
    <w:link w:val="18"/>
    <w:qFormat/>
    <w:uiPriority w:val="99"/>
    <w:rPr>
      <w:rFonts w:ascii="宋体" w:eastAsia="宋体"/>
      <w:sz w:val="18"/>
      <w:szCs w:val="18"/>
    </w:rPr>
  </w:style>
  <w:style w:type="character" w:customStyle="1" w:styleId="55">
    <w:name w:val="页脚 Char"/>
    <w:basedOn w:val="32"/>
    <w:link w:val="17"/>
    <w:qFormat/>
    <w:uiPriority w:val="99"/>
    <w:rPr>
      <w:rFonts w:ascii="宋体" w:eastAsia="宋体"/>
      <w:sz w:val="18"/>
      <w:szCs w:val="18"/>
    </w:rPr>
  </w:style>
  <w:style w:type="paragraph" w:customStyle="1" w:styleId="56">
    <w:name w:val="附件六二级标题"/>
    <w:basedOn w:val="5"/>
    <w:next w:val="1"/>
    <w:qFormat/>
    <w:uiPriority w:val="0"/>
    <w:pPr>
      <w:spacing w:line="240" w:lineRule="auto"/>
      <w:jc w:val="center"/>
    </w:pPr>
    <w:rPr>
      <w:rFonts w:hAnsi="宋体" w:cs="Times New Roman"/>
      <w:sz w:val="28"/>
    </w:rPr>
  </w:style>
  <w:style w:type="paragraph" w:customStyle="1" w:styleId="57">
    <w:name w:val="正文-首缩2字符"/>
    <w:basedOn w:val="1"/>
    <w:qFormat/>
    <w:uiPriority w:val="99"/>
    <w:pPr>
      <w:ind w:firstLine="200" w:firstLineChars="200"/>
      <w:jc w:val="left"/>
    </w:pPr>
    <w:rPr>
      <w:rFonts w:hAnsi="宋体" w:cs="宋体"/>
      <w:szCs w:val="24"/>
    </w:rPr>
  </w:style>
  <w:style w:type="paragraph" w:customStyle="1" w:styleId="58">
    <w:name w:val="附件六"/>
    <w:basedOn w:val="1"/>
    <w:qFormat/>
    <w:uiPriority w:val="0"/>
    <w:pPr>
      <w:numPr>
        <w:ilvl w:val="0"/>
        <w:numId w:val="3"/>
      </w:numPr>
      <w:spacing w:line="360" w:lineRule="auto"/>
      <w:jc w:val="left"/>
    </w:pPr>
    <w:rPr>
      <w:rFonts w:hAnsi="宋体" w:cs="Times New Roman"/>
    </w:rPr>
  </w:style>
  <w:style w:type="paragraph" w:customStyle="1" w:styleId="59">
    <w:name w:val="须知前附表-带自动编号"/>
    <w:basedOn w:val="60"/>
    <w:next w:val="1"/>
    <w:qFormat/>
    <w:uiPriority w:val="0"/>
    <w:pPr>
      <w:numPr>
        <w:ilvl w:val="0"/>
        <w:numId w:val="4"/>
      </w:numPr>
      <w:tabs>
        <w:tab w:val="left" w:pos="808"/>
      </w:tabs>
      <w:spacing w:line="240" w:lineRule="auto"/>
    </w:pPr>
    <w:rPr>
      <w:rFonts w:hAnsiTheme="minorEastAsia"/>
      <w:b/>
      <w:bCs/>
    </w:rPr>
  </w:style>
  <w:style w:type="paragraph" w:customStyle="1" w:styleId="60">
    <w:name w:val="正文须知"/>
    <w:basedOn w:val="1"/>
    <w:next w:val="1"/>
    <w:qFormat/>
    <w:uiPriority w:val="0"/>
    <w:pPr>
      <w:ind w:left="419" w:hanging="720"/>
    </w:pPr>
    <w:rPr>
      <w:rFonts w:hAnsi="Calibri" w:cs="Times New Roman"/>
    </w:rPr>
  </w:style>
  <w:style w:type="paragraph" w:customStyle="1" w:styleId="61">
    <w:name w:val="正文-须知前附表"/>
    <w:basedOn w:val="1"/>
    <w:next w:val="1"/>
    <w:qFormat/>
    <w:uiPriority w:val="0"/>
    <w:pPr>
      <w:spacing w:line="240" w:lineRule="auto"/>
    </w:pPr>
    <w:rPr>
      <w:rFonts w:ascii="仿宋_GB2312" w:hAnsi="Calibri" w:eastAsia="宋体" w:cs="Times New Roman"/>
    </w:rPr>
  </w:style>
  <w:style w:type="paragraph" w:customStyle="1" w:styleId="62">
    <w:name w:val="正文-前附表资格证明文件"/>
    <w:basedOn w:val="1"/>
    <w:next w:val="1"/>
    <w:qFormat/>
    <w:uiPriority w:val="0"/>
    <w:pPr>
      <w:ind w:hanging="150" w:hangingChars="150"/>
    </w:pPr>
  </w:style>
  <w:style w:type="paragraph" w:styleId="63">
    <w:name w:val="No Spacing"/>
    <w:qFormat/>
    <w:uiPriority w:val="1"/>
    <w:pPr>
      <w:widowControl w:val="0"/>
      <w:adjustRightInd w:val="0"/>
      <w:snapToGrid w:val="0"/>
      <w:jc w:val="both"/>
    </w:pPr>
    <w:rPr>
      <w:rFonts w:ascii="宋体" w:eastAsia="宋体" w:hAnsiTheme="minorHAnsi" w:cstheme="minorBidi"/>
      <w:kern w:val="2"/>
      <w:sz w:val="24"/>
      <w:szCs w:val="21"/>
      <w:lang w:val="en-US" w:eastAsia="zh-CN" w:bidi="ar-SA"/>
    </w:rPr>
  </w:style>
  <w:style w:type="character" w:customStyle="1" w:styleId="64">
    <w:name w:val="标题 Char"/>
    <w:basedOn w:val="32"/>
    <w:link w:val="26"/>
    <w:qFormat/>
    <w:uiPriority w:val="10"/>
    <w:rPr>
      <w:rFonts w:eastAsia="宋体" w:asciiTheme="majorHAnsi" w:hAnsiTheme="majorHAnsi" w:cstheme="majorBidi"/>
      <w:b/>
      <w:bCs/>
      <w:sz w:val="32"/>
      <w:szCs w:val="32"/>
    </w:rPr>
  </w:style>
  <w:style w:type="character" w:customStyle="1" w:styleId="65">
    <w:name w:val="副标题 Char"/>
    <w:basedOn w:val="32"/>
    <w:link w:val="20"/>
    <w:qFormat/>
    <w:uiPriority w:val="11"/>
    <w:rPr>
      <w:rFonts w:eastAsia="宋体" w:asciiTheme="majorHAnsi" w:hAnsiTheme="majorHAnsi" w:cstheme="majorBidi"/>
      <w:b/>
      <w:bCs/>
      <w:kern w:val="28"/>
      <w:sz w:val="32"/>
      <w:szCs w:val="32"/>
    </w:rPr>
  </w:style>
  <w:style w:type="character" w:customStyle="1" w:styleId="66">
    <w:name w:val="不明显强调1"/>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67">
    <w:name w:val="明显强调1"/>
    <w:basedOn w:val="32"/>
    <w:qFormat/>
    <w:uiPriority w:val="21"/>
    <w:rPr>
      <w:b/>
      <w:bCs/>
      <w:i/>
      <w:iCs/>
      <w:color w:val="4F81BD" w:themeColor="accent1"/>
      <w14:textFill>
        <w14:solidFill>
          <w14:schemeClr w14:val="accent1"/>
        </w14:solidFill>
      </w14:textFill>
    </w:rPr>
  </w:style>
  <w:style w:type="paragraph" w:styleId="68">
    <w:name w:val="Quote"/>
    <w:basedOn w:val="1"/>
    <w:next w:val="1"/>
    <w:link w:val="69"/>
    <w:qFormat/>
    <w:uiPriority w:val="29"/>
    <w:rPr>
      <w:i/>
      <w:iCs/>
      <w:color w:val="000000" w:themeColor="text1"/>
      <w14:textFill>
        <w14:solidFill>
          <w14:schemeClr w14:val="tx1"/>
        </w14:solidFill>
      </w14:textFill>
    </w:rPr>
  </w:style>
  <w:style w:type="character" w:customStyle="1" w:styleId="69">
    <w:name w:val="引用 Char"/>
    <w:basedOn w:val="32"/>
    <w:link w:val="68"/>
    <w:qFormat/>
    <w:uiPriority w:val="29"/>
    <w:rPr>
      <w:rFonts w:ascii="宋体" w:eastAsia="宋体"/>
      <w:i/>
      <w:iCs/>
      <w:color w:val="000000" w:themeColor="text1"/>
      <w:sz w:val="24"/>
      <w14:textFill>
        <w14:solidFill>
          <w14:schemeClr w14:val="tx1"/>
        </w14:solidFill>
      </w14:textFill>
    </w:rPr>
  </w:style>
  <w:style w:type="paragraph" w:styleId="70">
    <w:name w:val="Intense Quote"/>
    <w:basedOn w:val="1"/>
    <w:next w:val="1"/>
    <w:link w:val="7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71">
    <w:name w:val="明显引用 Char"/>
    <w:basedOn w:val="32"/>
    <w:link w:val="70"/>
    <w:qFormat/>
    <w:uiPriority w:val="30"/>
    <w:rPr>
      <w:rFonts w:ascii="宋体" w:eastAsia="宋体"/>
      <w:b/>
      <w:bCs/>
      <w:i/>
      <w:iCs/>
      <w:color w:val="4F81BD" w:themeColor="accent1"/>
      <w:sz w:val="24"/>
      <w14:textFill>
        <w14:solidFill>
          <w14:schemeClr w14:val="accent1"/>
        </w14:solidFill>
      </w14:textFill>
    </w:rPr>
  </w:style>
  <w:style w:type="character" w:customStyle="1" w:styleId="72">
    <w:name w:val="不明显参考1"/>
    <w:basedOn w:val="32"/>
    <w:qFormat/>
    <w:uiPriority w:val="31"/>
    <w:rPr>
      <w:smallCaps/>
      <w:color w:val="C0504D" w:themeColor="accent2"/>
      <w:u w:val="single"/>
      <w14:textFill>
        <w14:solidFill>
          <w14:schemeClr w14:val="accent2"/>
        </w14:solidFill>
      </w14:textFill>
    </w:rPr>
  </w:style>
  <w:style w:type="character" w:customStyle="1" w:styleId="73">
    <w:name w:val="明显参考1"/>
    <w:basedOn w:val="32"/>
    <w:qFormat/>
    <w:uiPriority w:val="32"/>
    <w:rPr>
      <w:b/>
      <w:bCs/>
      <w:smallCaps/>
      <w:color w:val="C0504D" w:themeColor="accent2"/>
      <w:spacing w:val="5"/>
      <w:u w:val="single"/>
      <w14:textFill>
        <w14:solidFill>
          <w14:schemeClr w14:val="accent2"/>
        </w14:solidFill>
      </w14:textFill>
    </w:rPr>
  </w:style>
  <w:style w:type="character" w:customStyle="1" w:styleId="74">
    <w:name w:val="书籍标题1"/>
    <w:basedOn w:val="32"/>
    <w:qFormat/>
    <w:uiPriority w:val="33"/>
    <w:rPr>
      <w:b/>
      <w:bCs/>
      <w:smallCaps/>
      <w:spacing w:val="5"/>
    </w:rPr>
  </w:style>
  <w:style w:type="character" w:customStyle="1" w:styleId="75">
    <w:name w:val="批注文字 Char"/>
    <w:basedOn w:val="32"/>
    <w:link w:val="11"/>
    <w:qFormat/>
    <w:uiPriority w:val="0"/>
    <w:rPr>
      <w:rFonts w:asciiTheme="minorEastAsia"/>
      <w:sz w:val="24"/>
    </w:rPr>
  </w:style>
  <w:style w:type="character" w:customStyle="1" w:styleId="76">
    <w:name w:val="批注框文本 Char"/>
    <w:basedOn w:val="32"/>
    <w:link w:val="16"/>
    <w:semiHidden/>
    <w:qFormat/>
    <w:uiPriority w:val="99"/>
    <w:rPr>
      <w:rFonts w:asciiTheme="minorEastAsia"/>
      <w:sz w:val="18"/>
      <w:szCs w:val="18"/>
    </w:rPr>
  </w:style>
  <w:style w:type="character" w:customStyle="1" w:styleId="77">
    <w:name w:val="批注主题 Char"/>
    <w:basedOn w:val="75"/>
    <w:link w:val="27"/>
    <w:semiHidden/>
    <w:qFormat/>
    <w:uiPriority w:val="99"/>
    <w:rPr>
      <w:rFonts w:asciiTheme="minorEastAsia"/>
      <w:b/>
      <w:bCs/>
      <w:sz w:val="24"/>
    </w:rPr>
  </w:style>
  <w:style w:type="paragraph" w:customStyle="1" w:styleId="78">
    <w:name w:val="列出段落1"/>
    <w:basedOn w:val="1"/>
    <w:qFormat/>
    <w:uiPriority w:val="0"/>
    <w:pPr>
      <w:ind w:firstLine="420" w:firstLineChars="200"/>
    </w:pPr>
    <w:rPr>
      <w:rFonts w:ascii="宋体" w:hAnsi="Calibri" w:eastAsia="宋体" w:cs="Times New Roman"/>
    </w:rPr>
  </w:style>
  <w:style w:type="character" w:customStyle="1" w:styleId="79">
    <w:name w:val="列出段落 Char"/>
    <w:link w:val="39"/>
    <w:qFormat/>
    <w:uiPriority w:val="34"/>
    <w:rPr>
      <w:rFonts w:asciiTheme="minorEastAsia"/>
      <w:sz w:val="24"/>
    </w:rPr>
  </w:style>
  <w:style w:type="character" w:customStyle="1" w:styleId="80">
    <w:name w:val="投标人须知前附表"/>
    <w:basedOn w:val="32"/>
    <w:qFormat/>
    <w:uiPriority w:val="1"/>
    <w:rPr>
      <w:rFonts w:ascii="黑体" w:hAnsi="黑体" w:eastAsia="黑体" w:cs="Times New Roman"/>
      <w:sz w:val="24"/>
    </w:rPr>
  </w:style>
  <w:style w:type="paragraph" w:customStyle="1" w:styleId="81">
    <w:name w:val="黑列表"/>
    <w:basedOn w:val="1"/>
    <w:qFormat/>
    <w:uiPriority w:val="0"/>
    <w:pPr>
      <w:widowControl/>
      <w:numPr>
        <w:ilvl w:val="0"/>
        <w:numId w:val="5"/>
      </w:numPr>
      <w:tabs>
        <w:tab w:val="left" w:pos="960"/>
        <w:tab w:val="left" w:pos="1446"/>
        <w:tab w:val="clear" w:pos="482"/>
      </w:tabs>
      <w:snapToGrid/>
      <w:ind w:left="840" w:hanging="240"/>
      <w:jc w:val="left"/>
    </w:pPr>
    <w:rPr>
      <w:rFonts w:ascii="Times New Roman" w:hAnsi="Times New Roman" w:eastAsia="宋体" w:cs="Times New Roman"/>
      <w:kern w:val="0"/>
      <w:szCs w:val="20"/>
    </w:rPr>
  </w:style>
  <w:style w:type="paragraph" w:customStyle="1" w:styleId="82">
    <w:name w:val="图文"/>
    <w:basedOn w:val="1"/>
    <w:qFormat/>
    <w:uiPriority w:val="0"/>
    <w:pPr>
      <w:spacing w:after="50" w:line="360" w:lineRule="auto"/>
    </w:pPr>
    <w:rPr>
      <w:rFonts w:ascii="Times New Roman" w:hAnsi="Times New Roman" w:eastAsia="宋体" w:cs="Times New Roman"/>
      <w:szCs w:val="24"/>
    </w:rPr>
  </w:style>
  <w:style w:type="character" w:customStyle="1" w:styleId="83">
    <w:name w:val="未处理的提及1"/>
    <w:basedOn w:val="32"/>
    <w:semiHidden/>
    <w:unhideWhenUsed/>
    <w:qFormat/>
    <w:uiPriority w:val="99"/>
    <w:rPr>
      <w:color w:val="605E5C"/>
      <w:shd w:val="clear" w:color="auto" w:fill="E1DFDD"/>
    </w:rPr>
  </w:style>
  <w:style w:type="paragraph" w:customStyle="1" w:styleId="84">
    <w:name w:val="须知前附表-带自动编号*"/>
    <w:basedOn w:val="59"/>
    <w:qFormat/>
    <w:uiPriority w:val="0"/>
    <w:pPr>
      <w:numPr>
        <w:numId w:val="6"/>
      </w:numPr>
      <w:ind w:left="541" w:hanging="541"/>
    </w:pPr>
  </w:style>
  <w:style w:type="paragraph" w:customStyle="1" w:styleId="85">
    <w:name w:val="标题2-须知"/>
    <w:basedOn w:val="4"/>
    <w:qFormat/>
    <w:uiPriority w:val="0"/>
    <w:pPr>
      <w:numPr>
        <w:ilvl w:val="0"/>
        <w:numId w:val="2"/>
      </w:numPr>
    </w:pPr>
  </w:style>
  <w:style w:type="paragraph" w:customStyle="1" w:styleId="86">
    <w:name w:val="Table Paragraph"/>
    <w:basedOn w:val="1"/>
    <w:qFormat/>
    <w:uiPriority w:val="1"/>
    <w:pPr>
      <w:adjustRightInd/>
      <w:snapToGrid/>
      <w:spacing w:line="240" w:lineRule="auto"/>
      <w:jc w:val="left"/>
    </w:pPr>
    <w:rPr>
      <w:rFonts w:asciiTheme="minorHAnsi"/>
      <w:kern w:val="0"/>
      <w:sz w:val="22"/>
      <w:szCs w:val="22"/>
      <w:lang w:eastAsia="en-US"/>
    </w:rPr>
  </w:style>
  <w:style w:type="character" w:customStyle="1" w:styleId="87">
    <w:name w:val="正文文本 Char"/>
    <w:basedOn w:val="32"/>
    <w:link w:val="2"/>
    <w:qFormat/>
    <w:uiPriority w:val="1"/>
    <w:rPr>
      <w:rFonts w:ascii="宋体" w:hAnsi="宋体" w:eastAsia="宋体"/>
      <w:kern w:val="0"/>
      <w:lang w:eastAsia="en-US"/>
    </w:rPr>
  </w:style>
  <w:style w:type="paragraph" w:customStyle="1" w:styleId="88">
    <w:name w:val="投标须知三级标题"/>
    <w:basedOn w:val="1"/>
    <w:qFormat/>
    <w:uiPriority w:val="0"/>
    <w:pPr>
      <w:numPr>
        <w:ilvl w:val="1"/>
        <w:numId w:val="7"/>
      </w:numPr>
      <w:tabs>
        <w:tab w:val="left" w:pos="0"/>
        <w:tab w:val="left" w:pos="567"/>
      </w:tabs>
      <w:adjustRightInd/>
      <w:spacing w:line="360" w:lineRule="auto"/>
    </w:pPr>
    <w:rPr>
      <w:rFonts w:ascii="宋体" w:hAnsi="宋体"/>
      <w:kern w:val="0"/>
      <w:szCs w:val="24"/>
      <w:lang w:val="zh-CN" w:eastAsia="en-US"/>
    </w:rPr>
  </w:style>
  <w:style w:type="paragraph" w:customStyle="1" w:styleId="89">
    <w:name w:val="修订1"/>
    <w:hidden/>
    <w:semiHidden/>
    <w:qFormat/>
    <w:uiPriority w:val="99"/>
    <w:rPr>
      <w:rFonts w:asciiTheme="minorEastAsia" w:hAnsiTheme="minorHAnsi" w:eastAsiaTheme="minorEastAsia" w:cstheme="minorBidi"/>
      <w:kern w:val="2"/>
      <w:sz w:val="24"/>
      <w:szCs w:val="21"/>
      <w:lang w:val="en-US" w:eastAsia="zh-CN" w:bidi="ar-SA"/>
    </w:rPr>
  </w:style>
  <w:style w:type="paragraph" w:customStyle="1" w:styleId="90">
    <w:name w:val="正文1"/>
    <w:basedOn w:val="1"/>
    <w:qFormat/>
    <w:uiPriority w:val="0"/>
    <w:pPr>
      <w:widowControl/>
      <w:spacing w:before="100" w:beforeAutospacing="1" w:after="100" w:afterAutospacing="1"/>
      <w:jc w:val="left"/>
    </w:pPr>
    <w:rPr>
      <w:rFonts w:ascii="宋体" w:hAnsi="宋体" w:cs="宋体"/>
      <w:kern w:val="0"/>
      <w:szCs w:val="24"/>
    </w:rPr>
  </w:style>
  <w:style w:type="paragraph" w:customStyle="1" w:styleId="91">
    <w:name w:val="正文new"/>
    <w:basedOn w:val="1"/>
    <w:qFormat/>
    <w:uiPriority w:val="0"/>
    <w:pPr>
      <w:spacing w:beforeLines="50" w:afterLines="50"/>
      <w:ind w:firstLine="420" w:firstLineChars="200"/>
    </w:pPr>
    <w:rPr>
      <w:rFonts w:ascii="宋体" w:hAnsi="宋体"/>
      <w:color w:val="000000"/>
      <w:kern w:val="0"/>
      <w:szCs w:val="24"/>
    </w:rPr>
  </w:style>
  <w:style w:type="paragraph" w:customStyle="1" w:styleId="92">
    <w:name w:val="Default Text"/>
    <w:basedOn w:val="1"/>
    <w:qFormat/>
    <w:uiPriority w:val="0"/>
    <w:pPr>
      <w:widowControl/>
      <w:overflowPunct w:val="0"/>
      <w:autoSpaceDE w:val="0"/>
      <w:autoSpaceDN w:val="0"/>
      <w:adjustRightInd w:val="0"/>
      <w:jc w:val="left"/>
    </w:pPr>
    <w:rPr>
      <w:sz w:val="24"/>
    </w:rPr>
  </w:style>
  <w:style w:type="paragraph" w:customStyle="1" w:styleId="9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94">
    <w:name w:val="font91"/>
    <w:basedOn w:val="32"/>
    <w:qFormat/>
    <w:uiPriority w:val="0"/>
    <w:rPr>
      <w:rFonts w:hint="default" w:ascii="仿宋_GB2312" w:eastAsia="仿宋_GB2312" w:cs="仿宋_GB2312"/>
      <w:color w:val="000000"/>
      <w:sz w:val="21"/>
      <w:szCs w:val="21"/>
      <w:u w:val="single"/>
    </w:rPr>
  </w:style>
  <w:style w:type="character" w:customStyle="1" w:styleId="95">
    <w:name w:val="font71"/>
    <w:basedOn w:val="32"/>
    <w:qFormat/>
    <w:uiPriority w:val="0"/>
    <w:rPr>
      <w:rFonts w:hint="eastAsia" w:ascii="宋体" w:hAnsi="宋体" w:eastAsia="宋体" w:cs="宋体"/>
      <w:color w:val="000000"/>
      <w:sz w:val="20"/>
      <w:szCs w:val="20"/>
      <w:u w:val="none"/>
    </w:rPr>
  </w:style>
  <w:style w:type="character" w:customStyle="1" w:styleId="96">
    <w:name w:val="font61"/>
    <w:basedOn w:val="32"/>
    <w:qFormat/>
    <w:uiPriority w:val="0"/>
    <w:rPr>
      <w:rFonts w:hint="default" w:ascii="Verdana" w:hAnsi="Verdana" w:cs="Verdana"/>
      <w:color w:val="000000"/>
      <w:sz w:val="20"/>
      <w:szCs w:val="20"/>
      <w:u w:val="none"/>
    </w:rPr>
  </w:style>
  <w:style w:type="paragraph" w:customStyle="1" w:styleId="97">
    <w:name w:val="列出段落11"/>
    <w:basedOn w:val="1"/>
    <w:qFormat/>
    <w:uiPriority w:val="0"/>
    <w:pPr>
      <w:ind w:firstLine="420"/>
    </w:pPr>
    <w:rPr>
      <w:rFonts w:hint="eastAsia" w:ascii="宋体" w:hAnsi="Calibri"/>
      <w:szCs w:val="21"/>
    </w:rPr>
  </w:style>
  <w:style w:type="paragraph" w:customStyle="1" w:styleId="98">
    <w:name w:val="_Style 5"/>
    <w:basedOn w:val="1"/>
    <w:qFormat/>
    <w:uiPriority w:val="0"/>
    <w:pPr>
      <w:adjustRightInd w:val="0"/>
      <w:spacing w:line="360" w:lineRule="atLeast"/>
      <w:ind w:firstLine="420" w:firstLineChars="200"/>
      <w:jc w:val="left"/>
      <w:textAlignment w:val="baseline"/>
    </w:pPr>
    <w:rPr>
      <w:rFonts w:ascii="Times New Roman" w:hAnsi="Times New Roman" w:eastAsia="宋体" w:cs="Times New Roman"/>
      <w:kern w:val="0"/>
      <w:sz w:val="24"/>
      <w:szCs w:val="20"/>
    </w:rPr>
  </w:style>
  <w:style w:type="paragraph" w:customStyle="1" w:styleId="99">
    <w:name w:val="正文缩进2字符"/>
    <w:basedOn w:val="28"/>
    <w:qFormat/>
    <w:uiPriority w:val="0"/>
    <w:pPr>
      <w:spacing w:line="360" w:lineRule="auto"/>
      <w:ind w:firstLine="200" w:firstLineChars="200"/>
    </w:pPr>
    <w:rPr>
      <w:rFonts w:ascii="Calibri" w:hAnsi="Calibri" w:eastAsia="宋体" w:cs="Times New Roman"/>
      <w:sz w:val="24"/>
      <w:szCs w:val="24"/>
    </w:rPr>
  </w:style>
  <w:style w:type="paragraph" w:customStyle="1" w:styleId="100">
    <w:name w:val="列出段落1112"/>
    <w:basedOn w:val="1"/>
    <w:qFormat/>
    <w:uiPriority w:val="0"/>
    <w:pPr>
      <w:ind w:firstLine="420" w:firstLineChars="200"/>
    </w:pPr>
    <w:rPr>
      <w:rFonts w:ascii="Calibri" w:hAnsi="Calibri" w:eastAsia="宋体" w:cs="Times New Roman"/>
      <w:szCs w:val="20"/>
    </w:rPr>
  </w:style>
  <w:style w:type="character" w:customStyle="1" w:styleId="101">
    <w:name w:val="font41"/>
    <w:basedOn w:val="32"/>
    <w:qFormat/>
    <w:uiPriority w:val="0"/>
    <w:rPr>
      <w:rFonts w:hint="eastAsia" w:ascii="宋体" w:hAnsi="宋体" w:eastAsia="宋体" w:cs="宋体"/>
      <w:color w:val="000000"/>
      <w:sz w:val="28"/>
      <w:szCs w:val="28"/>
      <w:u w:val="none"/>
    </w:rPr>
  </w:style>
  <w:style w:type="character" w:customStyle="1" w:styleId="102">
    <w:name w:val="font31"/>
    <w:basedOn w:val="32"/>
    <w:qFormat/>
    <w:uiPriority w:val="0"/>
    <w:rPr>
      <w:rFonts w:ascii="serif" w:hAnsi="serif" w:eastAsia="serif" w:cs="serif"/>
      <w:color w:val="000000"/>
      <w:sz w:val="28"/>
      <w:szCs w:val="28"/>
      <w:u w:val="none"/>
    </w:rPr>
  </w:style>
  <w:style w:type="character" w:customStyle="1" w:styleId="103">
    <w:name w:val="font81"/>
    <w:basedOn w:val="32"/>
    <w:qFormat/>
    <w:uiPriority w:val="0"/>
    <w:rPr>
      <w:rFonts w:hint="default" w:ascii="Times New Roman" w:hAnsi="Times New Roman" w:cs="Times New Roman"/>
      <w:color w:val="000000"/>
      <w:sz w:val="28"/>
      <w:szCs w:val="28"/>
      <w:u w:val="none"/>
    </w:rPr>
  </w:style>
  <w:style w:type="character" w:customStyle="1" w:styleId="104">
    <w:name w:val="font11"/>
    <w:basedOn w:val="32"/>
    <w:qFormat/>
    <w:uiPriority w:val="0"/>
    <w:rPr>
      <w:rFonts w:hint="eastAsia" w:ascii="宋体" w:hAnsi="宋体" w:eastAsia="宋体" w:cs="宋体"/>
      <w:color w:val="000000"/>
      <w:sz w:val="28"/>
      <w:szCs w:val="28"/>
      <w:u w:val="none"/>
    </w:rPr>
  </w:style>
  <w:style w:type="character" w:customStyle="1" w:styleId="105">
    <w:name w:val="font21"/>
    <w:basedOn w:val="32"/>
    <w:qFormat/>
    <w:uiPriority w:val="0"/>
    <w:rPr>
      <w:rFonts w:hint="eastAsia" w:ascii="宋体" w:hAnsi="宋体" w:eastAsia="宋体" w:cs="宋体"/>
      <w:color w:val="000000"/>
      <w:sz w:val="22"/>
      <w:szCs w:val="22"/>
      <w:u w:val="none"/>
    </w:rPr>
  </w:style>
  <w:style w:type="character" w:customStyle="1" w:styleId="106">
    <w:name w:val="font01"/>
    <w:basedOn w:val="3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23&#24180;\2023&#39033;&#30446;\&#27169;&#26495;--------------------------------&#27169;&#26495;\&#25991;&#20214;&#27169;&#26495;%20&#20844;&#37319;&#39033;&#30446;&#20108;&#37096;%2020230215\1-&#20225;&#19994;&#37319;&#36141;&#25991;&#20214;&#36890;&#29992;&#27169;&#26495;%20%20231012%20&#20844;&#37319;&#39033;&#30446;&#20108;&#37096;\1-&#20844;&#37319;&#39033;&#30446;&#20108;&#37096;&#20225;&#19994;%20&#32447;&#19979;&#25307;&#26631;&#25991;&#20214;&#27169;&#26495;%20220726%20&#12304;&#20998;&#26631;&#27573;&#29256;&#1230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7BB0E2-DD7A-4B5E-A76E-3D7F6F62E1CE}">
  <ds:schemaRefs/>
</ds:datastoreItem>
</file>

<file path=docProps/app.xml><?xml version="1.0" encoding="utf-8"?>
<Properties xmlns="http://schemas.openxmlformats.org/officeDocument/2006/extended-properties" xmlns:vt="http://schemas.openxmlformats.org/officeDocument/2006/docPropsVTypes">
  <Template>1-公采项目二部企业 线下招标文件模板 220726 【分标段版】.dotx</Template>
  <Pages>112</Pages>
  <Words>16876</Words>
  <Characters>17637</Characters>
  <Lines>212</Lines>
  <Paragraphs>59</Paragraphs>
  <TotalTime>1</TotalTime>
  <ScaleCrop>false</ScaleCrop>
  <LinksUpToDate>false</LinksUpToDate>
  <CharactersWithSpaces>17861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2024-03-01T01:26:00Z</dcterms:created>
  <dc:creator>三思而后行</dc:creator>
  <cp:lastModifiedBy>用户</cp:lastModifiedBy>
  <dcterms:modified xsi:type="dcterms:W3CDTF">2026-08-06T11:22:42Z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B6C809F4ADFF42DFA3F8A32AA2FE538F</vt:lpwstr>
  </property>
  <property fmtid="{D5CDD505-2E9C-101B-9397-08002B2CF9AE}" pid="4" name="KSOTemplateDocerSaveRecord">
    <vt:lpwstr>eyJoZGlkIjoiMzEwNTM5NzYwMDRjMzkwZTVkZjY2ODkwMGIxNGU0OTUiLCJ1c2VySWQiOiIyNzE2ODI5MzkifQ==</vt:lpwstr>
  </property>
</Properties>
</file>